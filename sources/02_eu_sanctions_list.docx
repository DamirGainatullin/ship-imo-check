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4DCAC" w14:textId="69F7CF5D" w:rsidR="006137D4" w:rsidRPr="006137D4" w:rsidRDefault="006137D4" w:rsidP="006137D4">
      <w:pPr>
        <w:shd w:val="clear" w:color="auto" w:fill="FFFFFF"/>
        <w:spacing w:after="120" w:line="240" w:lineRule="auto"/>
        <w:jc w:val="center"/>
        <w:rPr>
          <w:rFonts w:ascii="Arial" w:eastAsia="Times New Roman" w:hAnsi="Arial" w:cs="Arial"/>
          <w:b/>
          <w:bCs/>
          <w:color w:val="333333"/>
          <w:sz w:val="20"/>
          <w:szCs w:val="20"/>
          <w:lang w:eastAsia="ru-RU"/>
        </w:rPr>
      </w:pPr>
      <w:r w:rsidRPr="006137D4">
        <w:rPr>
          <w:rFonts w:ascii="Arial" w:eastAsia="Times New Roman" w:hAnsi="Arial" w:cs="Arial"/>
          <w:b/>
          <w:bCs/>
          <w:color w:val="333333"/>
          <w:sz w:val="20"/>
          <w:szCs w:val="20"/>
          <w:lang w:eastAsia="ru-RU"/>
        </w:rPr>
        <w:t>Регламент 833</w:t>
      </w:r>
      <w:r w:rsidRPr="006137D4">
        <w:rPr>
          <w:rFonts w:ascii="Arial" w:eastAsia="Times New Roman" w:hAnsi="Arial" w:cs="Arial"/>
          <w:b/>
          <w:bCs/>
          <w:color w:val="333333"/>
          <w:sz w:val="20"/>
          <w:szCs w:val="20"/>
          <w:lang w:val="en-US" w:eastAsia="ru-RU"/>
        </w:rPr>
        <w:t>/2014</w:t>
      </w:r>
    </w:p>
    <w:p w14:paraId="41E960D7" w14:textId="4F913E03" w:rsidR="00140827" w:rsidRPr="006137D4" w:rsidRDefault="00140827" w:rsidP="006137D4">
      <w:pPr>
        <w:shd w:val="clear" w:color="auto" w:fill="FFFFFF"/>
        <w:spacing w:after="120" w:line="240" w:lineRule="auto"/>
        <w:jc w:val="both"/>
        <w:rPr>
          <w:rFonts w:ascii="Arial" w:eastAsia="Times New Roman" w:hAnsi="Arial" w:cs="Arial"/>
          <w:i/>
          <w:iCs/>
          <w:color w:val="333333"/>
          <w:sz w:val="20"/>
          <w:szCs w:val="20"/>
          <w:lang w:val="en-US" w:eastAsia="ru-RU"/>
        </w:rPr>
      </w:pPr>
      <w:r w:rsidRPr="006137D4">
        <w:rPr>
          <w:rFonts w:ascii="Arial" w:eastAsia="Times New Roman" w:hAnsi="Arial" w:cs="Arial"/>
          <w:i/>
          <w:iCs/>
          <w:color w:val="333333"/>
          <w:sz w:val="20"/>
          <w:szCs w:val="20"/>
          <w:lang w:val="en-US" w:eastAsia="ru-RU"/>
        </w:rPr>
        <w:t>ANNEX XLII</w:t>
      </w:r>
    </w:p>
    <w:p w14:paraId="3134F039" w14:textId="77777777" w:rsidR="00140827" w:rsidRPr="006137D4" w:rsidRDefault="00140827" w:rsidP="006137D4">
      <w:pPr>
        <w:shd w:val="clear" w:color="auto" w:fill="FFFFFF"/>
        <w:spacing w:after="120" w:line="240" w:lineRule="auto"/>
        <w:jc w:val="both"/>
        <w:rPr>
          <w:rFonts w:ascii="Arial" w:eastAsia="Times New Roman" w:hAnsi="Arial" w:cs="Arial"/>
          <w:b/>
          <w:bCs/>
          <w:color w:val="333333"/>
          <w:sz w:val="20"/>
          <w:szCs w:val="20"/>
          <w:lang w:val="en-US" w:eastAsia="ru-RU"/>
        </w:rPr>
      </w:pPr>
      <w:r w:rsidRPr="006137D4">
        <w:rPr>
          <w:rFonts w:ascii="Arial" w:eastAsia="Times New Roman" w:hAnsi="Arial" w:cs="Arial"/>
          <w:b/>
          <w:bCs/>
          <w:color w:val="333333"/>
          <w:sz w:val="20"/>
          <w:szCs w:val="20"/>
          <w:lang w:val="en-US" w:eastAsia="ru-RU"/>
        </w:rPr>
        <w:t>List of vessels referred to in Article 3s</w:t>
      </w:r>
    </w:p>
    <w:tbl>
      <w:tblPr>
        <w:tblW w:w="9339" w:type="dxa"/>
        <w:jc w:val="center"/>
        <w:tblBorders>
          <w:top w:val="outset" w:sz="6" w:space="0" w:color="auto"/>
          <w:left w:val="outset" w:sz="6" w:space="0" w:color="auto"/>
          <w:bottom w:val="outset" w:sz="6" w:space="0" w:color="auto"/>
          <w:right w:val="outset" w:sz="6" w:space="0" w:color="auto"/>
        </w:tblBorders>
        <w:tblCellMar>
          <w:top w:w="24" w:type="dxa"/>
          <w:left w:w="24" w:type="dxa"/>
          <w:bottom w:w="24" w:type="dxa"/>
          <w:right w:w="24" w:type="dxa"/>
        </w:tblCellMar>
        <w:tblLook w:val="04A0" w:firstRow="1" w:lastRow="0" w:firstColumn="1" w:lastColumn="0" w:noHBand="0" w:noVBand="1"/>
      </w:tblPr>
      <w:tblGrid>
        <w:gridCol w:w="450"/>
        <w:gridCol w:w="2055"/>
        <w:gridCol w:w="1618"/>
        <w:gridCol w:w="3994"/>
        <w:gridCol w:w="1222"/>
      </w:tblGrid>
      <w:tr w:rsidR="00140827" w:rsidRPr="006137D4" w14:paraId="7A70055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6F0858F" w14:textId="77777777" w:rsidR="00140827" w:rsidRPr="006137D4" w:rsidRDefault="00140827" w:rsidP="006137D4">
            <w:pPr>
              <w:spacing w:after="0" w:line="240" w:lineRule="auto"/>
              <w:jc w:val="both"/>
              <w:rPr>
                <w:rFonts w:ascii="Arial" w:eastAsia="Times New Roman" w:hAnsi="Arial" w:cs="Arial"/>
                <w:b/>
                <w:bCs/>
                <w:sz w:val="20"/>
                <w:szCs w:val="20"/>
                <w:lang w:val="en-US" w:eastAsia="ru-RU"/>
              </w:rPr>
            </w:pPr>
            <w:r w:rsidRPr="006137D4">
              <w:rPr>
                <w:rFonts w:ascii="Arial" w:eastAsia="Times New Roman" w:hAnsi="Arial" w:cs="Arial"/>
                <w:b/>
                <w:bCs/>
                <w:sz w:val="20"/>
                <w:szCs w:val="20"/>
                <w:lang w:val="en-US" w:eastAsia="ru-RU"/>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440AA65" w14:textId="77777777" w:rsidR="00140827" w:rsidRPr="006137D4" w:rsidRDefault="00140827" w:rsidP="006137D4">
            <w:pPr>
              <w:spacing w:before="60" w:after="60" w:line="240" w:lineRule="auto"/>
              <w:jc w:val="both"/>
              <w:rPr>
                <w:rFonts w:ascii="Arial" w:eastAsia="Times New Roman" w:hAnsi="Arial" w:cs="Arial"/>
                <w:b/>
                <w:bCs/>
                <w:sz w:val="20"/>
                <w:szCs w:val="20"/>
                <w:lang w:eastAsia="ru-RU"/>
              </w:rPr>
            </w:pPr>
            <w:proofErr w:type="spellStart"/>
            <w:r w:rsidRPr="006137D4">
              <w:rPr>
                <w:rFonts w:ascii="Arial" w:eastAsia="Times New Roman" w:hAnsi="Arial" w:cs="Arial"/>
                <w:b/>
                <w:bCs/>
                <w:sz w:val="20"/>
                <w:szCs w:val="20"/>
                <w:lang w:eastAsia="ru-RU"/>
              </w:rPr>
              <w:t>Vessel</w:t>
            </w:r>
            <w:proofErr w:type="spellEnd"/>
            <w:r w:rsidRPr="006137D4">
              <w:rPr>
                <w:rFonts w:ascii="Arial" w:eastAsia="Times New Roman" w:hAnsi="Arial" w:cs="Arial"/>
                <w:b/>
                <w:bCs/>
                <w:sz w:val="20"/>
                <w:szCs w:val="20"/>
                <w:lang w:eastAsia="ru-RU"/>
              </w:rPr>
              <w:t xml:space="preserve"> </w:t>
            </w:r>
            <w:proofErr w:type="spellStart"/>
            <w:r w:rsidRPr="006137D4">
              <w:rPr>
                <w:rFonts w:ascii="Arial" w:eastAsia="Times New Roman" w:hAnsi="Arial" w:cs="Arial"/>
                <w:b/>
                <w:bCs/>
                <w:sz w:val="20"/>
                <w:szCs w:val="20"/>
                <w:lang w:eastAsia="ru-RU"/>
              </w:rPr>
              <w:t>name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FD5D0AA" w14:textId="77777777" w:rsidR="00140827" w:rsidRPr="006137D4" w:rsidRDefault="00140827" w:rsidP="006137D4">
            <w:pPr>
              <w:spacing w:before="60" w:after="60" w:line="240" w:lineRule="auto"/>
              <w:jc w:val="both"/>
              <w:rPr>
                <w:rFonts w:ascii="Arial" w:eastAsia="Times New Roman" w:hAnsi="Arial" w:cs="Arial"/>
                <w:b/>
                <w:bCs/>
                <w:sz w:val="20"/>
                <w:szCs w:val="20"/>
                <w:lang w:eastAsia="ru-RU"/>
              </w:rPr>
            </w:pPr>
            <w:proofErr w:type="spellStart"/>
            <w:r w:rsidRPr="006137D4">
              <w:rPr>
                <w:rFonts w:ascii="Arial" w:eastAsia="Times New Roman" w:hAnsi="Arial" w:cs="Arial"/>
                <w:b/>
                <w:bCs/>
                <w:sz w:val="20"/>
                <w:szCs w:val="20"/>
                <w:lang w:eastAsia="ru-RU"/>
              </w:rPr>
              <w:t>IMO</w:t>
            </w:r>
            <w:proofErr w:type="spellEnd"/>
            <w:r w:rsidRPr="006137D4">
              <w:rPr>
                <w:rFonts w:ascii="Arial" w:eastAsia="Times New Roman" w:hAnsi="Arial" w:cs="Arial"/>
                <w:b/>
                <w:bCs/>
                <w:sz w:val="20"/>
                <w:szCs w:val="20"/>
                <w:lang w:eastAsia="ru-RU"/>
              </w:rPr>
              <w:t xml:space="preserve"> </w:t>
            </w:r>
            <w:proofErr w:type="spellStart"/>
            <w:r w:rsidRPr="006137D4">
              <w:rPr>
                <w:rFonts w:ascii="Arial" w:eastAsia="Times New Roman" w:hAnsi="Arial" w:cs="Arial"/>
                <w:b/>
                <w:bCs/>
                <w:sz w:val="20"/>
                <w:szCs w:val="20"/>
                <w:lang w:eastAsia="ru-RU"/>
              </w:rPr>
              <w:t>number</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8B2D9C7" w14:textId="77777777" w:rsidR="00140827" w:rsidRPr="006137D4" w:rsidRDefault="00140827" w:rsidP="006137D4">
            <w:pPr>
              <w:spacing w:before="60" w:after="60" w:line="240" w:lineRule="auto"/>
              <w:jc w:val="both"/>
              <w:rPr>
                <w:rFonts w:ascii="Arial" w:eastAsia="Times New Roman" w:hAnsi="Arial" w:cs="Arial"/>
                <w:b/>
                <w:bCs/>
                <w:sz w:val="20"/>
                <w:szCs w:val="20"/>
                <w:lang w:eastAsia="ru-RU"/>
              </w:rPr>
            </w:pPr>
            <w:proofErr w:type="spellStart"/>
            <w:r w:rsidRPr="006137D4">
              <w:rPr>
                <w:rFonts w:ascii="Arial" w:eastAsia="Times New Roman" w:hAnsi="Arial" w:cs="Arial"/>
                <w:b/>
                <w:bCs/>
                <w:sz w:val="20"/>
                <w:szCs w:val="20"/>
                <w:lang w:eastAsia="ru-RU"/>
              </w:rPr>
              <w:t>Grounds</w:t>
            </w:r>
            <w:proofErr w:type="spellEnd"/>
            <w:r w:rsidRPr="006137D4">
              <w:rPr>
                <w:rFonts w:ascii="Arial" w:eastAsia="Times New Roman" w:hAnsi="Arial" w:cs="Arial"/>
                <w:b/>
                <w:bCs/>
                <w:sz w:val="20"/>
                <w:szCs w:val="20"/>
                <w:lang w:eastAsia="ru-RU"/>
              </w:rPr>
              <w:t xml:space="preserve"> </w:t>
            </w:r>
            <w:proofErr w:type="spellStart"/>
            <w:r w:rsidRPr="006137D4">
              <w:rPr>
                <w:rFonts w:ascii="Arial" w:eastAsia="Times New Roman" w:hAnsi="Arial" w:cs="Arial"/>
                <w:b/>
                <w:bCs/>
                <w:sz w:val="20"/>
                <w:szCs w:val="20"/>
                <w:lang w:eastAsia="ru-RU"/>
              </w:rPr>
              <w:t>for</w:t>
            </w:r>
            <w:proofErr w:type="spellEnd"/>
            <w:r w:rsidRPr="006137D4">
              <w:rPr>
                <w:rFonts w:ascii="Arial" w:eastAsia="Times New Roman" w:hAnsi="Arial" w:cs="Arial"/>
                <w:b/>
                <w:bCs/>
                <w:sz w:val="20"/>
                <w:szCs w:val="20"/>
                <w:lang w:eastAsia="ru-RU"/>
              </w:rPr>
              <w:t xml:space="preserve"> </w:t>
            </w:r>
            <w:proofErr w:type="spellStart"/>
            <w:r w:rsidRPr="006137D4">
              <w:rPr>
                <w:rFonts w:ascii="Arial" w:eastAsia="Times New Roman" w:hAnsi="Arial" w:cs="Arial"/>
                <w:b/>
                <w:bCs/>
                <w:sz w:val="20"/>
                <w:szCs w:val="20"/>
                <w:lang w:eastAsia="ru-RU"/>
              </w:rPr>
              <w:t>inclusion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059A732" w14:textId="77777777" w:rsidR="00140827" w:rsidRPr="006137D4" w:rsidRDefault="00140827" w:rsidP="006137D4">
            <w:pPr>
              <w:spacing w:before="60" w:after="60" w:line="240" w:lineRule="auto"/>
              <w:jc w:val="both"/>
              <w:rPr>
                <w:rFonts w:ascii="Arial" w:eastAsia="Times New Roman" w:hAnsi="Arial" w:cs="Arial"/>
                <w:b/>
                <w:bCs/>
                <w:sz w:val="20"/>
                <w:szCs w:val="20"/>
                <w:lang w:eastAsia="ru-RU"/>
              </w:rPr>
            </w:pPr>
            <w:proofErr w:type="spellStart"/>
            <w:r w:rsidRPr="006137D4">
              <w:rPr>
                <w:rFonts w:ascii="Arial" w:eastAsia="Times New Roman" w:hAnsi="Arial" w:cs="Arial"/>
                <w:b/>
                <w:bCs/>
                <w:sz w:val="20"/>
                <w:szCs w:val="20"/>
                <w:lang w:eastAsia="ru-RU"/>
              </w:rPr>
              <w:t>Date</w:t>
            </w:r>
            <w:proofErr w:type="spellEnd"/>
            <w:r w:rsidRPr="006137D4">
              <w:rPr>
                <w:rFonts w:ascii="Arial" w:eastAsia="Times New Roman" w:hAnsi="Arial" w:cs="Arial"/>
                <w:b/>
                <w:bCs/>
                <w:sz w:val="20"/>
                <w:szCs w:val="20"/>
                <w:lang w:eastAsia="ru-RU"/>
              </w:rPr>
              <w:t xml:space="preserve"> </w:t>
            </w:r>
            <w:proofErr w:type="spellStart"/>
            <w:r w:rsidRPr="006137D4">
              <w:rPr>
                <w:rFonts w:ascii="Arial" w:eastAsia="Times New Roman" w:hAnsi="Arial" w:cs="Arial"/>
                <w:b/>
                <w:bCs/>
                <w:sz w:val="20"/>
                <w:szCs w:val="20"/>
                <w:lang w:eastAsia="ru-RU"/>
              </w:rPr>
              <w:t>of</w:t>
            </w:r>
            <w:proofErr w:type="spellEnd"/>
            <w:r w:rsidRPr="006137D4">
              <w:rPr>
                <w:rFonts w:ascii="Arial" w:eastAsia="Times New Roman" w:hAnsi="Arial" w:cs="Arial"/>
                <w:b/>
                <w:bCs/>
                <w:sz w:val="20"/>
                <w:szCs w:val="20"/>
                <w:lang w:eastAsia="ru-RU"/>
              </w:rPr>
              <w:t xml:space="preserve"> </w:t>
            </w:r>
            <w:proofErr w:type="spellStart"/>
            <w:r w:rsidRPr="006137D4">
              <w:rPr>
                <w:rFonts w:ascii="Arial" w:eastAsia="Times New Roman" w:hAnsi="Arial" w:cs="Arial"/>
                <w:b/>
                <w:bCs/>
                <w:sz w:val="20"/>
                <w:szCs w:val="20"/>
                <w:lang w:eastAsia="ru-RU"/>
              </w:rPr>
              <w:t>application</w:t>
            </w:r>
            <w:proofErr w:type="spellEnd"/>
          </w:p>
        </w:tc>
      </w:tr>
      <w:tr w:rsidR="00140827" w:rsidRPr="006137D4" w14:paraId="7ED9EF0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892B0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744785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Angara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8C9A8C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9179842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B5CA7D8"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(a):</w:t>
            </w:r>
          </w:p>
          <w:p w14:paraId="0C9FE33C"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goods and technology used in the </w:t>
            </w:r>
            <w:proofErr w:type="spellStart"/>
            <w:r w:rsidRPr="006137D4">
              <w:rPr>
                <w:rFonts w:ascii="Arial" w:eastAsia="Times New Roman" w:hAnsi="Arial" w:cs="Arial"/>
                <w:sz w:val="20"/>
                <w:szCs w:val="20"/>
                <w:lang w:val="en-US" w:eastAsia="ru-RU"/>
              </w:rPr>
              <w:t>defence</w:t>
            </w:r>
            <w:proofErr w:type="spellEnd"/>
            <w:r w:rsidRPr="006137D4">
              <w:rPr>
                <w:rFonts w:ascii="Arial" w:eastAsia="Times New Roman" w:hAnsi="Arial" w:cs="Arial"/>
                <w:sz w:val="20"/>
                <w:szCs w:val="20"/>
                <w:lang w:val="en-US" w:eastAsia="ru-RU"/>
              </w:rPr>
              <w:t xml:space="preserve"> and security sector, from or to Russia, for use in Russia or for Russia’s warfare in Ukraine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CDD3F7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25.6.2024</w:t>
            </w:r>
          </w:p>
        </w:tc>
      </w:tr>
      <w:tr w:rsidR="00140827" w:rsidRPr="006137D4" w14:paraId="4256B0A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B313F2"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10D3E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Maria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E9E061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8517839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5D14B2"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(a):</w:t>
            </w:r>
          </w:p>
          <w:p w14:paraId="40EFD72B"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goods and technology used in the </w:t>
            </w:r>
            <w:proofErr w:type="spellStart"/>
            <w:r w:rsidRPr="006137D4">
              <w:rPr>
                <w:rFonts w:ascii="Arial" w:eastAsia="Times New Roman" w:hAnsi="Arial" w:cs="Arial"/>
                <w:sz w:val="20"/>
                <w:szCs w:val="20"/>
                <w:lang w:val="en-US" w:eastAsia="ru-RU"/>
              </w:rPr>
              <w:t>defence</w:t>
            </w:r>
            <w:proofErr w:type="spellEnd"/>
            <w:r w:rsidRPr="006137D4">
              <w:rPr>
                <w:rFonts w:ascii="Arial" w:eastAsia="Times New Roman" w:hAnsi="Arial" w:cs="Arial"/>
                <w:sz w:val="20"/>
                <w:szCs w:val="20"/>
                <w:lang w:val="en-US" w:eastAsia="ru-RU"/>
              </w:rPr>
              <w:t xml:space="preserve"> and security sector, from or to Russia, for use in Russia or for Russia’s warfare in Ukraine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C1E52A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25.6.2024</w:t>
            </w:r>
          </w:p>
        </w:tc>
      </w:tr>
      <w:tr w:rsidR="00140827" w:rsidRPr="006137D4" w14:paraId="3CD5CA0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2C4EA6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760B66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Saam</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FSU</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441559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9915090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97E78F3"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23F2C0FF"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2E2AB6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25.6.2024</w:t>
            </w:r>
          </w:p>
        </w:tc>
      </w:tr>
      <w:tr w:rsidR="00140827" w:rsidRPr="006137D4" w14:paraId="7A01529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B38EC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379899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Koryak</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FSU</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8A128B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9915105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A40F22"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65E56198"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DDE0A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25.6.2024</w:t>
            </w:r>
          </w:p>
        </w:tc>
      </w:tr>
      <w:tr w:rsidR="00140827" w:rsidRPr="006137D4" w14:paraId="10DA7EC9"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FCA73D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4CA40FE" w14:textId="77777777" w:rsidR="00140827" w:rsidRPr="006137D4" w:rsidRDefault="001D58E6" w:rsidP="006137D4">
            <w:pPr>
              <w:spacing w:before="60" w:after="60" w:line="240" w:lineRule="auto"/>
              <w:jc w:val="both"/>
              <w:rPr>
                <w:rFonts w:ascii="Arial" w:eastAsia="Times New Roman" w:hAnsi="Arial" w:cs="Arial"/>
                <w:sz w:val="20"/>
                <w:szCs w:val="20"/>
                <w:lang w:val="en-US" w:eastAsia="ru-RU"/>
              </w:rPr>
            </w:pPr>
            <w:proofErr w:type="spellStart"/>
            <w:ins w:id="0" w:author="Ковалева Диана Вадимовна" w:date="2025-06-17T11:24:00Z">
              <w:r w:rsidRPr="006137D4">
                <w:rPr>
                  <w:rFonts w:ascii="Arial" w:eastAsia="Times New Roman" w:hAnsi="Arial" w:cs="Arial"/>
                  <w:sz w:val="20"/>
                  <w:szCs w:val="20"/>
                  <w:lang w:eastAsia="ru-RU"/>
                </w:rPr>
                <w:t>Kavya</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formerly</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Hana</w:t>
              </w:r>
            </w:ins>
            <w:proofErr w:type="spellEnd"/>
            <w:del w:id="1" w:author="Ковалева Диана Вадимовна" w:date="2025-06-17T11:24:00Z">
              <w:r w:rsidR="00140827" w:rsidRPr="006137D4" w:rsidDel="001D58E6">
                <w:rPr>
                  <w:rFonts w:ascii="Arial" w:eastAsia="Times New Roman" w:hAnsi="Arial" w:cs="Arial"/>
                  <w:sz w:val="20"/>
                  <w:szCs w:val="20"/>
                  <w:lang w:val="en-US" w:eastAsia="ru-RU"/>
                </w:rPr>
                <w:delText>Jun Ma (formerly Kavya, Hana</w:delText>
              </w:r>
            </w:del>
            <w:r w:rsidR="00140827" w:rsidRPr="006137D4">
              <w:rPr>
                <w:rFonts w:ascii="Arial" w:eastAsia="Times New Roman" w:hAnsi="Arial" w:cs="Arial"/>
                <w:sz w:val="20"/>
                <w:szCs w:val="20"/>
                <w:lang w:val="en-US"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E2C13D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9353113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C02B29F"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5E8B2D1D"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C4EA9F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25.6.2024</w:t>
            </w:r>
          </w:p>
        </w:tc>
      </w:tr>
      <w:tr w:rsidR="00140827" w:rsidRPr="006137D4" w14:paraId="6CEA219C"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93E9EA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58C734"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N </w:t>
            </w:r>
            <w:proofErr w:type="spellStart"/>
            <w:r w:rsidRPr="006137D4">
              <w:rPr>
                <w:rFonts w:ascii="Arial" w:eastAsia="Times New Roman" w:hAnsi="Arial" w:cs="Arial"/>
                <w:sz w:val="20"/>
                <w:szCs w:val="20"/>
                <w:lang w:val="en-US" w:eastAsia="ru-RU"/>
              </w:rPr>
              <w:t>Cerna</w:t>
            </w:r>
            <w:proofErr w:type="spellEnd"/>
            <w:r w:rsidRPr="006137D4">
              <w:rPr>
                <w:rFonts w:ascii="Arial" w:eastAsia="Times New Roman" w:hAnsi="Arial" w:cs="Arial"/>
                <w:sz w:val="20"/>
                <w:szCs w:val="20"/>
                <w:lang w:val="en-US" w:eastAsia="ru-RU"/>
              </w:rPr>
              <w:t xml:space="preserve"> (formerly Canis Power)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2DEF6A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9289520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EA81EB5"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52AEE3A4"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5FEBE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25.6.2024</w:t>
            </w:r>
          </w:p>
        </w:tc>
      </w:tr>
      <w:tr w:rsidR="00140827" w:rsidRPr="006137D4" w14:paraId="1E9791C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D1840F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6809E0A"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Apar (formerly Feng Shou; Andromeda Star)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F3BD7E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9402471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D66C78"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1E0C103C"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D7A31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25.6.2024</w:t>
            </w:r>
          </w:p>
        </w:tc>
      </w:tr>
      <w:tr w:rsidR="00140827" w:rsidRPr="006137D4" w14:paraId="50A4F84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7C0478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lastRenderedPageBreak/>
              <w:t>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684BD6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Legacy (</w:t>
            </w:r>
            <w:proofErr w:type="spellStart"/>
            <w:r w:rsidRPr="006137D4">
              <w:rPr>
                <w:rFonts w:ascii="Arial" w:eastAsia="Times New Roman" w:hAnsi="Arial" w:cs="Arial"/>
                <w:sz w:val="20"/>
                <w:szCs w:val="20"/>
                <w:lang w:eastAsia="ru-RU"/>
              </w:rPr>
              <w:t>formerly</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NS</w:t>
            </w:r>
            <w:proofErr w:type="spellEnd"/>
            <w:r w:rsidRPr="006137D4">
              <w:rPr>
                <w:rFonts w:ascii="Arial" w:eastAsia="Times New Roman" w:hAnsi="Arial" w:cs="Arial"/>
                <w:sz w:val="20"/>
                <w:szCs w:val="20"/>
                <w:lang w:eastAsia="ru-RU"/>
              </w:rPr>
              <w:t xml:space="preserve"> Lotus)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D636E4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9339337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A89E99D"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57D40DBE"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D20067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25.6.2024</w:t>
            </w:r>
          </w:p>
        </w:tc>
      </w:tr>
      <w:tr w:rsidR="00140827" w:rsidRPr="006137D4" w14:paraId="28129148"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3D53E6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6C8501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Saga</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formerly</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NS</w:t>
            </w:r>
            <w:proofErr w:type="spellEnd"/>
            <w:r w:rsidRPr="006137D4">
              <w:rPr>
                <w:rFonts w:ascii="Arial" w:eastAsia="Times New Roman" w:hAnsi="Arial" w:cs="Arial"/>
                <w:sz w:val="20"/>
                <w:szCs w:val="20"/>
                <w:lang w:eastAsia="ru-RU"/>
              </w:rPr>
              <w:t xml:space="preserve"> Spirit)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DB42A5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9318553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3C90BBF"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22D46472"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91E3CE2"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25.6.2024</w:t>
            </w:r>
          </w:p>
        </w:tc>
      </w:tr>
      <w:tr w:rsidR="00140827" w:rsidRPr="006137D4" w14:paraId="7FC3268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B5C2F3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A8BB2A2"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Serenade</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formerly</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NS</w:t>
            </w:r>
            <w:proofErr w:type="spellEnd"/>
            <w:r w:rsidRPr="006137D4">
              <w:rPr>
                <w:rFonts w:ascii="Arial" w:eastAsia="Times New Roman" w:hAnsi="Arial" w:cs="Arial"/>
                <w:sz w:val="20"/>
                <w:szCs w:val="20"/>
                <w:lang w:eastAsia="ru-RU"/>
              </w:rPr>
              <w:t xml:space="preserve"> Stream)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C50DB7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9318541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5009D00"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33940682"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0CA664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25.6.2024</w:t>
            </w:r>
          </w:p>
        </w:tc>
      </w:tr>
      <w:tr w:rsidR="00140827" w:rsidRPr="006137D4" w14:paraId="1ECD703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CA92C3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11C52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Success</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formerly</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SCF</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Arum</w:t>
            </w:r>
            <w:proofErr w:type="spellEnd"/>
            <w:r w:rsidRPr="006137D4">
              <w:rPr>
                <w:rFonts w:ascii="Arial" w:eastAsia="Times New Roman" w:hAnsi="Arial" w:cs="Arial"/>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1C4F8D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9333436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C8AB56F"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105F2F31"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EA22E0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25.6.2024</w:t>
            </w:r>
          </w:p>
        </w:tc>
      </w:tr>
      <w:tr w:rsidR="00140827" w:rsidRPr="006137D4" w14:paraId="25348119"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A57CF9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5C43DA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Lady</w:t>
            </w:r>
            <w:proofErr w:type="spellEnd"/>
            <w:r w:rsidRPr="006137D4">
              <w:rPr>
                <w:rFonts w:ascii="Arial" w:eastAsia="Times New Roman" w:hAnsi="Arial" w:cs="Arial"/>
                <w:sz w:val="20"/>
                <w:szCs w:val="20"/>
                <w:lang w:eastAsia="ru-RU"/>
              </w:rPr>
              <w:t xml:space="preserve"> 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47EAED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9161003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B07947A"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(a):</w:t>
            </w:r>
          </w:p>
          <w:p w14:paraId="2CD7E2B7"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goods and technology used in the </w:t>
            </w:r>
            <w:proofErr w:type="spellStart"/>
            <w:r w:rsidRPr="006137D4">
              <w:rPr>
                <w:rFonts w:ascii="Arial" w:eastAsia="Times New Roman" w:hAnsi="Arial" w:cs="Arial"/>
                <w:sz w:val="20"/>
                <w:szCs w:val="20"/>
                <w:lang w:val="en-US" w:eastAsia="ru-RU"/>
              </w:rPr>
              <w:t>defence</w:t>
            </w:r>
            <w:proofErr w:type="spellEnd"/>
            <w:r w:rsidRPr="006137D4">
              <w:rPr>
                <w:rFonts w:ascii="Arial" w:eastAsia="Times New Roman" w:hAnsi="Arial" w:cs="Arial"/>
                <w:sz w:val="20"/>
                <w:szCs w:val="20"/>
                <w:lang w:val="en-US" w:eastAsia="ru-RU"/>
              </w:rPr>
              <w:t xml:space="preserve"> and security sector, from or to Russia, for use in Russia or for Russia’s warfare in Ukraine.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1214A8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25.6.2024</w:t>
            </w:r>
          </w:p>
        </w:tc>
      </w:tr>
      <w:tr w:rsidR="00140827" w:rsidRPr="006137D4" w14:paraId="714B10FA"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49592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EDE212"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Maia-1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306892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9358010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CC89B5A"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(a):</w:t>
            </w:r>
          </w:p>
          <w:p w14:paraId="56FC7AAD"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goods and technology used in the </w:t>
            </w:r>
            <w:proofErr w:type="spellStart"/>
            <w:r w:rsidRPr="006137D4">
              <w:rPr>
                <w:rFonts w:ascii="Arial" w:eastAsia="Times New Roman" w:hAnsi="Arial" w:cs="Arial"/>
                <w:sz w:val="20"/>
                <w:szCs w:val="20"/>
                <w:lang w:val="en-US" w:eastAsia="ru-RU"/>
              </w:rPr>
              <w:t>defence</w:t>
            </w:r>
            <w:proofErr w:type="spellEnd"/>
            <w:r w:rsidRPr="006137D4">
              <w:rPr>
                <w:rFonts w:ascii="Arial" w:eastAsia="Times New Roman" w:hAnsi="Arial" w:cs="Arial"/>
                <w:sz w:val="20"/>
                <w:szCs w:val="20"/>
                <w:lang w:val="en-US" w:eastAsia="ru-RU"/>
              </w:rPr>
              <w:t xml:space="preserve"> and security sector, from or to Russia, for use in Russia or for Russia’s warfare in Ukraine.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EFB146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25.6.2024</w:t>
            </w:r>
          </w:p>
        </w:tc>
      </w:tr>
      <w:tr w:rsidR="00140827" w:rsidRPr="006137D4" w14:paraId="3D910A8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D74B4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9705B7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Audax</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72525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9763837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CE2A47"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7238A8B4"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2ACE31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25.6.2024</w:t>
            </w:r>
          </w:p>
        </w:tc>
      </w:tr>
      <w:tr w:rsidR="00140827" w:rsidRPr="006137D4" w14:paraId="1C36108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04DABB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EC1980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Pugnax</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3F2D4E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9763849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DEBA9F"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3CAA46A5"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B64FC7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25.6.2024</w:t>
            </w:r>
          </w:p>
        </w:tc>
      </w:tr>
      <w:tr w:rsidR="00140827" w:rsidRPr="006137D4" w14:paraId="41EAA7DD"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1243CB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3B25F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Hunter</w:t>
            </w:r>
            <w:proofErr w:type="spellEnd"/>
            <w:r w:rsidRPr="006137D4">
              <w:rPr>
                <w:rFonts w:ascii="Arial" w:eastAsia="Times New Roman" w:hAnsi="Arial" w:cs="Arial"/>
                <w:sz w:val="20"/>
                <w:szCs w:val="20"/>
                <w:lang w:eastAsia="ru-RU"/>
              </w:rPr>
              <w:t xml:space="preserve"> Star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62CE9A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9830769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40D3D01"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6AEA412D"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7D3582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25.6.2024</w:t>
            </w:r>
          </w:p>
        </w:tc>
      </w:tr>
      <w:tr w:rsidR="00140827" w:rsidRPr="006137D4" w14:paraId="1406450C"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36AA3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lastRenderedPageBreak/>
              <w:t>17.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62DE802"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Daksha</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formerly</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Hebe</w:t>
            </w:r>
            <w:proofErr w:type="spellEnd"/>
            <w:r w:rsidRPr="006137D4">
              <w:rPr>
                <w:rFonts w:ascii="Arial" w:eastAsia="Times New Roman" w:hAnsi="Arial" w:cs="Arial"/>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2A8C9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9259185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612E7E"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344147E1"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76F4DB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25.6.2024</w:t>
            </w:r>
          </w:p>
        </w:tc>
      </w:tr>
      <w:tr w:rsidR="00140827" w:rsidRPr="006137D4" w14:paraId="181771D0"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939AB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CA3A25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Enisey</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C97DC7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9079169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8F19A9F"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(d):</w:t>
            </w:r>
          </w:p>
          <w:p w14:paraId="77C593FC"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which undermine or threaten the economic subsistence or food security of Ukraine, such as the transport of stolen Ukrainian grain, or the preservation of cultural heritage of Ukraine, such as the transport of stolen Ukrainian cultural goods.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1CB1CA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25.6.2024</w:t>
            </w:r>
          </w:p>
        </w:tc>
      </w:tr>
      <w:tr w:rsidR="00140827" w:rsidRPr="006137D4" w14:paraId="698E5268"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675FA2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70974FF"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Kelly Grace (formerly Vela Rain)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0DA062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9331141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2B8DEB"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7CF0323B"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5C3F4A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25.6.2024</w:t>
            </w:r>
          </w:p>
        </w:tc>
      </w:tr>
      <w:tr w:rsidR="00140827" w:rsidRPr="006137D4" w14:paraId="7DB462C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3FC5D8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39C3C7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Ozanno</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formerly</w:t>
            </w:r>
            <w:proofErr w:type="spellEnd"/>
            <w:r w:rsidRPr="006137D4">
              <w:rPr>
                <w:rFonts w:ascii="Arial" w:eastAsia="Times New Roman" w:hAnsi="Arial" w:cs="Arial"/>
                <w:sz w:val="20"/>
                <w:szCs w:val="20"/>
                <w:lang w:eastAsia="ru-RU"/>
              </w:rPr>
              <w:t xml:space="preserve"> Ocean </w:t>
            </w:r>
            <w:proofErr w:type="spellStart"/>
            <w:r w:rsidRPr="006137D4">
              <w:rPr>
                <w:rFonts w:ascii="Arial" w:eastAsia="Times New Roman" w:hAnsi="Arial" w:cs="Arial"/>
                <w:sz w:val="20"/>
                <w:szCs w:val="20"/>
                <w:lang w:eastAsia="ru-RU"/>
              </w:rPr>
              <w:t>AMZ</w:t>
            </w:r>
            <w:proofErr w:type="spellEnd"/>
            <w:r w:rsidRPr="006137D4">
              <w:rPr>
                <w:rFonts w:ascii="Arial" w:eastAsia="Times New Roman" w:hAnsi="Arial" w:cs="Arial"/>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C94F5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9394935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4F5A4D4"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3EC14C41"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897416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25.6.2024</w:t>
            </w:r>
          </w:p>
        </w:tc>
      </w:tr>
      <w:tr w:rsidR="00140827" w:rsidRPr="006137D4" w14:paraId="63C539A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C3D869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6222A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Delvina</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formerly</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Galian</w:t>
            </w:r>
            <w:proofErr w:type="spellEnd"/>
            <w:r w:rsidRPr="006137D4">
              <w:rPr>
                <w:rFonts w:ascii="Arial" w:eastAsia="Times New Roman" w:hAnsi="Arial" w:cs="Arial"/>
                <w:sz w:val="20"/>
                <w:szCs w:val="20"/>
                <w:lang w:eastAsia="ru-RU"/>
              </w:rPr>
              <w:t xml:space="preserve"> 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D856E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9331153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08ACDE3"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08093B82"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53CACF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25.6.2024</w:t>
            </w:r>
          </w:p>
        </w:tc>
      </w:tr>
      <w:tr w:rsidR="00140827" w:rsidRPr="006137D4" w14:paraId="47D4F16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042A4E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7BCD97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Bodhi</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formerly</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Robon</w:t>
            </w:r>
            <w:proofErr w:type="spellEnd"/>
            <w:r w:rsidRPr="006137D4">
              <w:rPr>
                <w:rFonts w:ascii="Arial" w:eastAsia="Times New Roman" w:hAnsi="Arial" w:cs="Arial"/>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F019E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9144782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01F758F"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41EDCE55"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B11757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25.6.2024</w:t>
            </w:r>
          </w:p>
        </w:tc>
      </w:tr>
      <w:tr w:rsidR="00140827" w:rsidRPr="006137D4" w14:paraId="1E286A7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3D268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7FCC2EA"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Lunar Tide (formerly </w:t>
            </w:r>
            <w:proofErr w:type="spellStart"/>
            <w:r w:rsidRPr="006137D4">
              <w:rPr>
                <w:rFonts w:ascii="Arial" w:eastAsia="Times New Roman" w:hAnsi="Arial" w:cs="Arial"/>
                <w:sz w:val="20"/>
                <w:szCs w:val="20"/>
                <w:lang w:val="en-US" w:eastAsia="ru-RU"/>
              </w:rPr>
              <w:t>Beks</w:t>
            </w:r>
            <w:proofErr w:type="spellEnd"/>
            <w:r w:rsidRPr="006137D4">
              <w:rPr>
                <w:rFonts w:ascii="Arial" w:eastAsia="Times New Roman" w:hAnsi="Arial" w:cs="Arial"/>
                <w:sz w:val="20"/>
                <w:szCs w:val="20"/>
                <w:lang w:val="en-US" w:eastAsia="ru-RU"/>
              </w:rPr>
              <w:t xml:space="preserve"> Aqua)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CE871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9277735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C214F67"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14EFF84A"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lastRenderedPageBreak/>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14E88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lastRenderedPageBreak/>
              <w:t>25.6.2024</w:t>
            </w:r>
          </w:p>
        </w:tc>
      </w:tr>
      <w:tr w:rsidR="00140827" w:rsidRPr="006137D4" w14:paraId="32E85BB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F8A1E2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B3380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Kemerovo</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791C1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9312884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F368281"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49396FE5"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B8686A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25.6.2024</w:t>
            </w:r>
          </w:p>
        </w:tc>
      </w:tr>
      <w:tr w:rsidR="00140827" w:rsidRPr="006137D4" w14:paraId="127A023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12FA9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E23F91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Krymsk</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172AA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9270529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4CC90A6"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(g):</w:t>
            </w:r>
          </w:p>
          <w:p w14:paraId="66D628CA"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E7AA3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25.6.2024</w:t>
            </w:r>
          </w:p>
        </w:tc>
      </w:tr>
      <w:tr w:rsidR="00140827" w:rsidRPr="006137D4" w14:paraId="0D27EF30"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DB3794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93F8FD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Krasnoyarsk</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7D69F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9312896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4581509"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(g):</w:t>
            </w:r>
          </w:p>
          <w:p w14:paraId="422BB2FE"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17E8102"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25.6.2024</w:t>
            </w:r>
          </w:p>
        </w:tc>
      </w:tr>
      <w:tr w:rsidR="00140827" w:rsidRPr="006137D4" w14:paraId="082A7C38"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00FC68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83FE47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Kaliningrad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62C5E4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9341067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F29BAB6"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(g):</w:t>
            </w:r>
          </w:p>
          <w:p w14:paraId="3EECA7B1"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EA076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25.6.2024</w:t>
            </w:r>
          </w:p>
        </w:tc>
      </w:tr>
      <w:tr w:rsidR="00140827" w:rsidRPr="006137D4" w14:paraId="6B04240B"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0EC319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037E92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Dashan</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formerly</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Mianzimu</w:t>
            </w:r>
            <w:proofErr w:type="spellEnd"/>
            <w:r w:rsidRPr="006137D4">
              <w:rPr>
                <w:rFonts w:ascii="Arial" w:eastAsia="Times New Roman" w:hAnsi="Arial" w:cs="Arial"/>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BF8D2A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9299666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3B5A402"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1A61D70A"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836D4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6B9E32D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8E79F6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8D9F69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Pioneer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CD530E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9256602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C2F7E6"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17ACF971"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1EA111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263D889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111E4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30.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EC337E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Alissa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435B0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9273052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D08D0EC"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6643C759"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143847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49407DC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1AF08D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31.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2F3DC9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Marabella</w:t>
            </w:r>
            <w:proofErr w:type="spellEnd"/>
            <w:r w:rsidRPr="006137D4">
              <w:rPr>
                <w:rFonts w:ascii="Arial" w:eastAsia="Times New Roman" w:hAnsi="Arial" w:cs="Arial"/>
                <w:sz w:val="20"/>
                <w:szCs w:val="20"/>
                <w:lang w:eastAsia="ru-RU"/>
              </w:rPr>
              <w:t xml:space="preserve"> Sun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62E35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9323376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CB9B524"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1B66E2D9"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lastRenderedPageBreak/>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195E3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lastRenderedPageBreak/>
              <w:t>17.12.2024</w:t>
            </w:r>
          </w:p>
        </w:tc>
      </w:tr>
      <w:tr w:rsidR="00140827" w:rsidRPr="006137D4" w14:paraId="2093E9F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A27448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32.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F7C5F62"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Christophe</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de</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Margerie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640DD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9737187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74BA44"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371A9A85"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2A6B5A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21AC75C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5836CD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DF3523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Altair</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AA5E73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9413547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9A3FDB9"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33498CD5"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7AC8D1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4B1EC86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30354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34.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477DB2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Peta</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Lumina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51F273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9296391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30E7E4"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4A3CC70E"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8AD4AE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570BD10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FAB40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35.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D9CC5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 xml:space="preserve">San </w:t>
            </w:r>
            <w:proofErr w:type="spellStart"/>
            <w:r w:rsidRPr="006137D4">
              <w:rPr>
                <w:rFonts w:ascii="Arial" w:eastAsia="Times New Roman" w:hAnsi="Arial" w:cs="Arial"/>
                <w:sz w:val="20"/>
                <w:szCs w:val="20"/>
                <w:lang w:eastAsia="ru-RU"/>
              </w:rPr>
              <w:t>Damian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07FC31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9274331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06C6C1A"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(d):</w:t>
            </w:r>
          </w:p>
          <w:p w14:paraId="7A7BE900"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which undermine or threaten the economic subsistence or food security of Ukraine, such as the transport of stolen Ukrainian grain, or the preservation of cultural heritage of Ukraine, such as the transport of stolen Ukrainian cultural goods.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EA690B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1201944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5E7A5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36.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28941E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 xml:space="preserve">San </w:t>
            </w:r>
            <w:proofErr w:type="spellStart"/>
            <w:r w:rsidRPr="006137D4">
              <w:rPr>
                <w:rFonts w:ascii="Arial" w:eastAsia="Times New Roman" w:hAnsi="Arial" w:cs="Arial"/>
                <w:sz w:val="20"/>
                <w:szCs w:val="20"/>
                <w:lang w:eastAsia="ru-RU"/>
              </w:rPr>
              <w:t>Cosmas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6B278D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9274343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D37B71"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(d):</w:t>
            </w:r>
          </w:p>
          <w:p w14:paraId="673390FD"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which undermine or threaten the economic subsistence or food security of Ukraine, such as the transport of stolen Ukrainian grain, or the preservation of cultural heritage of Ukraine, such as the transport of stolen Ukrainian cultural goods.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4E2C2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63DBD24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1A1A6F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37.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18FC07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 xml:space="preserve">San </w:t>
            </w:r>
            <w:proofErr w:type="spellStart"/>
            <w:r w:rsidRPr="006137D4">
              <w:rPr>
                <w:rFonts w:ascii="Arial" w:eastAsia="Times New Roman" w:hAnsi="Arial" w:cs="Arial"/>
                <w:sz w:val="20"/>
                <w:szCs w:val="20"/>
                <w:lang w:eastAsia="ru-RU"/>
              </w:rPr>
              <w:t>Severus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2D6F0B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9385233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DE7142"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(d):</w:t>
            </w:r>
          </w:p>
          <w:p w14:paraId="62ABA859"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which undermine or threaten the economic subsistence or food security of Ukraine, such as the transport of stolen Ukrainian grain, or the preservation of cultural heritage of Ukraine, such as the transport of stolen Ukrainian cultural goods.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66411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39CCF87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31E5C7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lastRenderedPageBreak/>
              <w:t>38.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ECEDC7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Galaxy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0EC656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9826902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7FBC6D0"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0106E698"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0C8FE3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6B6B9D4C"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763ED7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39.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F98BFE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Rigel</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205B43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9511533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DF7287"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6A3988FF"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C49847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00C65BB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7E652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40.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DFC067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Cassiopeia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8923B3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9341081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CF650DF"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00895514"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91A07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0061F36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4B92FF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41.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F720CE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Constellation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66ED4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9306794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8A90545"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173C116B"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74F82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49E0E03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8C35F1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42.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245A7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Andromeda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B040C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9292204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B2FF0C"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48EF2B87"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65AE6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4CDC0E5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306714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43.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35703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Callisto</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21EAE4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9299692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E10610F"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55686E0A"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2525D8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2329797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11E0B5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44.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8A5371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Alliance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53F08D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9413561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E43866E"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7F893819"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lastRenderedPageBreak/>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E3A06F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lastRenderedPageBreak/>
              <w:t>17.12.2024</w:t>
            </w:r>
          </w:p>
        </w:tc>
      </w:tr>
      <w:tr w:rsidR="00140827" w:rsidRPr="006137D4" w14:paraId="26269EBD"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256DE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45.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F5D5B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Phoenix</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1149A0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9333424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E66FD81"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4017FF5A"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3ABF01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6624403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2A4803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46.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BD7A9B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Leo</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B97260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9412347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09BA6B4"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6E570308"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p w14:paraId="1B1C3A3A"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24F28CE0"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81343F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7D2CC22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C048C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47.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B41EF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Zenith</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71466B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9610781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4B609F2"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46A865FA"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p w14:paraId="455CF239"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19C55CB6"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3826A1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28927D6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205AA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48.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942C3D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Turbo Voyager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5EC1C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9299898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3DBB01"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7A3BCD8F"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p w14:paraId="6349D521"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2282440F"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A79AA9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32E4BF39"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6E2DAA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49.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EBE00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Sirius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EFE942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9422445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86A909"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240F8454"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w:t>
            </w:r>
            <w:r w:rsidRPr="006137D4">
              <w:rPr>
                <w:rFonts w:ascii="Arial" w:eastAsia="Times New Roman" w:hAnsi="Arial" w:cs="Arial"/>
                <w:sz w:val="20"/>
                <w:szCs w:val="20"/>
                <w:lang w:val="en-US" w:eastAsia="ru-RU"/>
              </w:rPr>
              <w:lastRenderedPageBreak/>
              <w:t xml:space="preserve">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p w14:paraId="02545DFD"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79A673B8"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B25EA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lastRenderedPageBreak/>
              <w:t>17.12.2024</w:t>
            </w:r>
          </w:p>
        </w:tc>
      </w:tr>
      <w:tr w:rsidR="00140827" w:rsidRPr="006137D4" w14:paraId="1B8AE1C0"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C88AFC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50.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2CCF78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Saturn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C40EEC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9421972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2142D91"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7B24EA24"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p w14:paraId="52375872"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3048E083"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D9C5E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445FB4E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A0355B2"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51.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CFB6A6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Life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42EAC7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9265756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D9C2FE5"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7BE64106"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B59856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3662302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6ACF99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52.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4F0A5C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Krishna</w:t>
            </w:r>
            <w:proofErr w:type="spellEnd"/>
            <w:r w:rsidRPr="006137D4">
              <w:rPr>
                <w:rFonts w:ascii="Arial" w:eastAsia="Times New Roman" w:hAnsi="Arial" w:cs="Arial"/>
                <w:sz w:val="20"/>
                <w:szCs w:val="20"/>
                <w:lang w:eastAsia="ru-RU"/>
              </w:rPr>
              <w:t xml:space="preserve"> 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14571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9271585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A5D4BF2"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283746CD"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p w14:paraId="6BA3EFAD"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0B2EAB73"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87407F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102C2C4A"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DDFC1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53.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21CF9D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Vladimir</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Vinogradov</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CA96DC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9842188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AE4EF0A"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2BB32F9F"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436AA3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7E056FB9"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ABCA7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54.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E83A1F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Meridian</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formerly</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Moskovsky</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Prospect</w:t>
            </w:r>
            <w:proofErr w:type="spellEnd"/>
            <w:r w:rsidRPr="006137D4">
              <w:rPr>
                <w:rFonts w:ascii="Arial" w:eastAsia="Times New Roman" w:hAnsi="Arial" w:cs="Arial"/>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AE9F71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9511521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CB9368D"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286E891B"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lastRenderedPageBreak/>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38E880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lastRenderedPageBreak/>
              <w:t>17.12.2024</w:t>
            </w:r>
          </w:p>
        </w:tc>
      </w:tr>
      <w:tr w:rsidR="00140827" w:rsidRPr="006137D4" w14:paraId="7935B33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19BFDB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55.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861833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Bolero</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FF49D9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9412335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4F83CD"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73801B4C"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4A42BE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573E407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C28D41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56.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55E510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Vega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58248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9316127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7D5F53"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52BED3BC"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DCDB24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10C6BF8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3BDEE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57.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E2732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 xml:space="preserve">Ocean </w:t>
            </w:r>
            <w:proofErr w:type="spellStart"/>
            <w:r w:rsidRPr="006137D4">
              <w:rPr>
                <w:rFonts w:ascii="Arial" w:eastAsia="Times New Roman" w:hAnsi="Arial" w:cs="Arial"/>
                <w:sz w:val="20"/>
                <w:szCs w:val="20"/>
                <w:lang w:eastAsia="ru-RU"/>
              </w:rPr>
              <w:t>Embrace</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formely</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Tyagaraja</w:t>
            </w:r>
            <w:proofErr w:type="spellEnd"/>
            <w:r w:rsidRPr="006137D4">
              <w:rPr>
                <w:rFonts w:ascii="Arial" w:eastAsia="Times New Roman" w:hAnsi="Arial" w:cs="Arial"/>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B68339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9327372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7914B27"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1BFD02B1"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45D0CF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3D4F788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3ADDA62"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58.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9FBA9E"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Yi Meng Shan (formerly Attica)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C7112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9436941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8E998CC"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3497BA94"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BDD8BF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67DAC7B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CCF4E7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59.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8024EB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 xml:space="preserve">La </w:t>
            </w:r>
            <w:proofErr w:type="spellStart"/>
            <w:r w:rsidRPr="006137D4">
              <w:rPr>
                <w:rFonts w:ascii="Arial" w:eastAsia="Times New Roman" w:hAnsi="Arial" w:cs="Arial"/>
                <w:sz w:val="20"/>
                <w:szCs w:val="20"/>
                <w:lang w:eastAsia="ru-RU"/>
              </w:rPr>
              <w:t>Perouse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92F61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9849887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F76C87"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620B5C45"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8DFAC1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05626B4B"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2BFED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5DC254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Echo</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formerly</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Elbrus</w:t>
            </w:r>
            <w:proofErr w:type="spellEnd"/>
            <w:r w:rsidRPr="006137D4">
              <w:rPr>
                <w:rFonts w:ascii="Arial" w:eastAsia="Times New Roman" w:hAnsi="Arial" w:cs="Arial"/>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98F880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9276030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261A5CC"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(g):</w:t>
            </w:r>
          </w:p>
          <w:p w14:paraId="17223A42"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21C3D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32CD032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BAD67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61.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C2723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Georgy</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Maslov</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3A5744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9610793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D6B0477"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(g):</w:t>
            </w:r>
          </w:p>
          <w:p w14:paraId="7D970B17"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owned, chartered or operated by natural or legal persons, entities or bodies listed in </w:t>
            </w:r>
            <w:r w:rsidRPr="006137D4">
              <w:rPr>
                <w:rFonts w:ascii="Arial" w:eastAsia="Times New Roman" w:hAnsi="Arial" w:cs="Arial"/>
                <w:sz w:val="20"/>
                <w:szCs w:val="20"/>
                <w:lang w:val="en-US" w:eastAsia="ru-RU"/>
              </w:rPr>
              <w:lastRenderedPageBreak/>
              <w:t>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691649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lastRenderedPageBreak/>
              <w:t>17.12.2024</w:t>
            </w:r>
          </w:p>
        </w:tc>
      </w:tr>
      <w:tr w:rsidR="00140827" w:rsidRPr="006137D4" w14:paraId="59069D6B"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DFE79C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62.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693CC1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Premier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F09A31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9577082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FC2722F"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(g):</w:t>
            </w:r>
          </w:p>
          <w:p w14:paraId="61A36431"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447940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5F7889B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DD1F9A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63.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631EB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Pathfinder</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49EEC7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9577094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E14BDF"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(g):</w:t>
            </w:r>
          </w:p>
          <w:p w14:paraId="712872EA"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7CD711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5B4A0C9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E49510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64.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DB6884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Sierra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970CF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9522324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3D965A1"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(g):</w:t>
            </w:r>
          </w:p>
          <w:p w14:paraId="361C9BBE"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28FA21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5F82D5F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2D10A1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65.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87C148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Trust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2C5D8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9382798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0CDFC1"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(g):</w:t>
            </w:r>
          </w:p>
          <w:p w14:paraId="38F0D58B"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3CF4A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1DA53D4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56D452"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66.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31C3018" w14:textId="2902C1C5" w:rsidR="00140827" w:rsidRPr="006137D4" w:rsidRDefault="00E91CF4" w:rsidP="006137D4">
            <w:pPr>
              <w:spacing w:before="60" w:after="60" w:line="240" w:lineRule="auto"/>
              <w:jc w:val="both"/>
              <w:rPr>
                <w:rFonts w:ascii="Arial" w:eastAsia="Times New Roman" w:hAnsi="Arial" w:cs="Arial"/>
                <w:sz w:val="20"/>
                <w:szCs w:val="20"/>
                <w:lang w:eastAsia="ru-RU"/>
              </w:rPr>
            </w:pPr>
            <w:ins w:id="2" w:author="SIBUR" w:date="2025-07-28T09:19:00Z">
              <w:r w:rsidRPr="006137D4">
                <w:rPr>
                  <w:rFonts w:ascii="Arial" w:eastAsia="Times New Roman" w:hAnsi="Arial" w:cs="Arial"/>
                  <w:sz w:val="20"/>
                  <w:szCs w:val="20"/>
                  <w:lang w:eastAsia="ru-RU"/>
                </w:rPr>
                <w:t>Jaguar (</w:t>
              </w:r>
              <w:proofErr w:type="spellStart"/>
              <w:r w:rsidRPr="006137D4">
                <w:rPr>
                  <w:rFonts w:ascii="Arial" w:eastAsia="Times New Roman" w:hAnsi="Arial" w:cs="Arial"/>
                  <w:sz w:val="20"/>
                  <w:szCs w:val="20"/>
                  <w:lang w:eastAsia="ru-RU"/>
                </w:rPr>
                <w:t>formerly</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Zaliv</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Amerika</w:t>
              </w:r>
              <w:proofErr w:type="spellEnd"/>
              <w:r w:rsidRPr="006137D4">
                <w:rPr>
                  <w:rFonts w:ascii="Arial" w:eastAsia="Times New Roman" w:hAnsi="Arial" w:cs="Arial"/>
                  <w:sz w:val="20"/>
                  <w:szCs w:val="20"/>
                  <w:lang w:eastAsia="ru-RU"/>
                </w:rPr>
                <w:t>)</w:t>
              </w:r>
            </w:ins>
            <w:del w:id="3" w:author="SIBUR" w:date="2025-07-28T09:19:00Z">
              <w:r w:rsidRPr="006137D4" w:rsidDel="00E91CF4">
                <w:rPr>
                  <w:rFonts w:ascii="Arial" w:eastAsia="Times New Roman" w:hAnsi="Arial" w:cs="Arial"/>
                  <w:sz w:val="20"/>
                  <w:szCs w:val="20"/>
                  <w:lang w:eastAsia="ru-RU"/>
                </w:rPr>
                <w:delText>Zaliv Amerika</w:delText>
              </w:r>
            </w:del>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6DEE8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9354301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36544EE"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(g):</w:t>
            </w:r>
          </w:p>
          <w:p w14:paraId="1F1230CF" w14:textId="7D727CC3"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E7409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73A4AABB"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2C28D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67.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4271FA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Zaliv</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Amurskiy</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BF67DA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9354313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3F0853"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(g):</w:t>
            </w:r>
          </w:p>
          <w:p w14:paraId="2F2F026A"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7C611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46749EB8"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F36B4C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68.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C319D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Amber</w:t>
            </w:r>
            <w:proofErr w:type="spellEnd"/>
            <w:r w:rsidRPr="006137D4">
              <w:rPr>
                <w:rFonts w:ascii="Arial" w:eastAsia="Times New Roman" w:hAnsi="Arial" w:cs="Arial"/>
                <w:sz w:val="20"/>
                <w:szCs w:val="20"/>
                <w:lang w:eastAsia="ru-RU"/>
              </w:rPr>
              <w:t xml:space="preserve"> 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C2AF7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9235713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2D111DD"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49A70B46"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8685AE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14741389"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2F9DF4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lastRenderedPageBreak/>
              <w:t>69.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F73F8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Areia</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formerly</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Emily</w:t>
            </w:r>
            <w:proofErr w:type="spellEnd"/>
            <w:r w:rsidRPr="006137D4">
              <w:rPr>
                <w:rFonts w:ascii="Arial" w:eastAsia="Times New Roman" w:hAnsi="Arial" w:cs="Arial"/>
                <w:sz w:val="20"/>
                <w:szCs w:val="20"/>
                <w:lang w:eastAsia="ru-RU"/>
              </w:rPr>
              <w:t xml:space="preserve"> 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64CA8E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9321847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5F8CA17"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046D86DC"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8DB69B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30FDBD80"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41E382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70.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65BF6C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Fjord</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Seal</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117BB6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9513139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67D9A0A"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3B8B44E1"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8DE3E02"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5AA006A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15BAB2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71.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4C0930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Heidi</w:t>
            </w:r>
            <w:proofErr w:type="spellEnd"/>
            <w:r w:rsidRPr="006137D4">
              <w:rPr>
                <w:rFonts w:ascii="Arial" w:eastAsia="Times New Roman" w:hAnsi="Arial" w:cs="Arial"/>
                <w:sz w:val="20"/>
                <w:szCs w:val="20"/>
                <w:lang w:eastAsia="ru-RU"/>
              </w:rPr>
              <w:t xml:space="preserve"> 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D4B04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9321976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C7AA977"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08C4442D"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C783542"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53A0807A"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82D3C0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72.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645A7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Line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F062F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9291250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F11C413"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379BC9AC"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948AD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4EDBA72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6D9EB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73.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B6E968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Okeansky</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Prospect</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C911D1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9866380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6160514"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15CD7E33"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76F2B4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41D15D4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BA80F4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74.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9600D82"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Capella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4F31CD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9341079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DA5BA60"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29EBA1AF"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A681E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2418E250"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F3F35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75.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4CA165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Siri</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C7A5A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9281683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12ACB4A"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01C5A4A3"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lastRenderedPageBreak/>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649B10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lastRenderedPageBreak/>
              <w:t>17.12.2024</w:t>
            </w:r>
          </w:p>
        </w:tc>
      </w:tr>
      <w:tr w:rsidR="00140827" w:rsidRPr="006137D4" w14:paraId="4513CD08"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9AEEB3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76.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82296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North Way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A7BCD8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9953535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A8998C6"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0BB6DC31"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2A0BD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7B4E215D"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3AD74A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77.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0616B02"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North Sky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4530FF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9953523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98EB5F"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228A7787"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182B9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38B255D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F62EC3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78.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10DB8F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North Air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67D258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9953509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16AC47"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72DBE4A6"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8DFB1B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3E01DDAA"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C93B2C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79.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3F6E4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 xml:space="preserve">North </w:t>
            </w:r>
            <w:proofErr w:type="spellStart"/>
            <w:r w:rsidRPr="006137D4">
              <w:rPr>
                <w:rFonts w:ascii="Arial" w:eastAsia="Times New Roman" w:hAnsi="Arial" w:cs="Arial"/>
                <w:sz w:val="20"/>
                <w:szCs w:val="20"/>
                <w:lang w:eastAsia="ru-RU"/>
              </w:rPr>
              <w:t>Mountain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176E47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9953511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927DCC2"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694CE068"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549DF2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17.12.2024</w:t>
            </w:r>
          </w:p>
        </w:tc>
      </w:tr>
      <w:tr w:rsidR="00140827" w:rsidRPr="006137D4" w14:paraId="594FB97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8A1931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80.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9945BA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Yuri</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Senkevich</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B8DEDE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9301419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EEC08D6"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(g):</w:t>
            </w:r>
          </w:p>
          <w:p w14:paraId="001BDED3"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83FF96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464705D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8AD24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81.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2B316D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Belgorod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80E0E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9412359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417FE7"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(g):</w:t>
            </w:r>
          </w:p>
          <w:p w14:paraId="0DD473F3"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A70D92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05E7572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DB7885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82.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4F6EBF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Bratsk</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FC65112"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9411020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20F52F"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(g):</w:t>
            </w:r>
          </w:p>
          <w:p w14:paraId="296AD727"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2CCCD2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019EF52A"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06D13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83.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95840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 xml:space="preserve">Nikolay </w:t>
            </w:r>
            <w:proofErr w:type="spellStart"/>
            <w:r w:rsidRPr="006137D4">
              <w:rPr>
                <w:rFonts w:ascii="Arial" w:eastAsia="Times New Roman" w:hAnsi="Arial" w:cs="Arial"/>
                <w:sz w:val="20"/>
                <w:szCs w:val="20"/>
                <w:lang w:eastAsia="ru-RU"/>
              </w:rPr>
              <w:t>Zadornov</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1F7466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9901037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5448F6"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(g):</w:t>
            </w:r>
          </w:p>
          <w:p w14:paraId="1A7FEF05"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are owned, chartered or operated by natural or legal persons, entities or bodies listed in Annex I to Regulation (EU) No 269/2014, are otherwise used in the name of, on behalf </w:t>
            </w:r>
            <w:r w:rsidRPr="006137D4">
              <w:rPr>
                <w:rFonts w:ascii="Arial" w:eastAsia="Times New Roman" w:hAnsi="Arial" w:cs="Arial"/>
                <w:sz w:val="20"/>
                <w:szCs w:val="20"/>
                <w:lang w:val="en-US" w:eastAsia="ru-RU"/>
              </w:rPr>
              <w:lastRenderedPageBreak/>
              <w:t>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014AC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lastRenderedPageBreak/>
              <w:t>25.2.2025</w:t>
            </w:r>
          </w:p>
        </w:tc>
      </w:tr>
      <w:tr w:rsidR="00140827" w:rsidRPr="006137D4" w14:paraId="0CDA049A"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A2FEE3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84.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D1FF3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Victor</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Konetsky</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239648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9301421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ED29709"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4FF9281C"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p w14:paraId="24848CF8"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0C20D4EC"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95188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3DCE8C4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2EF457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85.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0489E9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Viktor Titov</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CF85E0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9301407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F3BBFE2"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223D0151"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p w14:paraId="19684D74"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51702A7D"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1AE4F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24ABF43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7E7801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86.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72AC4F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 xml:space="preserve">Pavel </w:t>
            </w:r>
            <w:proofErr w:type="spellStart"/>
            <w:r w:rsidRPr="006137D4">
              <w:rPr>
                <w:rFonts w:ascii="Arial" w:eastAsia="Times New Roman" w:hAnsi="Arial" w:cs="Arial"/>
                <w:sz w:val="20"/>
                <w:szCs w:val="20"/>
                <w:lang w:eastAsia="ru-RU"/>
              </w:rPr>
              <w:t>Chernysh</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ED2BE7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9301380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5E20F23"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4C6B69C3"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p w14:paraId="4FC53295"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5B3268AD"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7E699E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1A64884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3C490A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87.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6EE837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Captain</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Kostichev</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35CDE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9301392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62841A7"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516B6262"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p w14:paraId="1FAA24B7"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5D4F5586"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are operated in such a way as to contribute or support actions or policies for the exploitation, development or expansion of </w:t>
            </w:r>
            <w:r w:rsidRPr="006137D4">
              <w:rPr>
                <w:rFonts w:ascii="Arial" w:eastAsia="Times New Roman" w:hAnsi="Arial" w:cs="Arial"/>
                <w:sz w:val="20"/>
                <w:szCs w:val="20"/>
                <w:lang w:val="en-US" w:eastAsia="ru-RU"/>
              </w:rPr>
              <w:lastRenderedPageBreak/>
              <w:t>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790D5B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lastRenderedPageBreak/>
              <w:t>25.2.2025</w:t>
            </w:r>
          </w:p>
        </w:tc>
      </w:tr>
      <w:tr w:rsidR="00140827" w:rsidRPr="006137D4" w14:paraId="2BA182E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CC023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88.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7E320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Mermar</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25210E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9231212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5F705E"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0566A90F"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p w14:paraId="4E704EEF"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4591004A"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6C4EC1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6782ADEB"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277DE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89.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C160AA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Surrey</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Quays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4A31C0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9350654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07637E4"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424B0476"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p w14:paraId="52F70C84"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6AA80223"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A66DEE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4BB5A67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B56F45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1E7F9D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Nichole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B682682"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9332822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59A4A08"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5B16D1AC"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p w14:paraId="1576993D"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01E18644"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3E88EA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2C13265A"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2BFEF2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845C54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Crius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AD9A5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9251274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A06F73D"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3847ADC3"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p w14:paraId="30E1DA12"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6377C246"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are operated in such a way as to contribute or support actions or policies for the exploitation, development or expansion of </w:t>
            </w:r>
            <w:r w:rsidRPr="006137D4">
              <w:rPr>
                <w:rFonts w:ascii="Arial" w:eastAsia="Times New Roman" w:hAnsi="Arial" w:cs="Arial"/>
                <w:sz w:val="20"/>
                <w:szCs w:val="20"/>
                <w:lang w:val="en-US" w:eastAsia="ru-RU"/>
              </w:rPr>
              <w:lastRenderedPageBreak/>
              <w:t>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464DA3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lastRenderedPageBreak/>
              <w:t>25.2.2025</w:t>
            </w:r>
          </w:p>
        </w:tc>
      </w:tr>
      <w:tr w:rsidR="00140827" w:rsidRPr="006137D4" w14:paraId="6CF301ED"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5B3060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FB821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 xml:space="preserve">Great </w:t>
            </w:r>
            <w:proofErr w:type="spellStart"/>
            <w:r w:rsidRPr="006137D4">
              <w:rPr>
                <w:rFonts w:ascii="Arial" w:eastAsia="Times New Roman" w:hAnsi="Arial" w:cs="Arial"/>
                <w:sz w:val="20"/>
                <w:szCs w:val="20"/>
                <w:lang w:eastAsia="ru-RU"/>
              </w:rPr>
              <w:t>Jacombo</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EBA080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9319703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1D257B2"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5D7B2420"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p w14:paraId="5825BF02"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3B1D9255"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883A23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3D3B4AF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9DDB4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FF3231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Chen</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Lu</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D9513F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9404948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2B23C6"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31083C3F"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p w14:paraId="23FC0425"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1637CF51"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19220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634CF19A"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6B70F0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C8C66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Bull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C703A1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9292503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871EBBD"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156D618B"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043C79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5D20338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9DD838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0C938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Huihai</w:t>
            </w:r>
            <w:proofErr w:type="spellEnd"/>
            <w:r w:rsidRPr="006137D4">
              <w:rPr>
                <w:rFonts w:ascii="Arial" w:eastAsia="Times New Roman" w:hAnsi="Arial" w:cs="Arial"/>
                <w:sz w:val="20"/>
                <w:szCs w:val="20"/>
                <w:lang w:eastAsia="ru-RU"/>
              </w:rPr>
              <w:t xml:space="preserve"> Pacific</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85BEE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9346732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0F95141"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77AED9F7"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ECD12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7278D33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766DAD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FE6B83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Kudos</w:t>
            </w:r>
            <w:proofErr w:type="spellEnd"/>
            <w:r w:rsidRPr="006137D4">
              <w:rPr>
                <w:rFonts w:ascii="Arial" w:eastAsia="Times New Roman" w:hAnsi="Arial" w:cs="Arial"/>
                <w:sz w:val="20"/>
                <w:szCs w:val="20"/>
                <w:lang w:eastAsia="ru-RU"/>
              </w:rPr>
              <w:t xml:space="preserve"> Stars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136A3D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9288710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8398657"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11E399C4"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38EA5B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14B1F50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04CE95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A04CC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Udaya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DAF360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9288746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5B8976B"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1595946D"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lastRenderedPageBreak/>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66BE80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lastRenderedPageBreak/>
              <w:t>25.2.2025</w:t>
            </w:r>
          </w:p>
        </w:tc>
      </w:tr>
      <w:tr w:rsidR="00140827" w:rsidRPr="006137D4" w14:paraId="681CEC9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11806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C78DDF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Merope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3E83D0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9281891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F7AD9EA"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4706B6B5"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9C094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39A667A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8AD4A1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B009AD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PRS</w:t>
            </w:r>
            <w:proofErr w:type="spellEnd"/>
            <w:r w:rsidRPr="006137D4">
              <w:rPr>
                <w:rFonts w:ascii="Arial" w:eastAsia="Times New Roman" w:hAnsi="Arial" w:cs="Arial"/>
                <w:sz w:val="20"/>
                <w:szCs w:val="20"/>
                <w:lang w:eastAsia="ru-RU"/>
              </w:rPr>
              <w:t xml:space="preserve"> Ocean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1410A5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9276561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7358199"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2AB97897"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854009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3254356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FE28B1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FED80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Stratos</w:t>
            </w:r>
            <w:proofErr w:type="spellEnd"/>
            <w:r w:rsidRPr="006137D4">
              <w:rPr>
                <w:rFonts w:ascii="Arial" w:eastAsia="Times New Roman" w:hAnsi="Arial" w:cs="Arial"/>
                <w:sz w:val="20"/>
                <w:szCs w:val="20"/>
                <w:lang w:eastAsia="ru-RU"/>
              </w:rPr>
              <w:t xml:space="preserve"> Aurora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B198B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9288708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3CBC82"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2018B633"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12766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7676103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391022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101.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D0DC28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Mercury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3EBAB4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9321706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3158EAB"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0D0EF67D"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212CE0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4E199E2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A58367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102.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52E471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Neer</w:t>
            </w:r>
            <w:proofErr w:type="spellEnd"/>
            <w:r w:rsidRPr="006137D4">
              <w:rPr>
                <w:rFonts w:ascii="Arial" w:eastAsia="Times New Roman" w:hAnsi="Arial" w:cs="Arial"/>
                <w:sz w:val="20"/>
                <w:szCs w:val="20"/>
                <w:lang w:eastAsia="ru-RU"/>
              </w:rPr>
              <w:t xml:space="preserve"> 1 (</w:t>
            </w:r>
            <w:proofErr w:type="spellStart"/>
            <w:r w:rsidRPr="006137D4">
              <w:rPr>
                <w:rFonts w:ascii="Arial" w:eastAsia="Times New Roman" w:hAnsi="Arial" w:cs="Arial"/>
                <w:sz w:val="20"/>
                <w:szCs w:val="20"/>
                <w:lang w:eastAsia="ru-RU"/>
              </w:rPr>
              <w:t>formerly</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Kapal</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Cantik</w:t>
            </w:r>
            <w:proofErr w:type="spellEnd"/>
            <w:r w:rsidRPr="006137D4">
              <w:rPr>
                <w:rFonts w:ascii="Arial" w:eastAsia="Times New Roman" w:hAnsi="Arial" w:cs="Arial"/>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69878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9224283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8242C2"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4247BCBB"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202AD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29B3763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7D522A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103.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69F040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Kiwala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D6A9CE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9332810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12C06E"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606D2CBA"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59C3A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6BFA010B"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4CC188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lastRenderedPageBreak/>
              <w:t>104.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4D6552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Andaman</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Skies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D8E808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9288693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EE5AB6F"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5BEEACD8"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69CD6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7CF2D6F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107035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105.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184D0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Voyager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04F6AA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9843560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BB0DC4"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000BD92C"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1971AF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315B009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B2F02A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106.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584960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Kareliya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7D806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9306782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BB50AFF"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(g):</w:t>
            </w:r>
          </w:p>
          <w:p w14:paraId="1B73CF53"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4E5723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65E16D4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B31A60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107.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BBFF5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Kazan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94066E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9258002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6B991A0"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(g):</w:t>
            </w:r>
          </w:p>
          <w:p w14:paraId="781486CE"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848B5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2C89427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42A283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108.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0569822"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Kotlas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517206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9299719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341DC6A"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(g):</w:t>
            </w:r>
          </w:p>
          <w:p w14:paraId="70B1AAAB"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ED4BF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1E278FF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8C6A392"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109.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7DEC8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Ligovsky</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Prospect</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4E8FF9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9256066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9A2354C"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(g):</w:t>
            </w:r>
          </w:p>
          <w:p w14:paraId="3EE37E99"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87C933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24D3AB0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CA2C4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D107E52"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NS</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Leader</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CCAFF5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9339301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2B331A7"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(g):</w:t>
            </w:r>
          </w:p>
          <w:p w14:paraId="5F84CD93"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4CF6EA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2CD8FE6D"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54AFD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111.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E9A5F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Prosperity</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formerly</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NS</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Pride</w:t>
            </w:r>
            <w:proofErr w:type="spellEnd"/>
            <w:r w:rsidRPr="006137D4">
              <w:rPr>
                <w:rFonts w:ascii="Arial" w:eastAsia="Times New Roman" w:hAnsi="Arial" w:cs="Arial"/>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C90C1A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9322956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8631EF5" w14:textId="1A812E3B"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w:t>
            </w:r>
            <w:ins w:id="4" w:author="SIBUR" w:date="2025-07-28T08:59:00Z">
              <w:r w:rsidR="00122918" w:rsidRPr="006137D4">
                <w:rPr>
                  <w:rFonts w:ascii="Arial" w:eastAsia="Times New Roman" w:hAnsi="Arial" w:cs="Arial"/>
                  <w:sz w:val="20"/>
                  <w:szCs w:val="20"/>
                  <w:lang w:val="en-US" w:eastAsia="ru-RU"/>
                </w:rPr>
                <w:t>b</w:t>
              </w:r>
            </w:ins>
            <w:r w:rsidRPr="006137D4">
              <w:rPr>
                <w:rFonts w:ascii="Arial" w:eastAsia="Times New Roman" w:hAnsi="Arial" w:cs="Arial"/>
                <w:sz w:val="20"/>
                <w:szCs w:val="20"/>
                <w:lang w:val="en-US" w:eastAsia="ru-RU"/>
              </w:rPr>
              <w:t>):</w:t>
            </w:r>
          </w:p>
          <w:p w14:paraId="2DA76250" w14:textId="2AEB2899" w:rsidR="00140827" w:rsidRPr="006137D4" w:rsidRDefault="00AF77CE" w:rsidP="006137D4">
            <w:pPr>
              <w:spacing w:before="60" w:after="60" w:line="240" w:lineRule="auto"/>
              <w:jc w:val="both"/>
              <w:rPr>
                <w:rFonts w:ascii="Arial" w:eastAsia="Times New Roman" w:hAnsi="Arial" w:cs="Arial"/>
                <w:sz w:val="20"/>
                <w:szCs w:val="20"/>
                <w:lang w:val="en-US" w:eastAsia="ru-RU"/>
              </w:rPr>
            </w:pPr>
            <w:ins w:id="5" w:author="SIBUR" w:date="2025-07-28T09:29:00Z">
              <w:r w:rsidRPr="006137D4">
                <w:rPr>
                  <w:rFonts w:ascii="Arial" w:eastAsia="Times New Roman" w:hAnsi="Arial" w:cs="Arial"/>
                  <w:sz w:val="20"/>
                  <w:szCs w:val="20"/>
                  <w:lang w:val="en-US" w:eastAsia="ru-RU"/>
                </w:rPr>
                <w:t xml:space="preserve">transport crude oil or petroleum products, as listed in Annex XXV, that originate in Russia </w:t>
              </w:r>
              <w:r w:rsidRPr="006137D4">
                <w:rPr>
                  <w:rFonts w:ascii="Arial" w:eastAsia="Times New Roman" w:hAnsi="Arial" w:cs="Arial"/>
                  <w:sz w:val="20"/>
                  <w:szCs w:val="20"/>
                  <w:lang w:val="en-US" w:eastAsia="ru-RU"/>
                </w:rPr>
                <w:lastRenderedPageBreak/>
                <w:t xml:space="preserve">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ins>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73719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lastRenderedPageBreak/>
              <w:t>25.2.2025</w:t>
            </w:r>
          </w:p>
        </w:tc>
      </w:tr>
      <w:tr w:rsidR="00140827" w:rsidRPr="006137D4" w14:paraId="0F6FAD9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BA5764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112.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B6B9F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Sapphire (</w:t>
            </w:r>
            <w:proofErr w:type="spellStart"/>
            <w:r w:rsidRPr="006137D4">
              <w:rPr>
                <w:rFonts w:ascii="Arial" w:eastAsia="Times New Roman" w:hAnsi="Arial" w:cs="Arial"/>
                <w:sz w:val="20"/>
                <w:szCs w:val="20"/>
                <w:lang w:eastAsia="ru-RU"/>
              </w:rPr>
              <w:t>formerly</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NS</w:t>
            </w:r>
            <w:proofErr w:type="spellEnd"/>
            <w:r w:rsidRPr="006137D4">
              <w:rPr>
                <w:rFonts w:ascii="Arial" w:eastAsia="Times New Roman" w:hAnsi="Arial" w:cs="Arial"/>
                <w:sz w:val="20"/>
                <w:szCs w:val="20"/>
                <w:lang w:eastAsia="ru-RU"/>
              </w:rPr>
              <w:t xml:space="preserve"> Silver)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E07FE9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9309576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3BF7904" w14:textId="5638CB2B" w:rsidR="00327D09" w:rsidRPr="006137D4" w:rsidRDefault="00327D09"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w:t>
            </w:r>
            <w:ins w:id="6" w:author="SIBUR" w:date="2025-07-28T09:00:00Z">
              <w:r w:rsidR="00122918" w:rsidRPr="006137D4">
                <w:rPr>
                  <w:rFonts w:ascii="Arial" w:eastAsia="Times New Roman" w:hAnsi="Arial" w:cs="Arial"/>
                  <w:sz w:val="20"/>
                  <w:szCs w:val="20"/>
                  <w:lang w:val="en-US" w:eastAsia="ru-RU"/>
                </w:rPr>
                <w:t>b</w:t>
              </w:r>
            </w:ins>
            <w:r w:rsidRPr="006137D4">
              <w:rPr>
                <w:rFonts w:ascii="Arial" w:eastAsia="Times New Roman" w:hAnsi="Arial" w:cs="Arial"/>
                <w:sz w:val="20"/>
                <w:szCs w:val="20"/>
                <w:lang w:val="en-US" w:eastAsia="ru-RU"/>
              </w:rPr>
              <w:t>):</w:t>
            </w:r>
          </w:p>
          <w:p w14:paraId="564CCDA9" w14:textId="2FE3EE46" w:rsidR="00140827" w:rsidRPr="006137D4" w:rsidRDefault="00AF77CE" w:rsidP="006137D4">
            <w:pPr>
              <w:spacing w:before="60" w:after="60" w:line="240" w:lineRule="auto"/>
              <w:jc w:val="both"/>
              <w:rPr>
                <w:rFonts w:ascii="Arial" w:eastAsia="Times New Roman" w:hAnsi="Arial" w:cs="Arial"/>
                <w:sz w:val="20"/>
                <w:szCs w:val="20"/>
                <w:lang w:val="en-US" w:eastAsia="ru-RU"/>
              </w:rPr>
            </w:pPr>
            <w:ins w:id="7" w:author="SIBUR" w:date="2025-07-28T09:29:00Z">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ins>
            <w:ins w:id="8" w:author="SIBUR" w:date="2025-07-28T08:51:00Z">
              <w:r w:rsidR="00327D09" w:rsidRPr="006137D4" w:rsidDel="00327D09">
                <w:rPr>
                  <w:rFonts w:ascii="Arial" w:eastAsia="Times New Roman" w:hAnsi="Arial" w:cs="Arial"/>
                  <w:sz w:val="20"/>
                  <w:szCs w:val="20"/>
                  <w:lang w:val="en-US" w:eastAsia="ru-RU"/>
                </w:rPr>
                <w:t xml:space="preserve"> </w:t>
              </w:r>
            </w:ins>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B7AC1F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3792F13A"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A64698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113.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3145C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Pacific</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24F703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9329667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C909DEE"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(g):</w:t>
            </w:r>
          </w:p>
          <w:p w14:paraId="5307BD41"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F441F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19C8A1A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B3D11E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114.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0E521A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Primorye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49409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9421960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23EAAEE"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(g):</w:t>
            </w:r>
          </w:p>
          <w:p w14:paraId="29304567"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BE34B32"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2A2FCA9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EE00A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115.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59C962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Shturman</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Albanov</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338736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9752084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7B073EA"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(g):</w:t>
            </w:r>
          </w:p>
          <w:p w14:paraId="175B99A6"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0222D4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7DCCB9B9"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67B0B5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116.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6F13A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Symphony</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5528C1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9309588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AD6448B"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(g):</w:t>
            </w:r>
          </w:p>
          <w:p w14:paraId="09108D33"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B05850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151FC34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1FDF52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117.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B2B84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Asher</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535C5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9258868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0A87CB"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4D0838D5"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p w14:paraId="4F792529"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7593714E"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46EAE4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113AF60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E92BE6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lastRenderedPageBreak/>
              <w:t>118.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E9F3FD2"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Carl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E60435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9288851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052C16"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57793802"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p w14:paraId="606693D8"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5A42AD9E"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B0B72A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5B37325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FCE6E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119.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31D6A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Deliver</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05604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9194983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A4B2477"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1FC2A434"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p w14:paraId="0922107F"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7ADF950D"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66076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452AC420"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94174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120.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F4E553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Facca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B28D99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9271951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30DDFD"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32C0DBBF"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p w14:paraId="2BBB0801"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412ECB21"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B3396B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6AF3972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4B2D5F2"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121.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C661F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 xml:space="preserve">Lang </w:t>
            </w:r>
            <w:proofErr w:type="spellStart"/>
            <w:r w:rsidRPr="006137D4">
              <w:rPr>
                <w:rFonts w:ascii="Arial" w:eastAsia="Times New Roman" w:hAnsi="Arial" w:cs="Arial"/>
                <w:sz w:val="20"/>
                <w:szCs w:val="20"/>
                <w:lang w:eastAsia="ru-RU"/>
              </w:rPr>
              <w:t>Ya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4A9B572"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9332781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DA2B965"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56AF2F95"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p w14:paraId="19C14371"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26451780"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3A34DF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32A4193C"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DF9E45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lastRenderedPageBreak/>
              <w:t>122.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6B9DA8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Minerva</w:t>
            </w:r>
            <w:proofErr w:type="spellEnd"/>
            <w:r w:rsidRPr="006137D4">
              <w:rPr>
                <w:rFonts w:ascii="Arial" w:eastAsia="Times New Roman" w:hAnsi="Arial" w:cs="Arial"/>
                <w:sz w:val="20"/>
                <w:szCs w:val="20"/>
                <w:lang w:eastAsia="ru-RU"/>
              </w:rPr>
              <w:t xml:space="preserve"> M</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300A58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9282479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ADC5435"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71977FCB"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p w14:paraId="5C0E8967"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34BA1B98"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C174A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02C5FD2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C68D6F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123.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D0C404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Moti</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0A257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9281011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24BA830"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7B7FF321"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p w14:paraId="769F33F1"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5498A799"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F628CF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34B4D22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08C8CF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124.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08BF7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 xml:space="preserve">Ocean </w:t>
            </w:r>
            <w:proofErr w:type="spellStart"/>
            <w:r w:rsidRPr="006137D4">
              <w:rPr>
                <w:rFonts w:ascii="Arial" w:eastAsia="Times New Roman" w:hAnsi="Arial" w:cs="Arial"/>
                <w:sz w:val="20"/>
                <w:szCs w:val="20"/>
                <w:lang w:eastAsia="ru-RU"/>
              </w:rPr>
              <w:t>Faye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A7147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9321689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9C9F6A8"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04087B2A"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p w14:paraId="5469BA3F"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771AE15E"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D44D53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19F019E8"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EE47C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125.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45816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Serena</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formerly</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Pontus</w:t>
            </w:r>
            <w:proofErr w:type="spellEnd"/>
            <w:r w:rsidRPr="006137D4">
              <w:rPr>
                <w:rFonts w:ascii="Arial" w:eastAsia="Times New Roman" w:hAnsi="Arial" w:cs="Arial"/>
                <w:sz w:val="20"/>
                <w:szCs w:val="20"/>
                <w:lang w:eastAsia="ru-RU"/>
              </w:rPr>
              <w:t xml:space="preserve"> I)</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483196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9255660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4723FFC"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3E0D8FE6"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p w14:paraId="29562CDE"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6A0410F8"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0BEF82"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0561074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1E9E4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lastRenderedPageBreak/>
              <w:t>126.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0AB61E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 xml:space="preserve">Sea </w:t>
            </w:r>
            <w:proofErr w:type="spellStart"/>
            <w:r w:rsidRPr="006137D4">
              <w:rPr>
                <w:rFonts w:ascii="Arial" w:eastAsia="Times New Roman" w:hAnsi="Arial" w:cs="Arial"/>
                <w:sz w:val="20"/>
                <w:szCs w:val="20"/>
                <w:lang w:eastAsia="ru-RU"/>
              </w:rPr>
              <w:t>Fidelity</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9D7159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9285835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64DAD7"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572C236D"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p w14:paraId="5357E4B6"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6DEE0B55"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035A75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129715C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660E66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127.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E735B9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Swiftsea</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Rider</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A8EE61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9318539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71EAA0C"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7E6E5B15"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p w14:paraId="6AA934D4"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785CA11F"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49E28F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14A34B8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92C338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128.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FC1F55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Aquatica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EEE245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9299769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0F5ACC5"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4BF1E91E"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A88FEC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2316415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9519B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129.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E093B22"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Ederra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32E482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9258026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19351AA"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3BB0E1DE"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BD5C5E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59ADC04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7D50A82"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130.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300F2A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Eventin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69807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9308065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872AEAC"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42A3DAF8"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31437C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240CA03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9B5AFC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131.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A25D65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Pravasi</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89C881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9409467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81ECFCD"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7116AA56"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w:t>
            </w:r>
            <w:r w:rsidRPr="006137D4">
              <w:rPr>
                <w:rFonts w:ascii="Arial" w:eastAsia="Times New Roman" w:hAnsi="Arial" w:cs="Arial"/>
                <w:sz w:val="20"/>
                <w:szCs w:val="20"/>
                <w:lang w:val="en-US" w:eastAsia="ru-RU"/>
              </w:rPr>
              <w:lastRenderedPageBreak/>
              <w:t xml:space="preserve">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D918E4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lastRenderedPageBreak/>
              <w:t>25.2.2025</w:t>
            </w:r>
          </w:p>
        </w:tc>
      </w:tr>
      <w:tr w:rsidR="00140827" w:rsidRPr="006137D4" w14:paraId="4925453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36A8CE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132.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9AC8BF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Sauri</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B81EA2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9266475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200C430"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2273668B"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3194C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6886D14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DC842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C5AE3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Temiro</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5B9781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9209972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7407A05"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5F95FB17"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CE831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7F54AFA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169FA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134.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9F798D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East Energy</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B0564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9216298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9EA2B79"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17928059"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52A36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455330B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EE30A0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135.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703CA1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Zaliv</w:t>
            </w:r>
            <w:proofErr w:type="spellEnd"/>
            <w:r w:rsidRPr="006137D4">
              <w:rPr>
                <w:rFonts w:ascii="Arial" w:eastAsia="Times New Roman" w:hAnsi="Arial" w:cs="Arial"/>
                <w:sz w:val="20"/>
                <w:szCs w:val="20"/>
                <w:lang w:eastAsia="ru-RU"/>
              </w:rPr>
              <w:t xml:space="preserve"> Vostok</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76BB1D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9360130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9923968"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09B11C62"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9A87A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1FFEC205"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381B46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136.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F2A2E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Zaliv</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Aniva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460E08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9418494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3913AC8"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5588F1E8"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B536A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16AE43C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B65FE62"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137.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DCA16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Lokosao</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52A032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9286657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7C6E0BA"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23A83450"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6EB948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67819F3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66C0F3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138.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90F24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Madhav</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AC195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9353096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655D0C3"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6536A9B8"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w:t>
            </w:r>
            <w:r w:rsidRPr="006137D4">
              <w:rPr>
                <w:rFonts w:ascii="Arial" w:eastAsia="Times New Roman" w:hAnsi="Arial" w:cs="Arial"/>
                <w:sz w:val="20"/>
                <w:szCs w:val="20"/>
                <w:lang w:val="en-US" w:eastAsia="ru-RU"/>
              </w:rPr>
              <w:lastRenderedPageBreak/>
              <w:t xml:space="preserve">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D19F2B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lastRenderedPageBreak/>
              <w:t>25.2.2025</w:t>
            </w:r>
          </w:p>
        </w:tc>
      </w:tr>
      <w:tr w:rsidR="00140827" w:rsidRPr="006137D4" w14:paraId="57F56AFF"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2C5CC2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139.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935154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Atlas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47F535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9413573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3ACE9B3"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2B8E61C1"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048E7E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04EB2A2E"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D16AFE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140.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A67D12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Metagas</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Everest</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BD02FC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9243148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CC5678A"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6C220434"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082E7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7274A49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CBDDAE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141.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A84F3D1" w14:textId="11E507E7" w:rsidR="00140827" w:rsidRPr="006137D4" w:rsidRDefault="001F1AB0" w:rsidP="006137D4">
            <w:pPr>
              <w:spacing w:before="60" w:after="60" w:line="240" w:lineRule="auto"/>
              <w:jc w:val="both"/>
              <w:rPr>
                <w:rFonts w:ascii="Arial" w:eastAsia="Times New Roman" w:hAnsi="Arial" w:cs="Arial"/>
                <w:sz w:val="20"/>
                <w:szCs w:val="20"/>
                <w:lang w:eastAsia="ru-RU"/>
              </w:rPr>
            </w:pPr>
            <w:ins w:id="9" w:author="SIBUR" w:date="2025-07-28T09:43:00Z">
              <w:r w:rsidRPr="006137D4">
                <w:rPr>
                  <w:rFonts w:ascii="Arial" w:eastAsia="Times New Roman" w:hAnsi="Arial" w:cs="Arial"/>
                  <w:sz w:val="20"/>
                  <w:szCs w:val="20"/>
                  <w:lang w:eastAsia="ru-RU"/>
                </w:rPr>
                <w:t xml:space="preserve">T </w:t>
              </w:r>
              <w:proofErr w:type="spellStart"/>
              <w:r w:rsidRPr="006137D4">
                <w:rPr>
                  <w:rFonts w:ascii="Arial" w:eastAsia="Times New Roman" w:hAnsi="Arial" w:cs="Arial"/>
                  <w:sz w:val="20"/>
                  <w:szCs w:val="20"/>
                  <w:lang w:eastAsia="ru-RU"/>
                </w:rPr>
                <w:t>Cereal</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formerly</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Rolin</w:t>
              </w:r>
              <w:proofErr w:type="spellEnd"/>
              <w:r w:rsidRPr="006137D4">
                <w:rPr>
                  <w:rFonts w:ascii="Arial" w:eastAsia="Times New Roman" w:hAnsi="Arial" w:cs="Arial"/>
                  <w:sz w:val="20"/>
                  <w:szCs w:val="20"/>
                  <w:lang w:eastAsia="ru-RU"/>
                </w:rPr>
                <w:t>)</w:t>
              </w:r>
            </w:ins>
            <w:del w:id="10" w:author="SIBUR" w:date="2025-07-28T09:43:00Z">
              <w:r w:rsidRPr="006137D4" w:rsidDel="001F1AB0">
                <w:rPr>
                  <w:rFonts w:ascii="Arial" w:eastAsia="Times New Roman" w:hAnsi="Arial" w:cs="Arial"/>
                  <w:sz w:val="20"/>
                  <w:szCs w:val="20"/>
                  <w:lang w:eastAsia="ru-RU"/>
                </w:rPr>
                <w:delText>Rolin</w:delText>
              </w:r>
            </w:del>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98A6F7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9286073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EE32090" w14:textId="77777777" w:rsidR="00327D09" w:rsidRPr="006137D4" w:rsidRDefault="00327D09"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25F8D082" w14:textId="1605E968" w:rsidR="00140827" w:rsidRPr="006137D4" w:rsidRDefault="00AF77CE"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r w:rsidR="00327D09" w:rsidRPr="006137D4" w:rsidDel="00327D09">
              <w:rPr>
                <w:rFonts w:ascii="Arial" w:eastAsia="Times New Roman" w:hAnsi="Arial" w:cs="Arial"/>
                <w:sz w:val="20"/>
                <w:szCs w:val="20"/>
                <w:lang w:val="en-US" w:eastAsia="ru-RU"/>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563D87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60B0327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FDA769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142.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B045AF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 xml:space="preserve">Viktor </w:t>
            </w:r>
            <w:proofErr w:type="spellStart"/>
            <w:r w:rsidRPr="006137D4">
              <w:rPr>
                <w:rFonts w:ascii="Arial" w:eastAsia="Times New Roman" w:hAnsi="Arial" w:cs="Arial"/>
                <w:sz w:val="20"/>
                <w:szCs w:val="20"/>
                <w:lang w:eastAsia="ru-RU"/>
              </w:rPr>
              <w:t>Bakaev</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121B28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9610810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4CAE34C"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(c):</w:t>
            </w:r>
          </w:p>
          <w:p w14:paraId="667EB6FE"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operated in such a way as to contribute or support actions or policies for the exploitation, development or expansion of the energy sector in Russia, including energy infrastructure.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63F2D0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6A82E11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28C40B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143.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99C8022"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Fiora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3EC5A4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9282493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D509CBA"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78996F39"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14CCDE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15078026"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A01291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144.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991F7A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Noble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FD6802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9333400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2FF6B19"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4BBCA5DA"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F337B22"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11CDA257"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BCBFF8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145.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C15DF9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Unity</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E2E802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9388792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8F69CF9"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37F0E9A1"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lastRenderedPageBreak/>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03F91E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lastRenderedPageBreak/>
              <w:t>25.2.2025</w:t>
            </w:r>
          </w:p>
        </w:tc>
      </w:tr>
      <w:tr w:rsidR="00140827" w:rsidRPr="006137D4" w14:paraId="6A02945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8D99F6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146.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C4E3F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Sikar</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69973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9419137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DB5D85"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3A9F7BE0"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36021E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293F13B4"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00157C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147.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E91FB8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Anatoly</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Kolodkin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16C7D9B"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9610808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A1B9726"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point(g):</w:t>
            </w:r>
          </w:p>
          <w:p w14:paraId="1F825F9A"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9A65C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63947731"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3E3B1C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148.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2769B9"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Wilma</w:t>
            </w:r>
            <w:proofErr w:type="spellEnd"/>
            <w:r w:rsidRPr="006137D4">
              <w:rPr>
                <w:rFonts w:ascii="Arial" w:eastAsia="Times New Roman" w:hAnsi="Arial" w:cs="Arial"/>
                <w:sz w:val="20"/>
                <w:szCs w:val="20"/>
                <w:lang w:eastAsia="ru-RU"/>
              </w:rPr>
              <w:t xml:space="preserve"> II</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00F96A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9247431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1126FB6"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4B547A86"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2ED459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483CD699"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1AD86D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149.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1BCAF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Lorena</w:t>
            </w:r>
            <w:proofErr w:type="spellEnd"/>
            <w:r w:rsidRPr="006137D4">
              <w:rPr>
                <w:rFonts w:ascii="Arial" w:eastAsia="Times New Roman" w:hAnsi="Arial" w:cs="Arial"/>
                <w:sz w:val="20"/>
                <w:szCs w:val="20"/>
                <w:lang w:eastAsia="ru-RU"/>
              </w:rPr>
              <w:t xml:space="preserve"> Grand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A472BA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9288899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631E34"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608A9DFC"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0DBB85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15A133F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1018D5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150.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1399043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Corum</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42E314"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9544281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10E6C34"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3159DD22"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F853DD0"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4282C12A"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452AD85"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151.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52D7A2A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Xiwang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87CA9E"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9317949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574E318"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6038E56F"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1C6CBBD"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40827" w:rsidRPr="006137D4" w14:paraId="1E6395A2"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2D39483F"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152.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9955728"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 xml:space="preserve">Azure </w:t>
            </w:r>
            <w:proofErr w:type="spellStart"/>
            <w:r w:rsidRPr="006137D4">
              <w:rPr>
                <w:rFonts w:ascii="Arial" w:eastAsia="Times New Roman" w:hAnsi="Arial" w:cs="Arial"/>
                <w:sz w:val="20"/>
                <w:szCs w:val="20"/>
                <w:lang w:eastAsia="ru-RU"/>
              </w:rPr>
              <w:t>Celeste</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413D4AD6"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9288722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76CBB26"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51547E9D"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lastRenderedPageBreak/>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318A36C3"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lastRenderedPageBreak/>
              <w:t>25.2.2025</w:t>
            </w:r>
          </w:p>
        </w:tc>
      </w:tr>
      <w:tr w:rsidR="00140827" w:rsidRPr="006137D4" w14:paraId="2442CAA3"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D702391"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153.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21168F7"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Aria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70F485CC"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9397559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6FBDDA8B"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(g):</w:t>
            </w:r>
          </w:p>
          <w:p w14:paraId="61760BF1" w14:textId="77777777" w:rsidR="00140827" w:rsidRPr="006137D4" w:rsidRDefault="00140827"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are owned, chartered or operated by natural or legal persons, entities or bodies listed in Annex I to Regulation (EU) No 269/2014, are otherwise used in the name of, on behalf of, in relation with or for the benefit of such persons.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hideMark/>
          </w:tcPr>
          <w:p w14:paraId="08B509BA" w14:textId="77777777" w:rsidR="00140827" w:rsidRPr="006137D4" w:rsidRDefault="00140827"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25.2.2025</w:t>
            </w:r>
          </w:p>
        </w:tc>
      </w:tr>
      <w:tr w:rsidR="001D58E6" w:rsidRPr="006137D4" w14:paraId="6D6E015B" w14:textId="77777777" w:rsidTr="001D58E6">
        <w:trPr>
          <w:jc w:val="center"/>
        </w:trPr>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tcPr>
          <w:p w14:paraId="31648D2F" w14:textId="77777777" w:rsidR="001D58E6" w:rsidRPr="006137D4" w:rsidRDefault="001D58E6"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154.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tcPr>
          <w:p w14:paraId="7988FFDD" w14:textId="77777777" w:rsidR="001D58E6" w:rsidRPr="006137D4" w:rsidRDefault="001D58E6" w:rsidP="006137D4">
            <w:pPr>
              <w:spacing w:before="60" w:after="60" w:line="240" w:lineRule="auto"/>
              <w:jc w:val="both"/>
              <w:rPr>
                <w:rFonts w:ascii="Arial" w:eastAsia="Times New Roman" w:hAnsi="Arial" w:cs="Arial"/>
                <w:sz w:val="20"/>
                <w:szCs w:val="20"/>
                <w:lang w:eastAsia="ru-RU"/>
              </w:rPr>
            </w:pPr>
            <w:proofErr w:type="spellStart"/>
            <w:r w:rsidRPr="006137D4">
              <w:rPr>
                <w:rFonts w:ascii="Arial" w:eastAsia="Times New Roman" w:hAnsi="Arial" w:cs="Arial"/>
                <w:sz w:val="20"/>
                <w:szCs w:val="20"/>
                <w:lang w:eastAsia="ru-RU"/>
              </w:rPr>
              <w:t>Mitzel</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formerly</w:t>
            </w:r>
            <w:proofErr w:type="spellEnd"/>
            <w:r w:rsidRPr="006137D4">
              <w:rPr>
                <w:rFonts w:ascii="Arial" w:eastAsia="Times New Roman" w:hAnsi="Arial" w:cs="Arial"/>
                <w:sz w:val="20"/>
                <w:szCs w:val="20"/>
                <w:lang w:eastAsia="ru-RU"/>
              </w:rPr>
              <w:t xml:space="preserve"> </w:t>
            </w:r>
            <w:proofErr w:type="spellStart"/>
            <w:r w:rsidRPr="006137D4">
              <w:rPr>
                <w:rFonts w:ascii="Arial" w:eastAsia="Times New Roman" w:hAnsi="Arial" w:cs="Arial"/>
                <w:sz w:val="20"/>
                <w:szCs w:val="20"/>
                <w:lang w:eastAsia="ru-RU"/>
              </w:rPr>
              <w:t>Olivia</w:t>
            </w:r>
            <w:proofErr w:type="spellEnd"/>
            <w:r w:rsidRPr="006137D4">
              <w:rPr>
                <w:rFonts w:ascii="Arial" w:eastAsia="Times New Roman" w:hAnsi="Arial" w:cs="Arial"/>
                <w:sz w:val="20"/>
                <w:szCs w:val="20"/>
                <w:lang w:eastAsia="ru-RU"/>
              </w:rPr>
              <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tcPr>
          <w:p w14:paraId="17CCBF8B" w14:textId="77777777" w:rsidR="001D58E6" w:rsidRPr="006137D4" w:rsidRDefault="001D58E6" w:rsidP="006137D4">
            <w:pPr>
              <w:spacing w:before="60" w:after="60" w:line="240" w:lineRule="auto"/>
              <w:jc w:val="both"/>
              <w:rPr>
                <w:rFonts w:ascii="Arial" w:eastAsia="Times New Roman" w:hAnsi="Arial" w:cs="Arial"/>
                <w:sz w:val="20"/>
                <w:szCs w:val="20"/>
                <w:lang w:eastAsia="ru-RU"/>
              </w:rPr>
            </w:pPr>
            <w:r w:rsidRPr="006137D4">
              <w:rPr>
                <w:rFonts w:ascii="Arial" w:eastAsia="Times New Roman" w:hAnsi="Arial" w:cs="Arial"/>
                <w:sz w:val="20"/>
                <w:szCs w:val="20"/>
                <w:lang w:eastAsia="ru-RU"/>
              </w:rPr>
              <w:t>9233741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tcPr>
          <w:p w14:paraId="24DCED85" w14:textId="77777777" w:rsidR="001D58E6" w:rsidRPr="006137D4" w:rsidRDefault="001D58E6"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Article 3</w:t>
            </w:r>
            <w:proofErr w:type="gramStart"/>
            <w:r w:rsidRPr="006137D4">
              <w:rPr>
                <w:rFonts w:ascii="Arial" w:eastAsia="Times New Roman" w:hAnsi="Arial" w:cs="Arial"/>
                <w:sz w:val="20"/>
                <w:szCs w:val="20"/>
                <w:lang w:val="en-US" w:eastAsia="ru-RU"/>
              </w:rPr>
              <w:t>s(</w:t>
            </w:r>
            <w:proofErr w:type="gramEnd"/>
            <w:r w:rsidRPr="006137D4">
              <w:rPr>
                <w:rFonts w:ascii="Arial" w:eastAsia="Times New Roman" w:hAnsi="Arial" w:cs="Arial"/>
                <w:sz w:val="20"/>
                <w:szCs w:val="20"/>
                <w:lang w:val="en-US" w:eastAsia="ru-RU"/>
              </w:rPr>
              <w:t>2), point (b):</w:t>
            </w:r>
          </w:p>
          <w:p w14:paraId="4A90DFBB" w14:textId="77777777" w:rsidR="001D58E6" w:rsidRPr="006137D4" w:rsidRDefault="001D58E6"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eastAsia="Times New Roman" w:hAnsi="Arial" w:cs="Arial"/>
                <w:sz w:val="20"/>
                <w:szCs w:val="20"/>
                <w:lang w:val="en-US" w:eastAsia="ru-RU"/>
              </w:rPr>
              <w:t>Organisation</w:t>
            </w:r>
            <w:proofErr w:type="spellEnd"/>
            <w:r w:rsidRPr="006137D4">
              <w:rPr>
                <w:rFonts w:ascii="Arial" w:eastAsia="Times New Roman" w:hAnsi="Arial" w:cs="Arial"/>
                <w:sz w:val="20"/>
                <w:szCs w:val="20"/>
                <w:lang w:val="en-US" w:eastAsia="ru-RU"/>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30" w:type="dxa"/>
              <w:left w:w="30" w:type="dxa"/>
              <w:bottom w:w="30" w:type="dxa"/>
              <w:right w:w="30" w:type="dxa"/>
            </w:tcMar>
          </w:tcPr>
          <w:p w14:paraId="32E3EFA9" w14:textId="77777777" w:rsidR="001D58E6" w:rsidRPr="006137D4" w:rsidRDefault="001D58E6" w:rsidP="006137D4">
            <w:pPr>
              <w:spacing w:before="60" w:after="60" w:line="240" w:lineRule="auto"/>
              <w:jc w:val="both"/>
              <w:rPr>
                <w:rFonts w:ascii="Arial" w:eastAsia="Times New Roman" w:hAnsi="Arial" w:cs="Arial"/>
                <w:sz w:val="20"/>
                <w:szCs w:val="20"/>
                <w:lang w:val="en-US" w:eastAsia="ru-RU"/>
              </w:rPr>
            </w:pPr>
            <w:r w:rsidRPr="006137D4">
              <w:rPr>
                <w:rFonts w:ascii="Arial" w:eastAsia="Times New Roman" w:hAnsi="Arial" w:cs="Arial"/>
                <w:sz w:val="20"/>
                <w:szCs w:val="20"/>
                <w:lang w:val="en-US" w:eastAsia="ru-RU"/>
              </w:rPr>
              <w:t>21.5.2025</w:t>
            </w:r>
          </w:p>
        </w:tc>
      </w:tr>
      <w:tr w:rsidR="001D58E6" w:rsidRPr="006137D4" w14:paraId="2E5A1B15" w14:textId="77777777" w:rsidTr="001D58E6">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36ED88" w14:textId="77777777" w:rsidR="001D58E6" w:rsidRPr="006137D4" w:rsidRDefault="001D58E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lang w:val="en-US"/>
              </w:rPr>
              <w:t>1</w:t>
            </w:r>
            <w:r w:rsidRPr="006137D4">
              <w:rPr>
                <w:rFonts w:ascii="Arial" w:hAnsi="Arial" w:cs="Arial"/>
                <w:color w:val="333333"/>
                <w:sz w:val="20"/>
                <w:szCs w:val="20"/>
              </w:rPr>
              <w:t>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433C6B" w14:textId="77777777" w:rsidR="001D58E6" w:rsidRPr="006137D4" w:rsidRDefault="001D58E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Nan</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Feng</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Zhi</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Xing</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71AFB0" w14:textId="77777777" w:rsidR="001D58E6" w:rsidRPr="006137D4" w:rsidRDefault="001D58E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9934498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6DAC1B" w14:textId="77777777" w:rsidR="001D58E6" w:rsidRPr="006137D4" w:rsidRDefault="001D58E6" w:rsidP="006137D4">
            <w:pPr>
              <w:pStyle w:val="oj-tbl-txt"/>
              <w:spacing w:before="60" w:beforeAutospacing="0" w:after="60" w:afterAutospacing="0"/>
              <w:jc w:val="both"/>
              <w:rPr>
                <w:rFonts w:ascii="Arial" w:hAnsi="Arial" w:cs="Arial"/>
                <w:color w:val="000000" w:themeColor="text1"/>
                <w:sz w:val="20"/>
                <w:szCs w:val="20"/>
                <w:lang w:val="en-US"/>
              </w:rPr>
            </w:pPr>
            <w:r w:rsidRPr="006137D4">
              <w:rPr>
                <w:rFonts w:ascii="Arial" w:hAnsi="Arial" w:cs="Arial"/>
                <w:color w:val="000000" w:themeColor="text1"/>
                <w:sz w:val="20"/>
                <w:szCs w:val="20"/>
                <w:lang w:val="en-US"/>
              </w:rPr>
              <w:t>Article 3</w:t>
            </w:r>
            <w:proofErr w:type="gramStart"/>
            <w:r w:rsidRPr="006137D4">
              <w:rPr>
                <w:rFonts w:ascii="Arial" w:hAnsi="Arial" w:cs="Arial"/>
                <w:color w:val="000000" w:themeColor="text1"/>
                <w:sz w:val="20"/>
                <w:szCs w:val="20"/>
                <w:lang w:val="en-US"/>
              </w:rPr>
              <w:t>s(</w:t>
            </w:r>
            <w:proofErr w:type="gramEnd"/>
            <w:r w:rsidRPr="006137D4">
              <w:rPr>
                <w:rFonts w:ascii="Arial" w:hAnsi="Arial" w:cs="Arial"/>
                <w:color w:val="000000" w:themeColor="text1"/>
                <w:sz w:val="20"/>
                <w:szCs w:val="20"/>
                <w:lang w:val="en-US"/>
              </w:rPr>
              <w:t>2), point (c):</w:t>
            </w:r>
          </w:p>
          <w:p w14:paraId="1A70785A" w14:textId="77777777" w:rsidR="001D58E6" w:rsidRPr="006137D4" w:rsidRDefault="001D58E6"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000000" w:themeColor="text1"/>
                <w:sz w:val="20"/>
                <w:szCs w:val="20"/>
                <w:lang w:val="en-US"/>
              </w:rPr>
              <w:t>are operated in such a way as to contribute or support actions or policies for the exploitation, development or expansion of the energy sector in Russia, including energy infrastructure.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C5E7CA" w14:textId="77777777" w:rsidR="001D58E6" w:rsidRPr="006137D4" w:rsidRDefault="001D58E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26C196E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CDC14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156.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7CBA0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Tong</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Yuan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F9745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9638197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F0E04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(c):</w:t>
            </w:r>
          </w:p>
          <w:p w14:paraId="73D815B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are operated in such a way as to contribute or support actions or policies for the exploitation, development or expansion of the energy sector in Russia, including energy infrastructure.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C63A9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3D6639C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C80286"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15B54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Ocean 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D7721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1021570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403FA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(c):</w:t>
            </w:r>
          </w:p>
          <w:p w14:paraId="41D6FA6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are operated in such a way as to contribute or support actions or policies for the exploitation, development or expansion of the energy sector in Russia, including energy infrastructure.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52251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74A8F3E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C441E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158.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21A30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Vladimir</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Asenyev</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678D290"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9901025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32919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307247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vertAlign w:val="superscript"/>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0DE8C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4619C9A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A3148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567C4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Si</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He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EB248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9378618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E47236"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8FE331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FA0EE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6B9DF08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5A8F9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43985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Lotus (</w:t>
            </w:r>
            <w:proofErr w:type="spellStart"/>
            <w:r w:rsidRPr="006137D4">
              <w:rPr>
                <w:rFonts w:ascii="Arial" w:hAnsi="Arial" w:cs="Arial"/>
                <w:color w:val="333333"/>
                <w:sz w:val="20"/>
                <w:szCs w:val="20"/>
              </w:rPr>
              <w:t>formerly</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Himalayan</w:t>
            </w:r>
            <w:proofErr w:type="spellEnd"/>
            <w:r w:rsidRPr="006137D4">
              <w:rPr>
                <w:rFonts w:ascii="Arial" w:hAnsi="Arial" w:cs="Arial"/>
                <w:color w:val="333333"/>
                <w:sz w:val="20"/>
                <w:szCs w:val="20"/>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37ADC0"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9392822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11736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285B37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w:t>
            </w:r>
            <w:r w:rsidRPr="006137D4">
              <w:rPr>
                <w:rFonts w:ascii="Arial" w:hAnsi="Arial" w:cs="Arial"/>
                <w:color w:val="333333"/>
                <w:sz w:val="20"/>
                <w:szCs w:val="20"/>
                <w:lang w:val="en-US"/>
              </w:rPr>
              <w:lastRenderedPageBreak/>
              <w:t xml:space="preserve">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422BF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21.5.2025</w:t>
            </w:r>
          </w:p>
        </w:tc>
      </w:tr>
      <w:tr w:rsidR="000A39B3" w:rsidRPr="006137D4" w14:paraId="5429080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22768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29746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Ascendant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63741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9248801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68E2E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3D4B3D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03503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039264C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26ABC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162.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99901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Talisman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3AB506"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9292060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3F973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E984835"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16FA6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14D3F58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318BE0"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CFD8D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Hyperion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BE2FA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9322968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37166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06417B5"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EE58D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42D5629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7EC3F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164.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317E20"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Saturn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C07AD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9655470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34CB6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C6B93E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15867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14C7CB8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3349D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165.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A5806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Volga</w:t>
            </w:r>
            <w:proofErr w:type="spellEnd"/>
            <w:r w:rsidRPr="006137D4">
              <w:rPr>
                <w:rFonts w:ascii="Arial" w:hAnsi="Arial" w:cs="Arial"/>
                <w:color w:val="333333"/>
                <w:sz w:val="20"/>
                <w:szCs w:val="20"/>
              </w:rPr>
              <w:t xml:space="preserve"> River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3C809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9435363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1E9E30"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6A7762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6C5A0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163EB74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FD7472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166.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D209A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Irtysh</w:t>
            </w:r>
            <w:proofErr w:type="spellEnd"/>
            <w:r w:rsidRPr="006137D4">
              <w:rPr>
                <w:rFonts w:ascii="Arial" w:hAnsi="Arial" w:cs="Arial"/>
                <w:color w:val="333333"/>
                <w:sz w:val="20"/>
                <w:szCs w:val="20"/>
              </w:rPr>
              <w:t xml:space="preserve"> River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C8F4A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9435375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5E923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31C493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3242F0"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4EB481A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08BF5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A1ED3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VF</w:t>
            </w:r>
            <w:proofErr w:type="spellEnd"/>
            <w:r w:rsidRPr="006137D4">
              <w:rPr>
                <w:rFonts w:ascii="Arial" w:hAnsi="Arial" w:cs="Arial"/>
                <w:color w:val="333333"/>
                <w:sz w:val="20"/>
                <w:szCs w:val="20"/>
              </w:rPr>
              <w:t xml:space="preserve"> Tanker-3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16F54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9640516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CCA6D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D2A791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lastRenderedPageBreak/>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73B35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21.5.2025</w:t>
            </w:r>
          </w:p>
        </w:tc>
      </w:tr>
      <w:tr w:rsidR="000A39B3" w:rsidRPr="006137D4" w14:paraId="45BAB24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DEA41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168.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4A8D3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VF</w:t>
            </w:r>
            <w:proofErr w:type="spellEnd"/>
            <w:r w:rsidRPr="006137D4">
              <w:rPr>
                <w:rFonts w:ascii="Arial" w:hAnsi="Arial" w:cs="Arial"/>
                <w:color w:val="333333"/>
                <w:sz w:val="20"/>
                <w:szCs w:val="20"/>
              </w:rPr>
              <w:t xml:space="preserve"> Tanker-4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17E53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9640528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C193A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44B10C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CEFC8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5319D41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55B1C6"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169.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91AEF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Kupava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F19F0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9749154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6FC2D0"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1918086"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FC8226"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78A8FD4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EAE3A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2C615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Cilicia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9E76F5"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9171175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466BB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99E6B9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91AD10"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43F7721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0A5F8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0038F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Taimyr</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96B4B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9105140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9FF83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20356F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2BFF8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521592D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E0496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172.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6CA99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Savitri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B3EAE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9289752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46F42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E119FB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29DD25"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2216777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AFC12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92276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Agnes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FF38C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9314167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32A66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22785E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48D4B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0398C59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F1ACB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174.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7B502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 xml:space="preserve">Eastern </w:t>
            </w:r>
            <w:proofErr w:type="spellStart"/>
            <w:r w:rsidRPr="006137D4">
              <w:rPr>
                <w:rFonts w:ascii="Arial" w:hAnsi="Arial" w:cs="Arial"/>
                <w:color w:val="333333"/>
                <w:sz w:val="20"/>
                <w:szCs w:val="20"/>
              </w:rPr>
              <w:t>Pearl</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BDDA8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9285859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7647E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3B0A22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4AD34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2B45DB5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6E096B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del w:id="11" w:author="SIBUR" w:date="2025-07-28T09:12:00Z">
              <w:r w:rsidRPr="006137D4" w:rsidDel="00122918">
                <w:rPr>
                  <w:rFonts w:ascii="Arial" w:hAnsi="Arial" w:cs="Arial"/>
                  <w:color w:val="333333"/>
                  <w:sz w:val="20"/>
                  <w:szCs w:val="20"/>
                </w:rPr>
                <w:delText>175.</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03673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del w:id="12" w:author="SIBUR" w:date="2025-07-28T09:12:00Z">
              <w:r w:rsidRPr="006137D4" w:rsidDel="00122918">
                <w:rPr>
                  <w:rFonts w:ascii="Arial" w:hAnsi="Arial" w:cs="Arial"/>
                  <w:color w:val="333333"/>
                  <w:sz w:val="20"/>
                  <w:szCs w:val="20"/>
                </w:rPr>
                <w:delText>North Moon</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9B764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del w:id="13" w:author="SIBUR" w:date="2025-07-28T09:12:00Z">
              <w:r w:rsidRPr="006137D4" w:rsidDel="00122918">
                <w:rPr>
                  <w:rFonts w:ascii="Arial" w:hAnsi="Arial" w:cs="Arial"/>
                  <w:color w:val="333333"/>
                  <w:sz w:val="20"/>
                  <w:szCs w:val="20"/>
                </w:rPr>
                <w:delText>9958303</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16798E" w14:textId="77777777" w:rsidR="000A39B3" w:rsidRPr="006137D4" w:rsidDel="00122918" w:rsidRDefault="000A39B3" w:rsidP="006137D4">
            <w:pPr>
              <w:pStyle w:val="oj-tbl-txt"/>
              <w:spacing w:before="60" w:beforeAutospacing="0" w:after="60" w:afterAutospacing="0"/>
              <w:jc w:val="both"/>
              <w:rPr>
                <w:del w:id="14" w:author="SIBUR" w:date="2025-07-28T09:12:00Z"/>
                <w:rFonts w:ascii="Arial" w:hAnsi="Arial" w:cs="Arial"/>
                <w:color w:val="333333"/>
                <w:sz w:val="20"/>
                <w:szCs w:val="20"/>
                <w:lang w:val="en-US"/>
              </w:rPr>
            </w:pPr>
            <w:del w:id="15" w:author="SIBUR" w:date="2025-07-28T09:12:00Z">
              <w:r w:rsidRPr="006137D4" w:rsidDel="00122918">
                <w:rPr>
                  <w:rFonts w:ascii="Arial" w:hAnsi="Arial" w:cs="Arial"/>
                  <w:color w:val="333333"/>
                  <w:sz w:val="20"/>
                  <w:szCs w:val="20"/>
                  <w:lang w:val="en-US"/>
                </w:rPr>
                <w:delText>Article 3s(2), point (c):</w:delText>
              </w:r>
            </w:del>
          </w:p>
          <w:p w14:paraId="6E423A0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del w:id="16" w:author="SIBUR" w:date="2025-07-28T09:12:00Z">
              <w:r w:rsidRPr="006137D4" w:rsidDel="00122918">
                <w:rPr>
                  <w:rFonts w:ascii="Arial" w:hAnsi="Arial" w:cs="Arial"/>
                  <w:color w:val="333333"/>
                  <w:sz w:val="20"/>
                  <w:szCs w:val="20"/>
                  <w:lang w:val="en-US"/>
                </w:rPr>
                <w:delText>are operated in such a way as to contribute or support actions or policies for the exploitation, development or expansion of the energy sector in Russia, including energy infrastructure.</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B887F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del w:id="17" w:author="SIBUR" w:date="2025-07-28T09:12:00Z">
              <w:r w:rsidRPr="006137D4" w:rsidDel="00122918">
                <w:rPr>
                  <w:rFonts w:ascii="Arial" w:hAnsi="Arial" w:cs="Arial"/>
                  <w:color w:val="333333"/>
                  <w:sz w:val="20"/>
                  <w:szCs w:val="20"/>
                </w:rPr>
                <w:delText>21.5.2025</w:delText>
              </w:r>
            </w:del>
          </w:p>
        </w:tc>
      </w:tr>
      <w:tr w:rsidR="000A39B3" w:rsidRPr="006137D4" w14:paraId="4ED59E6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FC57C5"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del w:id="18" w:author="SIBUR" w:date="2025-07-28T09:12:00Z">
              <w:r w:rsidRPr="006137D4" w:rsidDel="00122918">
                <w:rPr>
                  <w:rFonts w:ascii="Arial" w:hAnsi="Arial" w:cs="Arial"/>
                  <w:color w:val="333333"/>
                  <w:sz w:val="20"/>
                  <w:szCs w:val="20"/>
                </w:rPr>
                <w:delText>176.</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BFFF20"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del w:id="19" w:author="SIBUR" w:date="2025-07-28T09:12:00Z">
              <w:r w:rsidRPr="006137D4" w:rsidDel="00122918">
                <w:rPr>
                  <w:rFonts w:ascii="Arial" w:hAnsi="Arial" w:cs="Arial"/>
                  <w:color w:val="333333"/>
                  <w:sz w:val="20"/>
                  <w:szCs w:val="20"/>
                </w:rPr>
                <w:delText>North Ocean</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AB514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del w:id="20" w:author="SIBUR" w:date="2025-07-28T09:12:00Z">
              <w:r w:rsidRPr="006137D4" w:rsidDel="00122918">
                <w:rPr>
                  <w:rFonts w:ascii="Arial" w:hAnsi="Arial" w:cs="Arial"/>
                  <w:color w:val="333333"/>
                  <w:sz w:val="20"/>
                  <w:szCs w:val="20"/>
                </w:rPr>
                <w:delText>9958315</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5AFFA5" w14:textId="77777777" w:rsidR="000A39B3" w:rsidRPr="006137D4" w:rsidDel="00122918" w:rsidRDefault="000A39B3" w:rsidP="006137D4">
            <w:pPr>
              <w:pStyle w:val="oj-tbl-txt"/>
              <w:spacing w:before="60" w:beforeAutospacing="0" w:after="60" w:afterAutospacing="0"/>
              <w:jc w:val="both"/>
              <w:rPr>
                <w:del w:id="21" w:author="SIBUR" w:date="2025-07-28T09:12:00Z"/>
                <w:rFonts w:ascii="Arial" w:hAnsi="Arial" w:cs="Arial"/>
                <w:color w:val="333333"/>
                <w:sz w:val="20"/>
                <w:szCs w:val="20"/>
                <w:lang w:val="en-US"/>
              </w:rPr>
            </w:pPr>
            <w:del w:id="22" w:author="SIBUR" w:date="2025-07-28T09:12:00Z">
              <w:r w:rsidRPr="006137D4" w:rsidDel="00122918">
                <w:rPr>
                  <w:rFonts w:ascii="Arial" w:hAnsi="Arial" w:cs="Arial"/>
                  <w:color w:val="333333"/>
                  <w:sz w:val="20"/>
                  <w:szCs w:val="20"/>
                  <w:lang w:val="en-US"/>
                </w:rPr>
                <w:delText>Article 3s(2), point (c):</w:delText>
              </w:r>
            </w:del>
          </w:p>
          <w:p w14:paraId="010E1C6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del w:id="23" w:author="SIBUR" w:date="2025-07-28T09:12:00Z">
              <w:r w:rsidRPr="006137D4" w:rsidDel="00122918">
                <w:rPr>
                  <w:rFonts w:ascii="Arial" w:hAnsi="Arial" w:cs="Arial"/>
                  <w:color w:val="333333"/>
                  <w:sz w:val="20"/>
                  <w:szCs w:val="20"/>
                  <w:lang w:val="en-US"/>
                </w:rPr>
                <w:delText>are operated in such a way as to contribute or support actions or policies for the exploitation, development or expansion of the energy sector in Russia, including energy infrastructure.</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6495D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del w:id="24" w:author="SIBUR" w:date="2025-07-28T09:12:00Z">
              <w:r w:rsidRPr="006137D4" w:rsidDel="00122918">
                <w:rPr>
                  <w:rFonts w:ascii="Arial" w:hAnsi="Arial" w:cs="Arial"/>
                  <w:color w:val="333333"/>
                  <w:sz w:val="20"/>
                  <w:szCs w:val="20"/>
                </w:rPr>
                <w:delText>21.5.2025</w:delText>
              </w:r>
            </w:del>
          </w:p>
        </w:tc>
      </w:tr>
      <w:tr w:rsidR="000A39B3" w:rsidRPr="006137D4" w14:paraId="02F751D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2A51A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del w:id="25" w:author="SIBUR" w:date="2025-07-28T09:12:00Z">
              <w:r w:rsidRPr="006137D4" w:rsidDel="00122918">
                <w:rPr>
                  <w:rFonts w:ascii="Arial" w:hAnsi="Arial" w:cs="Arial"/>
                  <w:color w:val="333333"/>
                  <w:sz w:val="20"/>
                  <w:szCs w:val="20"/>
                </w:rPr>
                <w:delText>177.</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68A9A35"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del w:id="26" w:author="SIBUR" w:date="2025-07-28T09:12:00Z">
              <w:r w:rsidRPr="006137D4" w:rsidDel="00122918">
                <w:rPr>
                  <w:rFonts w:ascii="Arial" w:hAnsi="Arial" w:cs="Arial"/>
                  <w:color w:val="333333"/>
                  <w:sz w:val="20"/>
                  <w:szCs w:val="20"/>
                </w:rPr>
                <w:delText>North Light</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4A9B86"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del w:id="27" w:author="SIBUR" w:date="2025-07-28T09:13:00Z">
              <w:r w:rsidRPr="006137D4" w:rsidDel="00122918">
                <w:rPr>
                  <w:rFonts w:ascii="Arial" w:hAnsi="Arial" w:cs="Arial"/>
                  <w:color w:val="333333"/>
                  <w:sz w:val="20"/>
                  <w:szCs w:val="20"/>
                </w:rPr>
                <w:delText>9958298</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3D4D53" w14:textId="77777777" w:rsidR="000A39B3" w:rsidRPr="006137D4" w:rsidDel="00122918" w:rsidRDefault="000A39B3" w:rsidP="006137D4">
            <w:pPr>
              <w:pStyle w:val="oj-tbl-txt"/>
              <w:spacing w:before="60" w:beforeAutospacing="0" w:after="60" w:afterAutospacing="0"/>
              <w:jc w:val="both"/>
              <w:rPr>
                <w:del w:id="28" w:author="SIBUR" w:date="2025-07-28T09:13:00Z"/>
                <w:rFonts w:ascii="Arial" w:hAnsi="Arial" w:cs="Arial"/>
                <w:color w:val="333333"/>
                <w:sz w:val="20"/>
                <w:szCs w:val="20"/>
                <w:lang w:val="en-US"/>
              </w:rPr>
            </w:pPr>
            <w:del w:id="29" w:author="SIBUR" w:date="2025-07-28T09:13:00Z">
              <w:r w:rsidRPr="006137D4" w:rsidDel="00122918">
                <w:rPr>
                  <w:rFonts w:ascii="Arial" w:hAnsi="Arial" w:cs="Arial"/>
                  <w:color w:val="333333"/>
                  <w:sz w:val="20"/>
                  <w:szCs w:val="20"/>
                  <w:lang w:val="en-US"/>
                </w:rPr>
                <w:delText>Article 3s(2), point (c):</w:delText>
              </w:r>
            </w:del>
          </w:p>
          <w:p w14:paraId="1DCC6DB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del w:id="30" w:author="SIBUR" w:date="2025-07-28T09:13:00Z">
              <w:r w:rsidRPr="006137D4" w:rsidDel="00122918">
                <w:rPr>
                  <w:rFonts w:ascii="Arial" w:hAnsi="Arial" w:cs="Arial"/>
                  <w:color w:val="333333"/>
                  <w:sz w:val="20"/>
                  <w:szCs w:val="20"/>
                  <w:lang w:val="en-US"/>
                </w:rPr>
                <w:delText>are operated in such a way as to contribute or support actions or policies for the exploitation, development or expansion of the energy sector in Russia, including energy infrastructure.</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99524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del w:id="31" w:author="SIBUR" w:date="2025-07-28T09:13:00Z">
              <w:r w:rsidRPr="006137D4" w:rsidDel="00122918">
                <w:rPr>
                  <w:rFonts w:ascii="Arial" w:hAnsi="Arial" w:cs="Arial"/>
                  <w:color w:val="333333"/>
                  <w:sz w:val="20"/>
                  <w:szCs w:val="20"/>
                </w:rPr>
                <w:delText>21.5.2025</w:delText>
              </w:r>
            </w:del>
          </w:p>
        </w:tc>
      </w:tr>
      <w:tr w:rsidR="000A39B3" w:rsidRPr="006137D4" w14:paraId="12B04DC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0BF80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178.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370A9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Starlit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9E693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9257022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36864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BCAD0F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C0BA1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178C9C7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A41546"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D0D355"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Benedict</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formerly</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Junia</w:t>
            </w:r>
            <w:proofErr w:type="spellEnd"/>
            <w:r w:rsidRPr="006137D4">
              <w:rPr>
                <w:rFonts w:ascii="Arial" w:hAnsi="Arial" w:cs="Arial"/>
                <w:color w:val="333333"/>
                <w:sz w:val="20"/>
                <w:szCs w:val="20"/>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48207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9293155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137FF5"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4209FF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A6796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52A29B0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5A791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E4194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Dmitry</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Pokrovsky</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A9D1C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9683726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E12F6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8E4958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483EE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030FB1E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225DB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181.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713CB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Soul</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3259F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9263203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B3639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E00EE3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BFF465"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2560475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29352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E8D62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 xml:space="preserve">Fast </w:t>
            </w:r>
            <w:proofErr w:type="spellStart"/>
            <w:r w:rsidRPr="006137D4">
              <w:rPr>
                <w:rFonts w:ascii="Arial" w:hAnsi="Arial" w:cs="Arial"/>
                <w:color w:val="333333"/>
                <w:sz w:val="20"/>
                <w:szCs w:val="20"/>
              </w:rPr>
              <w:t>Kathy</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6CCE2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9408205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2EAFD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51D77B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869DC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0691933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9CCED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183.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B89EF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Fulger</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B864C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9326718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FF968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C3E067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lastRenderedPageBreak/>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8AEC2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21.5.2025</w:t>
            </w:r>
          </w:p>
        </w:tc>
      </w:tr>
      <w:tr w:rsidR="000A39B3" w:rsidRPr="006137D4" w14:paraId="3F8BE26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C98E0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184.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5A95B5"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Hera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2E219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9326720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CA5ED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4A61E0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DBBA6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65F6F95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797E7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F51DB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Maini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815C15"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9319870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B6557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BF8924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10EA3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57C2EF3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C7FD2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48BC9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Olympus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78598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9511387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106ED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B79B25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BB3A9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7450A10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5F2A2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187.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E1F876"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Garasan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0580F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9323986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730484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250FA5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A0F12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4F9D9A3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3DEF3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188.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1000C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Heng</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Tai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FBAC2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9419448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088C1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FF4320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308CF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7A46431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31A3F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189.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6D1EB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Koala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402B6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9234642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CE990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8D0EC9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1066D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134B617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887BE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190.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074AA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Koen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C8BA5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9199127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A29B16"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D248D4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4BF6E5"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3A1CFB6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E70DD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0BA5E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Ma</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Jin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E7BDB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9346744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653365"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B71B2D0"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E598A0"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564769D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E590F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F7E2F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Meru</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CB329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9187227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6187E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7A68A3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116B20"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3371F87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B528D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EB9220"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Min</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Hang</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5191F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9257137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58ACD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CEC336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7C310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505A577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55D10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411E0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Panda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292776"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9284582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DBD9E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C43F68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561B1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063D368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D936D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1A613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Rozmarine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10B69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9250531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3A0530"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BE5FB25"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E0AC4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433F694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615E4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6B0BC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Surya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AFDBD6"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9388742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9174F5"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440E17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lastRenderedPageBreak/>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17C72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21.5.2025</w:t>
            </w:r>
          </w:p>
        </w:tc>
      </w:tr>
      <w:tr w:rsidR="000A39B3" w:rsidRPr="006137D4" w14:paraId="43D9EF1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B58680"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F5DCE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Thalia</w:t>
            </w:r>
            <w:proofErr w:type="spellEnd"/>
            <w:r w:rsidRPr="006137D4">
              <w:rPr>
                <w:rFonts w:ascii="Arial" w:hAnsi="Arial" w:cs="Arial"/>
                <w:color w:val="333333"/>
                <w:sz w:val="20"/>
                <w:szCs w:val="20"/>
              </w:rPr>
              <w:t xml:space="preserve"> III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2956D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9259197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F4B79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634EF8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D5102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4122B5C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B69C2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923B1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Eagle 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F2E6C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9329760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8B79C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4CC280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277E3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31B8AA2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A3DE5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94B986"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Lily</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formerly</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Daban</w:t>
            </w:r>
            <w:proofErr w:type="spellEnd"/>
            <w:r w:rsidRPr="006137D4">
              <w:rPr>
                <w:rFonts w:ascii="Arial" w:hAnsi="Arial" w:cs="Arial"/>
                <w:color w:val="333333"/>
                <w:sz w:val="20"/>
                <w:szCs w:val="20"/>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9DF2F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9294331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7ECAC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536982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77D1C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7AA9190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6527C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B32C26"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Berra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B16C2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9308821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8EA61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F86109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38AF4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4098B5E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31DA0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8689F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Buddha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67F53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9283306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371E1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78938E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59081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47D2759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86F3F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202.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4A72D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Cai</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Yun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259F9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9437983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674D5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80E463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A8766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7572E1E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F6734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203.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CB15EE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Centurion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93BF4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9380673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1DF970"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EF6EDB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w:t>
            </w:r>
            <w:r w:rsidRPr="006137D4">
              <w:rPr>
                <w:rFonts w:ascii="Arial" w:hAnsi="Arial" w:cs="Arial"/>
                <w:color w:val="333333"/>
                <w:sz w:val="20"/>
                <w:szCs w:val="20"/>
                <w:lang w:val="en-US"/>
              </w:rPr>
              <w:lastRenderedPageBreak/>
              <w:t xml:space="preserve">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0A6FE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21.5.2025</w:t>
            </w:r>
          </w:p>
        </w:tc>
      </w:tr>
      <w:tr w:rsidR="000A39B3" w:rsidRPr="006137D4" w14:paraId="717ECE2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50581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204.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50652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Huang</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He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45CAE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9306627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870205"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16579C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FE43E0"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15A9DF5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B6953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205.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88297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Lieto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AC829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9389679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19CCB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6CF72B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F71392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0D1C430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E8D39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0ACF7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Manta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C56F6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9424651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50A42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9B65A2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ADC99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293B8F8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447030"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207.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90929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Rangler</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548AB0"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9206671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5967F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7F73DE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0DF34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2D2EA80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FE6E4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208.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DAA9F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Trend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B807E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9231509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151825"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14BFF6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91386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1E2FAF2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F10D1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209.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908240"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Yodan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E1A8F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9304356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1CE6A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0C947F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DBC560"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1DDBEDC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5EEBE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8D692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Maisha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08657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9232929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28A38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117299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w:t>
            </w:r>
            <w:r w:rsidRPr="006137D4">
              <w:rPr>
                <w:rFonts w:ascii="Arial" w:hAnsi="Arial" w:cs="Arial"/>
                <w:color w:val="333333"/>
                <w:sz w:val="20"/>
                <w:szCs w:val="20"/>
                <w:lang w:val="en-US"/>
              </w:rPr>
              <w:lastRenderedPageBreak/>
              <w:t xml:space="preserve">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A3901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21.5.2025</w:t>
            </w:r>
          </w:p>
        </w:tc>
      </w:tr>
      <w:tr w:rsidR="000A39B3" w:rsidRPr="006137D4" w14:paraId="642B72B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3E4F0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69989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Thane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0EC18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9237228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23989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9A0FB8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DE749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2F5A20A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DC903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96C2D0"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Fuga</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Bluemarine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BC7E3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9235725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42662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B5601A6"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89ED1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03CB963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A3FD5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3AB57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Invicta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4F8AC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9250543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8C3FF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17E1B9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F4CF9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03EECFD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4E79B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A07B75"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Lalique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AD1BC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9247792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0EBCA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068A1C6"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12DE8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027C946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A7F77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CD8F4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Argent</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formerly</w:t>
            </w:r>
            <w:proofErr w:type="spellEnd"/>
            <w:r w:rsidRPr="006137D4">
              <w:rPr>
                <w:rFonts w:ascii="Arial" w:hAnsi="Arial" w:cs="Arial"/>
                <w:color w:val="333333"/>
                <w:sz w:val="20"/>
                <w:szCs w:val="20"/>
              </w:rPr>
              <w:t xml:space="preserve"> Jaguar)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FFA5E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9293002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8DB2B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A0EF29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7DADA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53C379E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54E82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5A689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Jumbo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6AA26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9290335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E5B65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B910EC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F0ED1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4301E5F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2916E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C611A7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Hatti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4088E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9247883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D067E0"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3s, paragraph 2(2), point (b):</w:t>
            </w:r>
          </w:p>
          <w:p w14:paraId="182DB61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w:t>
            </w:r>
            <w:r w:rsidRPr="006137D4">
              <w:rPr>
                <w:rFonts w:ascii="Arial" w:hAnsi="Arial" w:cs="Arial"/>
                <w:color w:val="333333"/>
                <w:sz w:val="20"/>
                <w:szCs w:val="20"/>
                <w:lang w:val="en-US"/>
              </w:rPr>
              <w:lastRenderedPageBreak/>
              <w:t xml:space="preserve">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AEA52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21.5.2025</w:t>
            </w:r>
          </w:p>
        </w:tc>
      </w:tr>
      <w:tr w:rsidR="000A39B3" w:rsidRPr="006137D4" w14:paraId="38F7ED9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DFFBB0"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C7694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Quartanus</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formerly</w:t>
            </w:r>
            <w:proofErr w:type="spellEnd"/>
            <w:r w:rsidRPr="006137D4">
              <w:rPr>
                <w:rFonts w:ascii="Arial" w:hAnsi="Arial" w:cs="Arial"/>
                <w:color w:val="333333"/>
                <w:sz w:val="20"/>
                <w:szCs w:val="20"/>
              </w:rPr>
              <w:t> </w:t>
            </w:r>
            <w:proofErr w:type="spellStart"/>
            <w:r w:rsidRPr="006137D4">
              <w:rPr>
                <w:rStyle w:val="oj-italic"/>
                <w:rFonts w:ascii="Arial" w:hAnsi="Arial" w:cs="Arial"/>
                <w:i/>
                <w:iCs/>
                <w:color w:val="333333"/>
                <w:sz w:val="20"/>
                <w:szCs w:val="20"/>
              </w:rPr>
              <w:t>Morpheus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1F8B10"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9247443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26A15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C08F0E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0ECDB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433B10E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6234C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8EE93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Saathi</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formerly</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Onrim</w:t>
            </w:r>
            <w:proofErr w:type="spellEnd"/>
            <w:r w:rsidRPr="006137D4">
              <w:rPr>
                <w:rFonts w:ascii="Arial" w:hAnsi="Arial" w:cs="Arial"/>
                <w:color w:val="333333"/>
                <w:sz w:val="20"/>
                <w:szCs w:val="20"/>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94DA2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9402732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823D2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571988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F44655"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2960F34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056396"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CA454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Izola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CFF80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9249312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6AF27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5E4BBD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06DD3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2B485F0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61A70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51DF9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Daphne</w:t>
            </w:r>
            <w:proofErr w:type="spellEnd"/>
            <w:r w:rsidRPr="006137D4">
              <w:rPr>
                <w:rFonts w:ascii="Arial" w:hAnsi="Arial" w:cs="Arial"/>
                <w:color w:val="333333"/>
                <w:sz w:val="20"/>
                <w:szCs w:val="20"/>
              </w:rPr>
              <w:t xml:space="preserve">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FC274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9251456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7AE2A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856B63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98BAF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4743632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737C1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6B8C2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Nurkez</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ED07F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9253325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5861E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0B1CC6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FAE58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2E717D0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3F881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559C2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Carcharodon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552385"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9258882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406F7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2022E3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B4782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23812F6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D5793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98E5E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Sezar</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B80F4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9259991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62FF50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8D7271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lastRenderedPageBreak/>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04782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21.5.2025</w:t>
            </w:r>
          </w:p>
        </w:tc>
      </w:tr>
      <w:tr w:rsidR="000A39B3" w:rsidRPr="006137D4" w14:paraId="782CC98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03683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C1F25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Frunze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7BBCF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9263643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0CB2A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22EC4F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468A1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3AA151A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3C482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AA34E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Fotuo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BD399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9293959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58543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9A3987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1C3EC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5B6928D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C73D9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92278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Ji</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Shun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03ABA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9384447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DC18C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AB05E1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168E9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05849B4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4FE4C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08234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Spring Fortune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3EEA4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9386536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ADC30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820210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A03E5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210F33A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459615"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9B92A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Ariadne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56B1A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9397547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EAB72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581185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8F1B1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6A880B8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F3C34A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BDA97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Katiuska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1BF5A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9236004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ACE2C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0860DC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CC027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50A1DE0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2E90D6"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7718F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Neon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05908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9183295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874AB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E4B3F0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BE0A66"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404DE8E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D07375"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EA4E6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Arabesca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CFC6C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9288734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097A9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AB0B27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BB879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1CA0693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ECA41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6096D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Ector</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88B48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9288863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82EF9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52D7AE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D1832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7BCC1F4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F085B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45D20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Bolognia</w:t>
            </w:r>
            <w:proofErr w:type="spellEnd"/>
            <w:r w:rsidRPr="006137D4">
              <w:rPr>
                <w:rFonts w:ascii="Arial" w:hAnsi="Arial" w:cs="Arial"/>
                <w:color w:val="333333"/>
                <w:sz w:val="20"/>
                <w:szCs w:val="20"/>
              </w:rPr>
              <w:t xml:space="preserve"> Falcon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976AF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9255244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EFCC2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0775A5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D0BC1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465CA07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D818A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363A8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Deyna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70E71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9299903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5D920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2B8E7D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A4264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7D19531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85FEE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236.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90CAC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Agni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C0B6A6"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9337389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2BBD2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F0503A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6AAA70"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4CACF54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F949ED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237.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9EC56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Almond</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088AD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9385142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C416D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CAC94F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lastRenderedPageBreak/>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DC7CC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21.5.2025</w:t>
            </w:r>
          </w:p>
        </w:tc>
      </w:tr>
      <w:tr w:rsidR="000A39B3" w:rsidRPr="006137D4" w14:paraId="4B0B15B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4B7E9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238.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4424B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Freda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428E9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9402469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64796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F92B37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FAF16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452D50B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34C0005"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239.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A975B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Triumph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14D1C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9344033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C0C54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C5C92D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7A842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14F4DFA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7D85C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82A160"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Turaco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675B79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9247780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11F6C5"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534E39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0D0E9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5B0DB09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345FF0"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5126F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Universal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51CFF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9384306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A3191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E060DD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4F1CB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6B342F3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3C39F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899466"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Afkada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0EDFB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9311531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A8BD4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272322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FB929C"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54DF893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04CBF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1295E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Reus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0EB05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9253076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8ED9C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845BD0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707FB0"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51467C3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9FA34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479948"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Zevs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D04BB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9168946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F6000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36CD8B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w:t>
            </w:r>
            <w:r w:rsidRPr="006137D4">
              <w:rPr>
                <w:rFonts w:ascii="Arial" w:hAnsi="Arial" w:cs="Arial"/>
                <w:color w:val="333333"/>
                <w:sz w:val="20"/>
                <w:szCs w:val="20"/>
                <w:lang w:val="en-US"/>
              </w:rPr>
              <w:lastRenderedPageBreak/>
              <w:t xml:space="preserve">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C22D0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21.5.2025</w:t>
            </w:r>
          </w:p>
        </w:tc>
      </w:tr>
      <w:tr w:rsidR="000A39B3" w:rsidRPr="006137D4" w14:paraId="2AFB1C0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187B4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3D8A0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Stellar</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Beverly</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E56D2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9208069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999B55"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CE8D2C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EA563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422C59F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6E34E4"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F0098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Enigma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ABA12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9333412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52CFE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9FDBBB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1802B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09CAF0D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84BA9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F611FD"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Silvera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1CCB0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9248849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A6E879"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031449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22595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1FA3588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8660D1"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3CFD4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New Power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CE68D6"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9266853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98A8D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D931F4B"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24677F"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0584AA2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87909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C2425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Arlan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774BB6"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9227443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A04BA0"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D82100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AE447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0A39B3" w:rsidRPr="006137D4" w14:paraId="3F54DCA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803A63"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4CC5DA"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Clyde</w:t>
            </w:r>
            <w:proofErr w:type="spellEnd"/>
            <w:r w:rsidRPr="006137D4">
              <w:rPr>
                <w:rFonts w:ascii="Arial" w:hAnsi="Arial" w:cs="Arial"/>
                <w:color w:val="333333"/>
                <w:sz w:val="20"/>
                <w:szCs w:val="20"/>
              </w:rPr>
              <w:t xml:space="preserve"> Noble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4F0686"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9282792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BA23B7"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CF8DF92"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A5D7CE" w14:textId="77777777" w:rsidR="000A39B3" w:rsidRPr="006137D4" w:rsidRDefault="000A39B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6257664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A2560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251.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CA1B9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Thya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911E4F"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9283289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44AE38"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6DC550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w:t>
            </w:r>
            <w:r w:rsidRPr="006137D4">
              <w:rPr>
                <w:rFonts w:ascii="Arial" w:hAnsi="Arial" w:cs="Arial"/>
                <w:color w:val="333333"/>
                <w:sz w:val="20"/>
                <w:szCs w:val="20"/>
                <w:lang w:val="en-US"/>
              </w:rPr>
              <w:lastRenderedPageBreak/>
              <w:t xml:space="preserve">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B6368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21.5.2025</w:t>
            </w:r>
          </w:p>
        </w:tc>
      </w:tr>
      <w:tr w:rsidR="0070682B" w:rsidRPr="006137D4" w14:paraId="3FD7B1D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FAE42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101891"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Bonifacy</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8B4F6F"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9284726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73509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6E73641"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F19121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180B91C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CEEC8F"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253.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56072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Vayu</w:t>
            </w:r>
            <w:proofErr w:type="spellEnd"/>
            <w:r w:rsidRPr="006137D4">
              <w:rPr>
                <w:rFonts w:ascii="Arial" w:hAnsi="Arial" w:cs="Arial"/>
                <w:color w:val="333333"/>
                <w:sz w:val="20"/>
                <w:szCs w:val="20"/>
              </w:rPr>
              <w:t xml:space="preserve">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5D883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9290517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40458F"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7B937A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998838"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4905952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E54DE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254.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EB388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Beast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E3FB5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9290921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2F0FB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47A3BF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5B48D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17F4271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38C6F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362EB2"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Team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AA66C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9292589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3529A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E8C755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7F4E8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7CB7E0D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8BC6F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256.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5CBB02"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Rigel</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7F2E4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9296406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1FC2A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C7C08A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64525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6921976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39A75F"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D6A65F"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Cangjie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B999E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9299680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52E60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E50491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11561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1E42F23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BA812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258.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FA294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Tendua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0EA71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9299862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2DFC52"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935A822"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w:t>
            </w:r>
            <w:r w:rsidRPr="006137D4">
              <w:rPr>
                <w:rFonts w:ascii="Arial" w:hAnsi="Arial" w:cs="Arial"/>
                <w:color w:val="333333"/>
                <w:sz w:val="20"/>
                <w:szCs w:val="20"/>
                <w:lang w:val="en-US"/>
              </w:rPr>
              <w:lastRenderedPageBreak/>
              <w:t xml:space="preserve">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80121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21.5.2025</w:t>
            </w:r>
          </w:p>
        </w:tc>
      </w:tr>
      <w:tr w:rsidR="0070682B" w:rsidRPr="006137D4" w14:paraId="34836EC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531D8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A1371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Ina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CC104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9308443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9A3FB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A8B8FA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7138FE1"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69D2291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3D791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5A8AE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Pier</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8F477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9273442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B6472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4D4543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B0CDC1"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59BB65E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7E8E1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1D5662"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Next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879B2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9286023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58382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46F1C3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9A40FA"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11807F5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401EEA"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262.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EEB70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Vault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EF331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9310707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8907F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E03C1E2"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31E08F"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557AF9E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A187E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E70F8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 xml:space="preserve">Long </w:t>
            </w:r>
            <w:proofErr w:type="spellStart"/>
            <w:r w:rsidRPr="006137D4">
              <w:rPr>
                <w:rFonts w:ascii="Arial" w:hAnsi="Arial" w:cs="Arial"/>
                <w:color w:val="333333"/>
                <w:sz w:val="20"/>
                <w:szCs w:val="20"/>
              </w:rPr>
              <w:t>Bai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4B250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9388754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D9455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A46819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E7176F"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73EA7FF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D18C1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264.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F886F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Niblo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75F143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9332028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9845D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DBB651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21774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3EC39DF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3B188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265.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28636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Okean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7981D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9142916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77DE4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D96AE8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lastRenderedPageBreak/>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B1F9A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21.5.2025</w:t>
            </w:r>
          </w:p>
        </w:tc>
      </w:tr>
      <w:tr w:rsidR="0070682B" w:rsidRPr="006137D4" w14:paraId="628F7FB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8FD0D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266.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4BA63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Ostrov</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Russkiy</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346B3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9087714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01F1A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5A050E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4BD74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57BDE8F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2341C2"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9E84C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Sagar</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Violet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5761F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9292981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56EF2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A21214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067B8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624359E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9F66C2"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268.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35F33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Eternal</w:t>
            </w:r>
            <w:proofErr w:type="spellEnd"/>
            <w:r w:rsidRPr="006137D4">
              <w:rPr>
                <w:rFonts w:ascii="Arial" w:hAnsi="Arial" w:cs="Arial"/>
                <w:color w:val="333333"/>
                <w:sz w:val="20"/>
                <w:szCs w:val="20"/>
              </w:rPr>
              <w:t xml:space="preserve"> Peace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BFB362"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9259745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5197D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73BA3E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0C55C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372637C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DBFB7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269.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4B895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Lahar</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E1429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9321691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C3C51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F6BD17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5006E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6AD177A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37391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961918"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Malak</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formerly</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Ping</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An</w:t>
            </w:r>
            <w:proofErr w:type="spellEnd"/>
            <w:r w:rsidRPr="006137D4">
              <w:rPr>
                <w:rFonts w:ascii="Arial" w:hAnsi="Arial" w:cs="Arial"/>
                <w:color w:val="333333"/>
                <w:sz w:val="20"/>
                <w:szCs w:val="20"/>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4DA39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9378632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895A5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F5B2222"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6392F1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409BEF9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E80EC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8B71F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Sun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9FAE6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9293117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F2880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059298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9A96E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2F8CD0A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442FC1"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272.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E8D12A"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Tai</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Shan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ACE7C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9405057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4403D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153834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E01B8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5FA1D7A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2C680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9F056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Caruzo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9FBAE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9137648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D2126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117BA6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57C15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74245FE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DA73A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274.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94065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Fu</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Hai</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Wan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C5142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9368235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A3B58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C77B1D8"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EE6EF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0520109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80477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275.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4331CA"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Hannah</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DA191A"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9261619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01EB1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8A39EF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15BDD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5912261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280DA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276.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A1638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Missoni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73853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9296810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CB372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C106DC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510AA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6164A25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4D4682"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277.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96BB8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Odune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A3E1E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9229374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1E7B4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A6BAE7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106E5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6415C09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B4D50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278.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5E0758"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Pacific 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4CC10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9395379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958EA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58E21C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lastRenderedPageBreak/>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B21D2A"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21.5.2025</w:t>
            </w:r>
          </w:p>
        </w:tc>
      </w:tr>
      <w:tr w:rsidR="0070682B" w:rsidRPr="006137D4" w14:paraId="303A84C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8AC6F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FF9E3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Raven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665FF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9205067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7BECA8"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732BAC8"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3444A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62B6A03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046C0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B243E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Sagitta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E3E78F"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9296822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372F58"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7200702"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2B98881"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3632DF6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2D58A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281.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AE4C51"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Thorin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B296D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9330472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529B8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424DAC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E9537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73C43C0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B16C0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8A1AD1"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Torex</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33885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9257814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021ED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266D30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BAD68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65EDDDA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409E1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283.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FE547E" w14:textId="77777777" w:rsidR="0070682B" w:rsidRPr="006137D4" w:rsidRDefault="00327D09" w:rsidP="006137D4">
            <w:pPr>
              <w:pStyle w:val="oj-tbl-txt"/>
              <w:spacing w:before="60" w:beforeAutospacing="0" w:after="60" w:afterAutospacing="0"/>
              <w:jc w:val="both"/>
              <w:rPr>
                <w:rFonts w:ascii="Arial" w:hAnsi="Arial" w:cs="Arial"/>
                <w:color w:val="333333"/>
                <w:sz w:val="20"/>
                <w:szCs w:val="20"/>
              </w:rPr>
            </w:pPr>
            <w:proofErr w:type="spellStart"/>
            <w:ins w:id="32" w:author="SIBUR" w:date="2025-07-28T08:58:00Z">
              <w:r w:rsidRPr="006137D4">
                <w:rPr>
                  <w:rFonts w:ascii="Arial" w:hAnsi="Arial" w:cs="Arial"/>
                  <w:color w:val="333333"/>
                  <w:sz w:val="20"/>
                  <w:szCs w:val="20"/>
                </w:rPr>
                <w:t>Velmar</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formerly</w:t>
              </w:r>
              <w:proofErr w:type="spellEnd"/>
              <w:r w:rsidRPr="006137D4">
                <w:rPr>
                  <w:rFonts w:ascii="Arial" w:hAnsi="Arial" w:cs="Arial"/>
                  <w:color w:val="333333"/>
                  <w:sz w:val="20"/>
                  <w:szCs w:val="20"/>
                </w:rPr>
                <w:t xml:space="preserve"> Venture)</w:t>
              </w:r>
            </w:ins>
            <w:del w:id="33" w:author="SIBUR" w:date="2025-07-28T08:58:00Z">
              <w:r w:rsidR="0070682B" w:rsidRPr="006137D4" w:rsidDel="00327D09">
                <w:rPr>
                  <w:rFonts w:ascii="Arial" w:hAnsi="Arial" w:cs="Arial"/>
                  <w:color w:val="333333"/>
                  <w:sz w:val="20"/>
                  <w:szCs w:val="20"/>
                </w:rPr>
                <w:delText>View (formerly Venture)</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6FC21B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9832547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41D51F" w14:textId="77777777" w:rsidR="00AF77CE" w:rsidRPr="006137D4" w:rsidRDefault="00AF77CE" w:rsidP="006137D4">
            <w:pPr>
              <w:pStyle w:val="oj-tbl-txt"/>
              <w:jc w:val="both"/>
              <w:rPr>
                <w:ins w:id="34" w:author="SIBUR" w:date="2025-07-28T09:31:00Z"/>
                <w:rFonts w:ascii="Arial" w:hAnsi="Arial" w:cs="Arial"/>
                <w:color w:val="333333"/>
                <w:sz w:val="20"/>
                <w:szCs w:val="20"/>
                <w:lang w:val="en-US"/>
              </w:rPr>
            </w:pPr>
            <w:ins w:id="35" w:author="SIBUR" w:date="2025-07-28T09:31:00Z">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ins>
          </w:p>
          <w:p w14:paraId="043D5DC6" w14:textId="368A5933" w:rsidR="0070682B" w:rsidRPr="006137D4" w:rsidDel="00327D09" w:rsidRDefault="00AF77CE" w:rsidP="006137D4">
            <w:pPr>
              <w:pStyle w:val="oj-tbl-txt"/>
              <w:jc w:val="both"/>
              <w:rPr>
                <w:del w:id="36" w:author="SIBUR" w:date="2025-07-28T08:53:00Z"/>
                <w:rFonts w:ascii="Arial" w:hAnsi="Arial" w:cs="Arial"/>
                <w:color w:val="333333"/>
                <w:sz w:val="20"/>
                <w:szCs w:val="20"/>
                <w:lang w:val="en-US"/>
              </w:rPr>
            </w:pPr>
            <w:ins w:id="37" w:author="SIBUR" w:date="2025-07-28T09:31:00Z">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ins>
          </w:p>
          <w:p w14:paraId="414320C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del w:id="38" w:author="SIBUR" w:date="2025-07-28T08:31:00Z">
              <w:r w:rsidRPr="006137D4" w:rsidDel="009F7D40">
                <w:rPr>
                  <w:rFonts w:ascii="Arial" w:hAnsi="Arial" w:cs="Arial"/>
                  <w:color w:val="333333"/>
                  <w:sz w:val="20"/>
                  <w:szCs w:val="20"/>
                  <w:lang w:val="en-US"/>
                </w:rPr>
                <w:delText>transport crude oil or petroleum products, as listed in Annex XXV, that originate in Russia or are exported from Russia while practicing irregular and high-risk shipping practices as set out in the International Maritime Organisation General Assembly resolution A.1192(33)</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4CBCA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4E80CBA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5E50F2"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284.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5453F7" w14:textId="77777777" w:rsidR="0070682B" w:rsidRPr="006137D4" w:rsidRDefault="00327D09" w:rsidP="006137D4">
            <w:pPr>
              <w:pStyle w:val="oj-tbl-txt"/>
              <w:spacing w:before="60" w:beforeAutospacing="0" w:after="60" w:afterAutospacing="0"/>
              <w:jc w:val="both"/>
              <w:rPr>
                <w:rFonts w:ascii="Arial" w:hAnsi="Arial" w:cs="Arial"/>
                <w:color w:val="333333"/>
                <w:sz w:val="20"/>
                <w:szCs w:val="20"/>
              </w:rPr>
            </w:pPr>
            <w:ins w:id="39" w:author="SIBUR" w:date="2025-07-28T08:58:00Z">
              <w:r w:rsidRPr="006137D4">
                <w:rPr>
                  <w:rFonts w:ascii="Arial" w:hAnsi="Arial" w:cs="Arial"/>
                  <w:color w:val="333333"/>
                  <w:sz w:val="20"/>
                  <w:szCs w:val="20"/>
                </w:rPr>
                <w:t>View (</w:t>
              </w:r>
              <w:proofErr w:type="spellStart"/>
              <w:r w:rsidRPr="006137D4">
                <w:rPr>
                  <w:rFonts w:ascii="Arial" w:hAnsi="Arial" w:cs="Arial"/>
                  <w:color w:val="333333"/>
                  <w:sz w:val="20"/>
                  <w:szCs w:val="20"/>
                </w:rPr>
                <w:t>formerly</w:t>
              </w:r>
              <w:proofErr w:type="spellEnd"/>
              <w:r w:rsidRPr="006137D4">
                <w:rPr>
                  <w:rFonts w:ascii="Arial" w:hAnsi="Arial" w:cs="Arial"/>
                  <w:color w:val="333333"/>
                  <w:sz w:val="20"/>
                  <w:szCs w:val="20"/>
                </w:rPr>
                <w:t xml:space="preserve"> Cup)</w:t>
              </w:r>
            </w:ins>
            <w:del w:id="40" w:author="SIBUR" w:date="2025-07-28T08:58:00Z">
              <w:r w:rsidR="0070682B" w:rsidRPr="006137D4" w:rsidDel="00327D09">
                <w:rPr>
                  <w:rFonts w:ascii="Arial" w:hAnsi="Arial" w:cs="Arial"/>
                  <w:color w:val="333333"/>
                  <w:sz w:val="20"/>
                  <w:szCs w:val="20"/>
                </w:rPr>
                <w:delText>Cup</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2614E8"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9271327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FCCA84" w14:textId="77777777" w:rsidR="00327D09" w:rsidRPr="006137D4" w:rsidRDefault="00327D09" w:rsidP="006137D4">
            <w:pPr>
              <w:pStyle w:val="oj-tbl-txt"/>
              <w:spacing w:before="60" w:beforeAutospacing="0" w:after="60" w:afterAutospacing="0"/>
              <w:jc w:val="both"/>
              <w:rPr>
                <w:ins w:id="41" w:author="SIBUR" w:date="2025-07-28T08:54:00Z"/>
                <w:rFonts w:ascii="Arial" w:hAnsi="Arial" w:cs="Arial"/>
                <w:color w:val="333333"/>
                <w:sz w:val="20"/>
                <w:szCs w:val="20"/>
                <w:lang w:val="en-US"/>
              </w:rPr>
            </w:pPr>
            <w:ins w:id="42" w:author="SIBUR" w:date="2025-07-28T08:54:00Z">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ins>
          </w:p>
          <w:p w14:paraId="4FF219AC" w14:textId="27426D55" w:rsidR="0070682B" w:rsidRPr="006137D4" w:rsidDel="00327D09" w:rsidRDefault="00AF77CE" w:rsidP="006137D4">
            <w:pPr>
              <w:pStyle w:val="oj-tbl-txt"/>
              <w:spacing w:before="60" w:beforeAutospacing="0" w:after="60" w:afterAutospacing="0"/>
              <w:jc w:val="both"/>
              <w:rPr>
                <w:del w:id="43" w:author="SIBUR" w:date="2025-07-28T08:54:00Z"/>
                <w:rFonts w:ascii="Arial" w:hAnsi="Arial" w:cs="Arial"/>
                <w:color w:val="333333"/>
                <w:sz w:val="20"/>
                <w:szCs w:val="20"/>
                <w:lang w:val="en-US"/>
              </w:rPr>
            </w:pPr>
            <w:ins w:id="44" w:author="SIBUR" w:date="2025-07-28T09:31:00Z">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ins>
          </w:p>
          <w:p w14:paraId="15CFAEB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del w:id="45" w:author="SIBUR" w:date="2025-07-28T08:54:00Z">
              <w:r w:rsidRPr="006137D4" w:rsidDel="00327D09">
                <w:rPr>
                  <w:rFonts w:ascii="Arial" w:hAnsi="Arial" w:cs="Arial"/>
                  <w:color w:val="333333"/>
                  <w:sz w:val="20"/>
                  <w:szCs w:val="20"/>
                  <w:lang w:val="en-US"/>
                </w:rPr>
                <w:delText>transport crude oil or petroleum products, as listed in Annex XXV, that originate in Russia or are exported from Russia while practicing irregular and high-risk shipping practices as set out in the International Maritime Organisation General Assembly resolution A.1192(33)</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6F0E3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1875DC5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120C61"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71B3F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Leopard</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12C71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9284594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6C1FC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40B38F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w:t>
            </w:r>
            <w:r w:rsidRPr="006137D4">
              <w:rPr>
                <w:rFonts w:ascii="Arial" w:hAnsi="Arial" w:cs="Arial"/>
                <w:color w:val="333333"/>
                <w:sz w:val="20"/>
                <w:szCs w:val="20"/>
                <w:lang w:val="en-US"/>
              </w:rPr>
              <w:lastRenderedPageBreak/>
              <w:t xml:space="preserve">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95D76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21.5.2025</w:t>
            </w:r>
          </w:p>
        </w:tc>
      </w:tr>
      <w:tr w:rsidR="0070682B" w:rsidRPr="006137D4" w14:paraId="4BA9908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C93DA5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F2C0D6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Samsun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0BF5E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9436006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E64B1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6DB3121"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F8AA4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24DD528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1B6FDA"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287.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9ED6F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Spring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AA64C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9315446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E80678"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54D190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C565BF"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4474C2E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B43F3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288.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EAEF7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Makalu</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F155B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9314105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720AD8"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416F79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25C7F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381E951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658A3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289.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73F24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Vostochny</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Prospect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321DA7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9866392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C6F72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0053B1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3B7AAC2"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3E1CD5F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4976AF"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5AD252"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Akademik</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Gubkin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4356D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9842190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67B27A"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736BE8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37EA1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1AF8D58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493B7F"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291.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7C5E0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Vladimir</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Monomakh</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2F821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9842176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9D8C0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1110DA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45B33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39FFFAD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24EE71"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DC40B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 xml:space="preserve">Night </w:t>
            </w:r>
            <w:proofErr w:type="spellStart"/>
            <w:r w:rsidRPr="006137D4">
              <w:rPr>
                <w:rFonts w:ascii="Arial" w:hAnsi="Arial" w:cs="Arial"/>
                <w:color w:val="333333"/>
                <w:sz w:val="20"/>
                <w:szCs w:val="20"/>
              </w:rPr>
              <w:t>Glory</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AA7F6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9319674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E62F4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6B01AE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w:t>
            </w:r>
            <w:r w:rsidRPr="006137D4">
              <w:rPr>
                <w:rFonts w:ascii="Arial" w:hAnsi="Arial" w:cs="Arial"/>
                <w:color w:val="333333"/>
                <w:sz w:val="20"/>
                <w:szCs w:val="20"/>
                <w:lang w:val="en-US"/>
              </w:rPr>
              <w:lastRenderedPageBreak/>
              <w:t xml:space="preserve">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0593B2"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21.5.2025</w:t>
            </w:r>
          </w:p>
        </w:tc>
      </w:tr>
      <w:tr w:rsidR="0070682B" w:rsidRPr="006137D4" w14:paraId="34122C9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46E88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293.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52E4B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Sakina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1C6B3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9530917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49DBB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77E16C8"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3CBC58"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12BE94A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45BF0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294.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BD3F8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Destamar</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3B512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9253894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FA3F0BF"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F57AB1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4BC482"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63DB5DE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5AAEC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F0D54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Vanguard</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32C05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9311622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0A72C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4E1D83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3192D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700C6A1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AD72C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296.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1927A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Huihai</w:t>
            </w:r>
            <w:proofErr w:type="spellEnd"/>
            <w:r w:rsidRPr="006137D4">
              <w:rPr>
                <w:rFonts w:ascii="Arial" w:hAnsi="Arial" w:cs="Arial"/>
                <w:color w:val="333333"/>
                <w:sz w:val="20"/>
                <w:szCs w:val="20"/>
              </w:rPr>
              <w:t xml:space="preserve"> Atlantic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1389D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9312872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9BB1D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602F39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483B0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5E2F599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74F785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297.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C9204A"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Zaliv</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Baikal</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E87991"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9360128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8CA2D8"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F4FF2F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29A86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01DD0E4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8D5A6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298.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D161F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Sakarya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A7AD3F"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9524463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AE416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00FB50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A0B8C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1534013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79497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299.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03BF9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Cheetah</w:t>
            </w:r>
            <w:proofErr w:type="spellEnd"/>
            <w:r w:rsidRPr="006137D4">
              <w:rPr>
                <w:rFonts w:ascii="Arial" w:hAnsi="Arial" w:cs="Arial"/>
                <w:color w:val="333333"/>
                <w:sz w:val="20"/>
                <w:szCs w:val="20"/>
              </w:rPr>
              <w:t xml:space="preserve"> II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D8A851"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9222560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BDFD5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7AC2EE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lastRenderedPageBreak/>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906308"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21.5.2025</w:t>
            </w:r>
          </w:p>
        </w:tc>
      </w:tr>
      <w:tr w:rsidR="0070682B" w:rsidRPr="006137D4" w14:paraId="110DDF9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1ECC7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96708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Cindy</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68DF6F"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9270517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509C1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E80CE1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6EF08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5F9451F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C47129F"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A2402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Ganga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8391E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9378620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800E5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9B258B8"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02917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6AFFD6E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1A07C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302.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A8AE2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Indras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2E516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9314894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F6D09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5ACEC5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F3F4B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1FF5AF1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E49EF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303.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B2EFA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Kolomna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A09AA1"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9341093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F58FED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435246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C2099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4F2B0F2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4B77D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304.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40AB6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 xml:space="preserve">Ocean </w:t>
            </w:r>
            <w:proofErr w:type="spellStart"/>
            <w:r w:rsidRPr="006137D4">
              <w:rPr>
                <w:rFonts w:ascii="Arial" w:hAnsi="Arial" w:cs="Arial"/>
                <w:color w:val="333333"/>
                <w:sz w:val="20"/>
                <w:szCs w:val="20"/>
              </w:rPr>
              <w:t>Jupiter</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FC486A" w14:textId="77777777" w:rsidR="0070682B" w:rsidRPr="006137D4" w:rsidRDefault="00327D09" w:rsidP="006137D4">
            <w:pPr>
              <w:pStyle w:val="oj-tbl-txt"/>
              <w:spacing w:before="60" w:beforeAutospacing="0" w:after="60" w:afterAutospacing="0"/>
              <w:jc w:val="both"/>
              <w:rPr>
                <w:rFonts w:ascii="Arial" w:hAnsi="Arial" w:cs="Arial"/>
                <w:color w:val="333333"/>
                <w:sz w:val="20"/>
                <w:szCs w:val="20"/>
              </w:rPr>
            </w:pPr>
            <w:ins w:id="46" w:author="SIBUR" w:date="2025-07-28T08:57:00Z">
              <w:r w:rsidRPr="006137D4">
                <w:rPr>
                  <w:rFonts w:ascii="Arial" w:hAnsi="Arial" w:cs="Arial"/>
                  <w:color w:val="333333"/>
                  <w:sz w:val="20"/>
                  <w:szCs w:val="20"/>
                </w:rPr>
                <w:t>9308170</w:t>
              </w:r>
            </w:ins>
            <w:del w:id="47" w:author="SIBUR" w:date="2025-07-28T08:57:00Z">
              <w:r w:rsidR="0070682B" w:rsidRPr="006137D4" w:rsidDel="00327D09">
                <w:rPr>
                  <w:rFonts w:ascii="Arial" w:hAnsi="Arial" w:cs="Arial"/>
                  <w:color w:val="333333"/>
                  <w:sz w:val="20"/>
                  <w:szCs w:val="20"/>
                </w:rPr>
                <w:delText>7381556</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72D4C3" w14:textId="77777777" w:rsidR="00327D09" w:rsidRPr="006137D4" w:rsidRDefault="00327D09"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95916E7" w14:textId="2DCDD7B9" w:rsidR="0070682B" w:rsidRPr="006137D4" w:rsidRDefault="00AF77CE"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D0827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0CEF6D5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F18D9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305.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D25AD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 xml:space="preserve">Ocean </w:t>
            </w:r>
            <w:proofErr w:type="spellStart"/>
            <w:r w:rsidRPr="006137D4">
              <w:rPr>
                <w:rFonts w:ascii="Arial" w:hAnsi="Arial" w:cs="Arial"/>
                <w:color w:val="333333"/>
                <w:sz w:val="20"/>
                <w:szCs w:val="20"/>
              </w:rPr>
              <w:t>Autumn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F484D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9379052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97DFC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270A251"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0FF32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40541FE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42847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306.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E0854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MD</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Miranda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64AEA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9198290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8E3F8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B27CA41"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86D98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1D69AF1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58D78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307.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51447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Seabass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BD3F5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9266750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347EF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8F8B68F"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804F28"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2594B02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6FAF7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308.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AC6B5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 xml:space="preserve">Sky </w:t>
            </w:r>
            <w:proofErr w:type="spellStart"/>
            <w:r w:rsidRPr="006137D4">
              <w:rPr>
                <w:rFonts w:ascii="Arial" w:hAnsi="Arial" w:cs="Arial"/>
                <w:color w:val="333333"/>
                <w:sz w:val="20"/>
                <w:szCs w:val="20"/>
              </w:rPr>
              <w:t>Rider</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69D9D5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9208124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A95B01"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7153E1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FC7EA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7E80887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35B07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309.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BE995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Wall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0DAAF2"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9299886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63E7E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3C512B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6ACE7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157329A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00557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DC537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Xue</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Song</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7B82EF"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9428358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5AB7D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A4C2CC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5E3DB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6CF688E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124CD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1A345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Zambra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56A07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9175078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57755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73D383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A3476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75F5F61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EE6A32"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6CD23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Tiburon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C9377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9283291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62702F"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776704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lastRenderedPageBreak/>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BE05E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21.5.2025</w:t>
            </w:r>
          </w:p>
        </w:tc>
      </w:tr>
      <w:tr w:rsidR="0070682B" w:rsidRPr="006137D4" w14:paraId="2E77D10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EDC10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12A45F"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Onyx</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38BC5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9236640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9DF168"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E42E52A"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5E79E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4739C26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9A331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A79CE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Kruger</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3B1AB2"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9412995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7BCAC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A1FCD6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1895D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6E2968E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E4E7E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A25381"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Zangazur</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6A3E9F"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9420617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F153E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62C550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C6C968"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36595F2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AB5D9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32F9E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Partizansk</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AA9AD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8700096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C0213B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6BB8B4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DB124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7E32820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A40C8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82253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Immanuel</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DB487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9056571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78A72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AB1181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F55E61"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5DCEC46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B3621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C70FDA"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Avior</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B81601"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9164512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310F3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721655A"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3A2CA1"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41266F8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525C51"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319.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AC7DA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Arno</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Babajanyan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5D043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9163764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76E98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9E9A11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w:t>
            </w:r>
            <w:r w:rsidRPr="006137D4">
              <w:rPr>
                <w:rFonts w:ascii="Arial" w:hAnsi="Arial" w:cs="Arial"/>
                <w:color w:val="333333"/>
                <w:sz w:val="20"/>
                <w:szCs w:val="20"/>
                <w:lang w:val="en-US"/>
              </w:rPr>
              <w:lastRenderedPageBreak/>
              <w:t xml:space="preserve">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D56F9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21.5.2025</w:t>
            </w:r>
          </w:p>
        </w:tc>
      </w:tr>
      <w:tr w:rsidR="0070682B" w:rsidRPr="006137D4" w14:paraId="76A0E6A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90B9E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388712"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Black Sea Eagle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A2813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9495832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435C31"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034956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543C7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557DD48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BDF99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1C52F2"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Caria</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Ka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A6DFE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9327360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E7D65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A1791E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44A51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50A5DAE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4ECD81"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2EA9E1"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Genji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37D24F"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9289738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8C1C0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C1C37F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9D0A6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2B2971C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CAB711"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DDCC0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Gurudev</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E94C5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9253234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225BA1"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92207F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98EF8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640F398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FF669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0F93A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Kord</w:t>
            </w:r>
            <w:proofErr w:type="spellEnd"/>
            <w:r w:rsidRPr="006137D4">
              <w:rPr>
                <w:rFonts w:ascii="Arial" w:hAnsi="Arial" w:cs="Arial"/>
                <w:color w:val="333333"/>
                <w:sz w:val="20"/>
                <w:szCs w:val="20"/>
              </w:rPr>
              <w:t xml:space="preserve"> Atlantic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9F938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9299161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EB8E8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FC81E92"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49AA18"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48F2331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1DDB1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6AB0F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Lyra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12A7C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9314088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BB46C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C97E13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A7E468"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12A5827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9DB90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CF9DE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Nimbus</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Spb</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E888E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8821761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D88FF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41790E2"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w:t>
            </w:r>
            <w:r w:rsidRPr="006137D4">
              <w:rPr>
                <w:rFonts w:ascii="Arial" w:hAnsi="Arial" w:cs="Arial"/>
                <w:color w:val="333333"/>
                <w:sz w:val="20"/>
                <w:szCs w:val="20"/>
                <w:lang w:val="en-US"/>
              </w:rPr>
              <w:lastRenderedPageBreak/>
              <w:t xml:space="preserve">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1DF0A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21.5.2025</w:t>
            </w:r>
          </w:p>
        </w:tc>
      </w:tr>
      <w:tr w:rsidR="0070682B" w:rsidRPr="006137D4" w14:paraId="4E2FC73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8A121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E53C3F"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Np</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Dudinka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451DC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9183831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93E31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87B98A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9B704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296AA60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FB2868"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49EEE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Odin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65FEF6F"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9151890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71606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D8BF22F"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D6D9B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3953987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7154DA"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D1335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Page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AC86E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9275763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BEFE2A"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829735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3AA18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4833542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0D516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F857B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Shturman</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Skuratov</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4936D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9759915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CA5EA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B9EFB0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0FF4E8"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550FA42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3131C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4F09D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Veles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3A3F3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9299173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9842A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E42BFF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CA32E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7C1EAD9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195D02"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1204B1"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Danshui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4AFAE2"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9589750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8757E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8438A9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29794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3A66701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FF6BCBF"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B3B018"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Lucky</w:t>
            </w:r>
            <w:proofErr w:type="spellEnd"/>
            <w:r w:rsidRPr="006137D4">
              <w:rPr>
                <w:rFonts w:ascii="Arial" w:hAnsi="Arial" w:cs="Arial"/>
                <w:color w:val="333333"/>
                <w:sz w:val="20"/>
                <w:szCs w:val="20"/>
              </w:rPr>
              <w:t xml:space="preserve"> Fairy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77783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9348479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4B943F"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3830C8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w:t>
            </w:r>
            <w:r w:rsidRPr="006137D4">
              <w:rPr>
                <w:rFonts w:ascii="Arial" w:hAnsi="Arial" w:cs="Arial"/>
                <w:color w:val="333333"/>
                <w:sz w:val="20"/>
                <w:szCs w:val="20"/>
                <w:lang w:val="en-US"/>
              </w:rPr>
              <w:lastRenderedPageBreak/>
              <w:t xml:space="preserve">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856AFF"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21.5.2025</w:t>
            </w:r>
          </w:p>
        </w:tc>
      </w:tr>
      <w:tr w:rsidR="0070682B" w:rsidRPr="006137D4" w14:paraId="7D72CBD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E6BF5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47C4D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Narcissus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579AEA"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9232931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DED3EF"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B7531E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07EF4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042C06A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038DB1"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5F7FF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Blue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BCF73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9236353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646308"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337D4E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EFF8E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6032442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08DCC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336.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096EE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Canara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FF172FF"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9411331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D56A4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25B87E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C7A704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409C640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36EAA9A"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337.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937C2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OLAF</w:t>
            </w:r>
            <w:proofErr w:type="spellEnd"/>
            <w:r w:rsidRPr="006137D4">
              <w:rPr>
                <w:rFonts w:ascii="Arial" w:hAnsi="Arial" w:cs="Arial"/>
                <w:color w:val="333333"/>
                <w:sz w:val="20"/>
                <w:szCs w:val="20"/>
              </w:rPr>
              <w:t xml:space="preserve">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0EFCC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9224465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04F806"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BABD6D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5D1931"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66951E8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B5A08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338.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DD3CC8"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Vesna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718C4A"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9233349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1FBF3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5F83E28"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F756AF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579CA30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C125F8"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339.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DA576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Eminent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58397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9383950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A0ED9B"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7C844D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0533A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3AA3BCB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27377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875D4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Yi</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Tong</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11EAC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9259733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686514"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BFA7E1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lastRenderedPageBreak/>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3C5142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21.5.2025</w:t>
            </w:r>
          </w:p>
        </w:tc>
      </w:tr>
      <w:tr w:rsidR="0070682B" w:rsidRPr="006137D4" w14:paraId="5C9C59A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8BA56D"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56247C"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Olive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C2736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9318034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D10AE9"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D9C48BE"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F9F4810"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0682B" w:rsidRPr="006137D4" w14:paraId="020F953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27BB85"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51E072"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Chandra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1C2418"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9353125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2A18CC7"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AA282E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841B13" w14:textId="77777777" w:rsidR="0070682B" w:rsidRPr="006137D4" w:rsidRDefault="0070682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21.5.2025’</w:t>
            </w:r>
          </w:p>
        </w:tc>
      </w:tr>
      <w:tr w:rsidR="0072045B" w:rsidRPr="006137D4" w14:paraId="4A0D5A4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DC8612" w14:textId="11F7BC13"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103CA0" w14:textId="0639377F" w:rsidR="0072045B" w:rsidRPr="006137D4" w:rsidRDefault="0072045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Venetians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F2C009" w14:textId="5630A87B"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9436018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66EAF9"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C6F8A03" w14:textId="06511A78" w:rsidR="0072045B" w:rsidRPr="006137D4" w:rsidRDefault="0072045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0E6A35" w14:textId="3C81FE92"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0D3C821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4D4CA0" w14:textId="1766B2CC"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344.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81997A" w14:textId="673BC71B" w:rsidR="0072045B" w:rsidRPr="006137D4" w:rsidRDefault="0072045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Jacklyn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E9A0D5" w14:textId="20EC5F3F"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9313498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734735"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32E5DA5" w14:textId="107FBE68" w:rsidR="0072045B" w:rsidRPr="006137D4" w:rsidRDefault="0072045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CB7B0E" w14:textId="2FB686C4"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745B848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5729BB" w14:textId="6E326D03"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345.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E8DD6C" w14:textId="7EB646AA"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Sea Marine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83670E" w14:textId="77D56F90"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9255830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1653FB"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FB8D62E" w14:textId="66A08D29"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FD66BF" w14:textId="1731FC30"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1466371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F81265" w14:textId="096C7193"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346.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E6A780" w14:textId="65CE33D1"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Diva</w:t>
            </w:r>
            <w:proofErr w:type="spellEnd"/>
            <w:r w:rsidRPr="006137D4">
              <w:rPr>
                <w:rFonts w:ascii="Arial" w:hAnsi="Arial" w:cs="Arial"/>
                <w:color w:val="333333"/>
                <w:sz w:val="20"/>
                <w:szCs w:val="20"/>
              </w:rPr>
              <w:t xml:space="preserve">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B4A840" w14:textId="456BDE18"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9297371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BF18BB"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7505F5D" w14:textId="52248424"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67564B" w14:textId="174685FC"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2189BD6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5D3265" w14:textId="0C6876AC"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lastRenderedPageBreak/>
              <w:t>347.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6324E3" w14:textId="1758121E"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Hulda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8AC3ED" w14:textId="45E018E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9290309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B96570"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1C06ECD" w14:textId="2D755BD8"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6771E9" w14:textId="6ADEB6B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277A993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33F661" w14:textId="2DD632F3"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348.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7FB889" w14:textId="35917B56"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Jaldhara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D73CAF" w14:textId="0071FF76"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9304825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F24CF4"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303E9E0" w14:textId="597EF5A8"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3013F6" w14:textId="6A6005ED"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603740E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539198" w14:textId="53203FBF"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349.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052ED1" w14:textId="383294B4"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Vision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E1BD0C" w14:textId="42B47CCF"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9260067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827107"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051D558" w14:textId="3036D364"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724112" w14:textId="53545F81"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5E85B8F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2C1E5B0" w14:textId="58163525"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956FE0" w14:textId="453DEADD"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Nagarjuna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F19D2C" w14:textId="76133962"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9299733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BDAE7B"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9CE1746" w14:textId="7CDBA3E9"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5FC140" w14:textId="61D3F957"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6F0029B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151021" w14:textId="63915B85"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351.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189144" w14:textId="388D2D97"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Sandhya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38997ED" w14:textId="6BB46DD0"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9352195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7E5E9D"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919D125" w14:textId="71006E85"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795008" w14:textId="748D645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597D43D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4CE6AF" w14:textId="681B8A8A"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3AB100" w14:textId="7A21F929"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Himalaya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A5165A" w14:textId="057DEB71"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9314882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BAD04F"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D12C6E4" w14:textId="1AD65273"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64C8EE" w14:textId="626BB6D5"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363C408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9FEF1D" w14:textId="3A3836F5"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353.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A4EFDE" w14:textId="580D6073"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 xml:space="preserve">Sea </w:t>
            </w:r>
            <w:proofErr w:type="spellStart"/>
            <w:r w:rsidRPr="006137D4">
              <w:rPr>
                <w:rFonts w:ascii="Arial" w:hAnsi="Arial" w:cs="Arial"/>
                <w:color w:val="333333"/>
                <w:sz w:val="20"/>
                <w:szCs w:val="20"/>
              </w:rPr>
              <w:t>Honor</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930AA9" w14:textId="1011AEBE"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9315654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65E72DC"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02B6C6F" w14:textId="40692223"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lastRenderedPageBreak/>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EB9EEA" w14:textId="2CFEF960"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lastRenderedPageBreak/>
              <w:t>20.7.2025</w:t>
            </w:r>
          </w:p>
        </w:tc>
      </w:tr>
      <w:tr w:rsidR="0072045B" w:rsidRPr="006137D4" w14:paraId="2BFC84F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83C2B2" w14:textId="5449D5B3"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354.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D11017" w14:textId="793E9976"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 xml:space="preserve">Ru </w:t>
            </w:r>
            <w:proofErr w:type="spellStart"/>
            <w:r w:rsidRPr="006137D4">
              <w:rPr>
                <w:rFonts w:ascii="Arial" w:hAnsi="Arial" w:cs="Arial"/>
                <w:color w:val="333333"/>
                <w:sz w:val="20"/>
                <w:szCs w:val="20"/>
              </w:rPr>
              <w:t>Yi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630BA4" w14:textId="1255E35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9345623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45B25F"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3FB304C" w14:textId="2ED8A753"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6789BC5" w14:textId="094DDE0F"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26A0097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8604F9" w14:textId="171490EF"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7986FE" w14:textId="6CF63D72"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Sealion</w:t>
            </w:r>
            <w:proofErr w:type="spellEnd"/>
            <w:r w:rsidRPr="006137D4">
              <w:rPr>
                <w:rFonts w:ascii="Arial" w:hAnsi="Arial" w:cs="Arial"/>
                <w:color w:val="333333"/>
                <w:sz w:val="20"/>
                <w:szCs w:val="20"/>
              </w:rPr>
              <w:t xml:space="preserve">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3CA381" w14:textId="42BDDCB3"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9234501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1E517C"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4274406" w14:textId="4728B6CC"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697AFC" w14:textId="2276093A"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6403D8A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97CDA1" w14:textId="0E0D781D"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356.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B88A8E" w14:textId="7BE1055C"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Achilles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A84718" w14:textId="0C5BC627"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9368223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02B4A1"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6863B2C" w14:textId="3FD88032"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98EE88" w14:textId="6D599767"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0084CE6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9B8B9D" w14:textId="566C4002"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47ACB3" w14:textId="68727E5B"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Hu</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Po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B91E60" w14:textId="6EF5CE25"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9319686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994B24"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EF418DB" w14:textId="2BE4979E"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6A77DB" w14:textId="46E489A0"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63EB835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EFD21D" w14:textId="07879845"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358.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5C63F2" w14:textId="4ABBDF64"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Pearl</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733635" w14:textId="5A130188"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9630028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0C3520"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(c):</w:t>
            </w:r>
          </w:p>
          <w:p w14:paraId="0CDFFD3B" w14:textId="205EF8C0"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are operated in such a way as to contribute or support actions or policies for the exploitation, development or expansion of the energy sector in Russia, including energy infrastructure.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02866C" w14:textId="316348A1"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0E04FA0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1BBECF" w14:textId="40387CC2"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73E93D" w14:textId="533EAFC2"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Valera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C77B10" w14:textId="657E66D7"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9630004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FB4911"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(c):</w:t>
            </w:r>
          </w:p>
          <w:p w14:paraId="17501027" w14:textId="0E2EEEC4"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are operated in such a way as to contribute or support actions or policies for the exploitation, development or expansion of the energy sector in Russia, including energy infrastructure.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886E86" w14:textId="11E9B58D"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3C5A034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F88F05" w14:textId="231AD96A"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93A0AA" w14:textId="007CC35D"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Sirius</w:t>
            </w:r>
            <w:proofErr w:type="spellEnd"/>
            <w:r w:rsidRPr="006137D4">
              <w:rPr>
                <w:rFonts w:ascii="Arial" w:hAnsi="Arial" w:cs="Arial"/>
                <w:color w:val="333333"/>
                <w:sz w:val="20"/>
                <w:szCs w:val="20"/>
              </w:rPr>
              <w:t xml:space="preserve">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875853" w14:textId="6260D3D5"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9285847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15A9FF"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B8EB4CE" w14:textId="25278211"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BAFBC8" w14:textId="09C6594C"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33C0B3F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3D33B4" w14:textId="0B9F832A"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lastRenderedPageBreak/>
              <w:t>361.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F569F8" w14:textId="656D0B4F"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Cordelia</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Moon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EEFFF2" w14:textId="79C1B28E"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9297888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9CA719"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2B0E155" w14:textId="21C36E1C"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C1615B" w14:textId="4F3EBD5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25CB389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C56873" w14:textId="6EE4FB84"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362.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44A318" w14:textId="381F8724"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Virat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31CD13" w14:textId="34E6BFC3"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9832559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98596A"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B84C9A0" w14:textId="3EAAF300"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37BFEF" w14:textId="0EF55B0A"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2724D62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471A55" w14:textId="51238EEA"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2C9CCB3" w14:textId="000ECB21"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Themis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BED41B" w14:textId="78D5D9AE"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9264570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B8C233"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AF81BF2" w14:textId="06FF2301"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550170" w14:textId="50065077"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0386EEE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38F71A" w14:textId="32A99666"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364.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6C8539" w14:textId="067AC151"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Deneb</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3FC14F" w14:textId="571D0A81"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9301524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E937E4"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E8564A2" w14:textId="0D11D0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72572A" w14:textId="1903F205"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080AD36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88DFEC" w14:textId="0CF4B3B6"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365.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035B2B" w14:textId="48625ED7"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Olia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CD52D1" w14:textId="4150953E"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9268112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EF277E"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1D580AD" w14:textId="10CADC33"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B63B39" w14:textId="114D0858"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75FC620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5CB3CB" w14:textId="398ECF95"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366.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6A2E03" w14:textId="424FC81C"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Tasta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741CEE" w14:textId="255E7F44"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9307815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199461"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71817CE" w14:textId="485E17F1"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255F09C" w14:textId="32F771AA"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561F1D1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4A23DF" w14:textId="2881517E"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4F2729" w14:textId="5BC979FF"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Cross Ocean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9E2131" w14:textId="2AE0E4D8"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9251810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B512CC"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ABBF5F3" w14:textId="6C9F0B2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lastRenderedPageBreak/>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D73528" w14:textId="2161DE8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lastRenderedPageBreak/>
              <w:t>20.7.2025</w:t>
            </w:r>
          </w:p>
        </w:tc>
      </w:tr>
      <w:tr w:rsidR="0072045B" w:rsidRPr="006137D4" w14:paraId="07659EA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ACDCB9" w14:textId="0B9CFECF"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368.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9C49FF" w14:textId="01CB45E0"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Ricca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CF9C98" w14:textId="4BE99D09"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9292577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DE304A"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3C5BF92" w14:textId="3DEF582E"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5336B0" w14:textId="5CDBEB97"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3F56F27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856182" w14:textId="58ACCCA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369.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FAB26E" w14:textId="13AC1894"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Golden Eagle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9C2FFA" w14:textId="0C71AC07"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9255684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0231EB"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0FF7545" w14:textId="58420313"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42A8EA" w14:textId="0A3A455A"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1734AF9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A0E128" w14:textId="60B26C46"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EA5CCE" w14:textId="23C18A91"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Akar</w:t>
            </w:r>
            <w:proofErr w:type="spellEnd"/>
            <w:r w:rsidRPr="006137D4">
              <w:rPr>
                <w:rFonts w:ascii="Arial" w:hAnsi="Arial" w:cs="Arial"/>
                <w:color w:val="333333"/>
                <w:sz w:val="20"/>
                <w:szCs w:val="20"/>
              </w:rPr>
              <w:t xml:space="preserve"> West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F6F0D3" w14:textId="02B98C10"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9258167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1B6C25"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9B0D55F" w14:textId="5410972A"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F64EAA" w14:textId="338B7F2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3244C1B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4119E8" w14:textId="00FA5FA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8BC241" w14:textId="26F3F36E"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Fiesta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A823CF" w14:textId="47590026"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9260823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7C6099"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49C3C3D" w14:textId="6392B103"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BFD46A" w14:textId="725DAEAC"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53CFFE3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C7A5AE" w14:textId="0057211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372.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2BB9CA" w14:textId="22A93591"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Bivola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8328FC" w14:textId="43AFFCA3"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9266865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BE21DA"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0F217CA" w14:textId="7425796A"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878396" w14:textId="605DB996"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1A2EAE1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584D08" w14:textId="1BEAC181"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902FED" w14:textId="741F90BA"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Kai</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Fu</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8B9967" w14:textId="74D3A9A3"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9281009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A7C959"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64BA624" w14:textId="1AE428E3"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3187AC" w14:textId="50FBF25A"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3466D65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D9BC0B" w14:textId="027E731C"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374.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0FA5FF" w14:textId="0DE3C016"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Lion</w:t>
            </w:r>
            <w:proofErr w:type="spellEnd"/>
            <w:r w:rsidRPr="006137D4">
              <w:rPr>
                <w:rFonts w:ascii="Arial" w:hAnsi="Arial" w:cs="Arial"/>
                <w:color w:val="333333"/>
                <w:sz w:val="20"/>
                <w:szCs w:val="20"/>
              </w:rPr>
              <w:t xml:space="preserve">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6003B9" w14:textId="1FF4E6C1"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9384069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DE29E8"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C933062" w14:textId="6DFA5F01"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w:t>
            </w:r>
            <w:r w:rsidRPr="006137D4">
              <w:rPr>
                <w:rFonts w:ascii="Arial" w:hAnsi="Arial" w:cs="Arial"/>
                <w:color w:val="333333"/>
                <w:sz w:val="20"/>
                <w:szCs w:val="20"/>
                <w:lang w:val="en-US"/>
              </w:rPr>
              <w:lastRenderedPageBreak/>
              <w:t xml:space="preserve">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B3F912" w14:textId="70E103E9"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lastRenderedPageBreak/>
              <w:t>20.7.2025</w:t>
            </w:r>
          </w:p>
        </w:tc>
      </w:tr>
      <w:tr w:rsidR="0072045B" w:rsidRPr="006137D4" w14:paraId="5C2A7F8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3AC224" w14:textId="1525544E"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375.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36D1CB" w14:textId="66690F9B"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Monte</w:t>
            </w:r>
            <w:proofErr w:type="spellEnd"/>
            <w:r w:rsidRPr="006137D4">
              <w:rPr>
                <w:rFonts w:ascii="Arial" w:hAnsi="Arial" w:cs="Arial"/>
                <w:color w:val="333333"/>
                <w:sz w:val="20"/>
                <w:szCs w:val="20"/>
              </w:rPr>
              <w:t xml:space="preserve">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1B361C" w14:textId="7C59671A"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9297553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BD6B0C"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15F7382" w14:textId="16C0A280"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DF2210" w14:textId="22F243E9"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4CFA92F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6A3A79" w14:textId="573FE3C2"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376.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522028" w14:textId="3C6F1CD6"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Samadha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A85D18" w14:textId="060B6C1D"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9286281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9539F4"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CBBA244" w14:textId="4FDD1D62"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4CC3A6" w14:textId="1EC17E83"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0640B6A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E40702" w14:textId="46D0D0A8"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377.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EDC14E" w14:textId="0DED6586"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 xml:space="preserve">Blue </w:t>
            </w:r>
            <w:proofErr w:type="spellStart"/>
            <w:r w:rsidRPr="006137D4">
              <w:rPr>
                <w:rFonts w:ascii="Arial" w:hAnsi="Arial" w:cs="Arial"/>
                <w:color w:val="333333"/>
                <w:sz w:val="20"/>
                <w:szCs w:val="20"/>
              </w:rPr>
              <w:t>Talu</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1D7E30" w14:textId="647AE45A"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9334557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526CE3"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9A7C603" w14:textId="44280014"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644891" w14:textId="56AA0462"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6549677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ACAFB6" w14:textId="1880B73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378.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DDC10B" w14:textId="754443CD"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Maisan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439A71" w14:textId="6990F263"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9289776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B74277"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6917266" w14:textId="3F7D7E10"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DE755F" w14:textId="31DD28C4"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198DBBE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135C02" w14:textId="038EAE98"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BD8468" w14:textId="2E4A5259"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Sofia</w:t>
            </w:r>
            <w:proofErr w:type="spellEnd"/>
            <w:r w:rsidRPr="006137D4">
              <w:rPr>
                <w:rFonts w:ascii="Arial" w:hAnsi="Arial" w:cs="Arial"/>
                <w:color w:val="333333"/>
                <w:sz w:val="20"/>
                <w:szCs w:val="20"/>
              </w:rPr>
              <w:t xml:space="preserve"> 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8D4ECB" w14:textId="37B008C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9299123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3B0791"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F8E2A1C" w14:textId="159E0EBC"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F24D55" w14:textId="261F1802"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6F1C084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6F4B49" w14:textId="2AE092AE"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A827B4" w14:textId="229789BE"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Proxima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080BB8" w14:textId="591526A2"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9329655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EA4F86"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4542C84" w14:textId="51F9AC28"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3CAF40" w14:textId="455D4BC6"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742EDCE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76B0DD" w14:textId="1578058D"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381.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6BC7C1" w14:textId="2F57C45F"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Saraswati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DB1D29" w14:textId="2A7C4B45"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9383869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DAD52E"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C3A6CB4" w14:textId="2D313B6D"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w:t>
            </w:r>
            <w:r w:rsidRPr="006137D4">
              <w:rPr>
                <w:rFonts w:ascii="Arial" w:hAnsi="Arial" w:cs="Arial"/>
                <w:color w:val="333333"/>
                <w:sz w:val="20"/>
                <w:szCs w:val="20"/>
                <w:lang w:val="en-US"/>
              </w:rPr>
              <w:lastRenderedPageBreak/>
              <w:t xml:space="preserve">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692149" w14:textId="1F392AC8"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lastRenderedPageBreak/>
              <w:t>20.7.2025</w:t>
            </w:r>
          </w:p>
        </w:tc>
      </w:tr>
      <w:tr w:rsidR="0072045B" w:rsidRPr="006137D4" w14:paraId="5EB2C2A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DEC0EC" w14:textId="5E461147"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9C0091" w14:textId="62102961"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Monarch</w:t>
            </w:r>
            <w:proofErr w:type="spellEnd"/>
            <w:r w:rsidRPr="006137D4">
              <w:rPr>
                <w:rFonts w:ascii="Arial" w:hAnsi="Arial" w:cs="Arial"/>
                <w:color w:val="333333"/>
                <w:sz w:val="20"/>
                <w:szCs w:val="20"/>
              </w:rPr>
              <w:t xml:space="preserve">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CE848D" w14:textId="09A12DD2"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9377779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7ED356E"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09281E1" w14:textId="52278CC2"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8D66F0" w14:textId="5C56DF7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53BAA01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E1723C" w14:textId="20422B9E"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383.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E80FD0" w14:textId="23DBBD92"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Evita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B351E4" w14:textId="7FD24A70"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9408530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DC2519"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31A84F2" w14:textId="4287F5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6B0563" w14:textId="6BF4A704"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38F5BA9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9DBA86" w14:textId="6F5CB0B5"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384.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098AC8" w14:textId="17ED402B"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Utaki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1E0E45" w14:textId="7D20BE30"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9262924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8EE4DA"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F3D71D8" w14:textId="76EE41A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4569BA" w14:textId="639A0C34"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43F8F1C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0431A2" w14:textId="64E3F6B3"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F0FA94" w14:textId="6B1588AB"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Lebre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C9DABB" w14:textId="2522CA9F"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9255672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F37FFC"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DBD0AEF" w14:textId="1981EB06"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5946AB" w14:textId="3B1C0D64"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06F59B8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602919" w14:textId="6908E57A"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157AB3" w14:textId="7E5D59CC"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Smyrtos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10FDF9" w14:textId="78DE0DB9"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9389100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A86AD5"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0AB987E" w14:textId="57171876"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05E382" w14:textId="55D5B411"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07E573A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5BCDA7" w14:textId="32F0052A"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387.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ED4A13" w14:textId="347A3356"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Kusto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3F7C8B" w14:textId="3E3EA93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9308833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C2FB41"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27B015F" w14:textId="272DCCC0"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F061D2" w14:textId="67EFC0C4"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14FA133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91C620" w14:textId="1CD2AA66"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388.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6A7CE9" w14:textId="1D9F966C"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Seasons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46D4D5" w14:textId="3D622A99"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9308950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E943D6"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0D1C7E5" w14:textId="5ADC4D12"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w:t>
            </w:r>
            <w:r w:rsidRPr="006137D4">
              <w:rPr>
                <w:rFonts w:ascii="Arial" w:hAnsi="Arial" w:cs="Arial"/>
                <w:color w:val="333333"/>
                <w:sz w:val="20"/>
                <w:szCs w:val="20"/>
                <w:lang w:val="en-US"/>
              </w:rPr>
              <w:lastRenderedPageBreak/>
              <w:t xml:space="preserve">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EE59DC" w14:textId="2E99BD8E"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lastRenderedPageBreak/>
              <w:t>20.7.2025</w:t>
            </w:r>
          </w:p>
        </w:tc>
      </w:tr>
      <w:tr w:rsidR="0072045B" w:rsidRPr="006137D4" w14:paraId="59F03B7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BF9A44" w14:textId="22066501"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389.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8DFD84" w14:textId="2430AE6C"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Pierre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43907C" w14:textId="6E5907D3"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9266877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BD95C2"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8B0D4F4" w14:textId="1726F411"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E658FB" w14:textId="32106952"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7E6DA41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2663D4" w14:textId="6E764179"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D0A8D1" w14:textId="1A39312E"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Prisma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E90382" w14:textId="3CFB6463"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9299678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6C505C"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03F842E" w14:textId="5E53AA0B"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BE9BD8" w14:textId="430CE2EE"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1D72775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F3C81C9" w14:textId="72622302"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391.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F4BD2DC" w14:textId="467CA6DD"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Rymo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E52FC3" w14:textId="08DE0A53"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9308857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DD7DEF"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223C0DE" w14:textId="1D34F5EB"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AAA46B" w14:textId="6EA948C1"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0A55EB2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580BC2" w14:textId="4664C512"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C7E733" w14:textId="64696049"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Maria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FD3B37" w14:textId="42FA5C2C"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9198783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DCB52F"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B49E108" w14:textId="021FBB0C"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4ABD88" w14:textId="335238C5"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5FA23CA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2A8ABD" w14:textId="0ACB9F18"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393.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193328" w14:textId="4BAA35E7"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Sanar</w:t>
            </w:r>
            <w:proofErr w:type="spellEnd"/>
            <w:r w:rsidRPr="006137D4">
              <w:rPr>
                <w:rFonts w:ascii="Arial" w:hAnsi="Arial" w:cs="Arial"/>
                <w:color w:val="333333"/>
                <w:sz w:val="20"/>
                <w:szCs w:val="20"/>
              </w:rPr>
              <w:t xml:space="preserve"> 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CC2560" w14:textId="2540EBD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9645011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67E0F0"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FB16A17" w14:textId="492D3393"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3FD384" w14:textId="041546A8"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35EC34E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FDBA5E" w14:textId="3AAFC0F6"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394.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E390F9" w14:textId="6E77072E"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Destan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3D7ECA" w14:textId="359A071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9388766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3CB1B2"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6987FFD" w14:textId="5779EBA1"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72CB41" w14:textId="7C74EAD2"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15D8DD4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B5ABC0" w14:textId="311E171C"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8AC2EF" w14:textId="675CDE60"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Elephant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653106" w14:textId="59802FBF"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9374868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7FDE3A"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C881862" w14:textId="367D1FFA"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lastRenderedPageBreak/>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1C543F" w14:textId="3BE97D87"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lastRenderedPageBreak/>
              <w:t>20.7.2025</w:t>
            </w:r>
          </w:p>
        </w:tc>
      </w:tr>
      <w:tr w:rsidR="0072045B" w:rsidRPr="006137D4" w14:paraId="13C6A42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AD2E3A" w14:textId="0ADBBA67"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396.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D34D92" w14:textId="25D1CC4C"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Kaluga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53C676" w14:textId="526F838E"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9585924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825EAE"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F725A49" w14:textId="28770FE8"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FEA32D" w14:textId="6488BBAC"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4E09427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954058" w14:textId="1BF4A1B0"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397.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D23C52" w14:textId="7299FDF8"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Kira 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60F327" w14:textId="5B46E77A"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9346720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FD7489"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9E70025" w14:textId="006C9A38"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FD6B47" w14:textId="7ABB2008"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163856B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4851A8" w14:textId="6B46EE4C"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398.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71863A" w14:textId="3A496785"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Nautilus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374400" w14:textId="201F054D"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9434890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085547"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0C35881" w14:textId="5CBC7722"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27280D" w14:textId="5867B651"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676E23F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64463D" w14:textId="6CE3D89D"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399.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E740C4" w14:textId="40C758A6"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Pate</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formerly</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Shaanxi</w:t>
            </w:r>
            <w:proofErr w:type="spellEnd"/>
            <w:r w:rsidRPr="006137D4">
              <w:rPr>
                <w:rFonts w:ascii="Arial" w:hAnsi="Arial" w:cs="Arial"/>
                <w:color w:val="333333"/>
                <w:sz w:val="20"/>
                <w:szCs w:val="20"/>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AC784C" w14:textId="419FC9F5"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9338905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6DB9DD"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B11929C" w14:textId="62801FC9"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320ECA" w14:textId="6BB2FA75"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25D1C5C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677B21" w14:textId="354B464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7EB48C7" w14:textId="28C0A8A9"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Vernal</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53BF15" w14:textId="33840C46"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9207027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80E12E"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756FA4B" w14:textId="644B80A5"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CCE749" w14:textId="0936C826"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4B84601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9CDFC5" w14:textId="13831CE8"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41742A" w14:textId="0958B386"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Gogland</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1242CF" w14:textId="31747A5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9430210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3B7316"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1B3A7AF" w14:textId="21BAEF4E"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34E00F" w14:textId="65706781"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67A9005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680902" w14:textId="37151EC5"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lastRenderedPageBreak/>
              <w:t>402.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2E6EB7" w14:textId="7BD6FE24"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Feliks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5A25EA" w14:textId="21740DC9"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9459242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79974B"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426C5F3" w14:textId="19AE1142"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84CC94" w14:textId="29FAD089"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1375C75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7DDFE4" w14:textId="3A28165D"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403.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031E12" w14:textId="1A0E0F8F"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Katran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A57621" w14:textId="0E5DAD15"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9260275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22E6E4"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54CA691" w14:textId="66008F85"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9EE9A2" w14:textId="059794B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760C80A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6D2621" w14:textId="3E4B83CE"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404.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5C8B70" w14:textId="5E7BC475"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Leruo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F5E4485" w14:textId="435F7654"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9385831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7F79EC"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6AF758D" w14:textId="2675071C"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3D7DB5" w14:textId="48E341F6"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61EDED5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AFDF08" w14:textId="5CAB1315"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405.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0C0C72" w14:textId="0C9FD594"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Listiga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F4669BF" w14:textId="7A6844DD"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9292838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0FF20F"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60BB926" w14:textId="35C5F0A2"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CAD22D" w14:textId="6273C533"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50A1F6A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B769D6" w14:textId="3E1E493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643645" w14:textId="45189403"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Akhty</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82D4E7" w14:textId="3AB7C24E"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9435337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F84FA9"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5636049" w14:textId="0914D30D"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71965A" w14:textId="09201B3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09946AB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7F42BF" w14:textId="2786529D"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407.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30856F" w14:textId="3941E320"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Armada</w:t>
            </w:r>
            <w:proofErr w:type="spellEnd"/>
            <w:r w:rsidRPr="006137D4">
              <w:rPr>
                <w:rFonts w:ascii="Arial" w:hAnsi="Arial" w:cs="Arial"/>
                <w:color w:val="333333"/>
                <w:sz w:val="20"/>
                <w:szCs w:val="20"/>
              </w:rPr>
              <w:t xml:space="preserve"> Explorer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7BCA78" w14:textId="02C2B0A7"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9377042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6EB34A"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0EFC0CA" w14:textId="1FE104FB"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C3C61E" w14:textId="1C2BE82F"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40EA291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CE5455" w14:textId="0276878D"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408.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860BA9" w14:textId="2542EC1A"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Flura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7A1083" w14:textId="25F04380"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9354636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BDCD26"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768886F" w14:textId="557411C1"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lastRenderedPageBreak/>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470DD4" w14:textId="2797664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lastRenderedPageBreak/>
              <w:t>20.7.2025</w:t>
            </w:r>
          </w:p>
        </w:tc>
      </w:tr>
      <w:tr w:rsidR="0072045B" w:rsidRPr="006137D4" w14:paraId="5BE37CC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378EEE" w14:textId="78FDB5FA"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409.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73296F" w14:textId="50DBA734"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MT</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Konstantinovsk</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097398" w14:textId="44AA091C"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9113276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2106C5"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EED99F4" w14:textId="680D87EF"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38034E" w14:textId="20622984"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6E17007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360BDF" w14:textId="446C2EA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724B58" w14:textId="162D4BDF"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Nizami</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Ganjavi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C146F0" w14:textId="23238BFF"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9369617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5426DC"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0E83323" w14:textId="6F638B8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FE8A94" w14:textId="0B394581"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77F5D83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379D7FC" w14:textId="4A2E0C45"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5F90AC" w14:textId="12C86897"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Sergey</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Terskov</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3E042F" w14:textId="004F68A7"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9637961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C60B2A"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DB42212" w14:textId="19A6FE3F"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8BCAF4" w14:textId="2F825105"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4CB7385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75A80E" w14:textId="6675267E"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BCD95C" w14:textId="793EA69C"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Nova Energy</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EB61B6" w14:textId="2BB10A1F"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9324277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FF4741"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(c):</w:t>
            </w:r>
          </w:p>
          <w:p w14:paraId="0EB1EF65" w14:textId="7F5D84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are operated in such a way as to contribute or support actions or policies for the exploitation, development or expansion of the energy sector in Russia, including energy infrastructure.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399FE0" w14:textId="11452843"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2C01017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F8D432" w14:textId="497F0705"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3F1484D" w14:textId="2807C5F9"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Yanhu</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6F660C" w14:textId="140F84AC"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9297357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8D5379"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7316A4A" w14:textId="28C845A4"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C7908B" w14:textId="5CC2D234"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0613F33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A2B57C" w14:textId="5B5FFDD4"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191BCF" w14:textId="785135FD"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Tango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4C8BCC" w14:textId="7EEE2EC8"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9292058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6C4A42"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A498CB1" w14:textId="68698391"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A74522" w14:textId="37FD6431"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0751FF0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66FC05" w14:textId="159FB538"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DF20A2" w14:textId="0203796E"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Topaz</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F3D85E" w14:textId="352B3516"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9292034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959F8B"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F761A2C" w14:textId="35165B62"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lastRenderedPageBreak/>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D6B106" w14:textId="1CB2D56F"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lastRenderedPageBreak/>
              <w:t>20.7.2025</w:t>
            </w:r>
          </w:p>
        </w:tc>
      </w:tr>
      <w:tr w:rsidR="0072045B" w:rsidRPr="006137D4" w14:paraId="514A783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B0C2AB" w14:textId="4EE9F0C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291D3E" w14:textId="22080C64"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Volgoneft</w:t>
            </w:r>
            <w:proofErr w:type="spellEnd"/>
            <w:r w:rsidRPr="006137D4">
              <w:rPr>
                <w:rFonts w:ascii="Arial" w:hAnsi="Arial" w:cs="Arial"/>
                <w:color w:val="333333"/>
                <w:sz w:val="20"/>
                <w:szCs w:val="20"/>
              </w:rPr>
              <w:t xml:space="preserve"> 251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53CEEF" w14:textId="2F5B98BF"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8231057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B78A4F"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E2482C7" w14:textId="3741E4D2"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BA0B25" w14:textId="3305AA8C"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128CB6C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F28D6E" w14:textId="1056DD45"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287852" w14:textId="39162D9D"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Volgoneft</w:t>
            </w:r>
            <w:proofErr w:type="spellEnd"/>
            <w:r w:rsidRPr="006137D4">
              <w:rPr>
                <w:rFonts w:ascii="Arial" w:hAnsi="Arial" w:cs="Arial"/>
                <w:color w:val="333333"/>
                <w:sz w:val="20"/>
                <w:szCs w:val="20"/>
              </w:rPr>
              <w:t xml:space="preserve"> 160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9CC6F0" w14:textId="2105A689"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8867129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04C644"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C1130D9" w14:textId="4A36F53F"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8BDC3B" w14:textId="63171DD2"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4DD36F0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4BAC22" w14:textId="107020F2"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1759A9" w14:textId="51C83706"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Saint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D782E8" w14:textId="09ADDCBE"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9263198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CFE094"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06DD300" w14:textId="1AE7668F"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44789A" w14:textId="18CD8A1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7575D54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566902" w14:textId="1E037A14"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419.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073DED" w14:textId="6CFE9438"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 xml:space="preserve">Arctic </w:t>
            </w:r>
            <w:proofErr w:type="spellStart"/>
            <w:r w:rsidRPr="006137D4">
              <w:rPr>
                <w:rFonts w:ascii="Arial" w:hAnsi="Arial" w:cs="Arial"/>
                <w:color w:val="333333"/>
                <w:sz w:val="20"/>
                <w:szCs w:val="20"/>
              </w:rPr>
              <w:t>Mulan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DFA2E2" w14:textId="0DCC23E3"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9864837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ADBFFB"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(c):</w:t>
            </w:r>
          </w:p>
          <w:p w14:paraId="3E9CF887" w14:textId="45AAB5C2"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are operated in such a way as to contribute or support actions or policies for the exploitation, development or expansion of the energy sector in Russia, including energy infrastructure.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F739EC" w14:textId="7749F680"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4D79224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839D4B" w14:textId="0A318902"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362F60" w14:textId="248CC7F2"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Viper</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C42349" w14:textId="6032CC40"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9299874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8C653C"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33EF564" w14:textId="76146AD0"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58F9F0" w14:textId="63F88B5E"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2EA1197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2529E8" w14:textId="29E29BEA"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C570FD" w14:textId="694512B0"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Wu</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Tai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8C6D3C" w14:textId="617ED745"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9419151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01FE74"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7E23224" w14:textId="678B6701"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AA4836" w14:textId="6F940F2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0A20ACC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5BDF12" w14:textId="6E19129F"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89AFBF" w14:textId="50C97F4F"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Lark</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formerly</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Lea</w:t>
            </w:r>
            <w:proofErr w:type="spellEnd"/>
            <w:r w:rsidRPr="006137D4">
              <w:rPr>
                <w:rFonts w:ascii="Arial" w:hAnsi="Arial" w:cs="Arial"/>
                <w:color w:val="333333"/>
                <w:sz w:val="20"/>
                <w:szCs w:val="20"/>
              </w:rPr>
              <w:t xml:space="preserve">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28161E" w14:textId="0DB2D802"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9277759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468254"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8E191FA" w14:textId="1902A44A"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lastRenderedPageBreak/>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AA2380" w14:textId="6D4EFC2D"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lastRenderedPageBreak/>
              <w:t>20.7.2025</w:t>
            </w:r>
          </w:p>
        </w:tc>
      </w:tr>
      <w:tr w:rsidR="0072045B" w:rsidRPr="006137D4" w14:paraId="2CFC339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905E5A" w14:textId="0607DB2E"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806E4D" w14:textId="497C3883"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Marble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143E04" w14:textId="7856B144"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9323974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997218"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B422BC0" w14:textId="49BAECF8"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954170" w14:textId="5E54A1F2"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17925FC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54E447" w14:textId="7430C6A8"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C65441" w14:textId="181EA9ED"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Seginus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9B20FF" w14:textId="513D7BD2"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9256028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D3F305"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ECB3ACF" w14:textId="241F1050"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9BDDA2" w14:textId="5A38EB1C"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74FB651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720E0B" w14:textId="2DD0AEBD"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919C47" w14:textId="709B1DCA"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Peace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25394A" w14:textId="7746627F"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9249130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003E03"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8194A38" w14:textId="1A57F2A0"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411624" w14:textId="1773973C"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62536EA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618FCC" w14:textId="1701C27F"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D675BB" w14:textId="478408A3"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Ailama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6F3AB5" w14:textId="179C4A6F"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9232888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C06300"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BB99607" w14:textId="13A2E8F8"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BD6834" w14:textId="2CD65159"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196D5DC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C9D03E" w14:textId="3242843F"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46BBDC" w14:textId="4C9B11E2" w:rsidR="0072045B" w:rsidRPr="006137D4" w:rsidRDefault="0072045B" w:rsidP="006137D4">
            <w:pPr>
              <w:pStyle w:val="oj-tbl-txt"/>
              <w:spacing w:before="60" w:beforeAutospacing="0" w:after="60" w:afterAutospacing="0"/>
              <w:rPr>
                <w:rFonts w:ascii="Arial" w:hAnsi="Arial" w:cs="Arial"/>
                <w:color w:val="333333"/>
                <w:sz w:val="20"/>
                <w:szCs w:val="20"/>
                <w:lang w:val="en-US"/>
              </w:rPr>
            </w:pPr>
            <w:proofErr w:type="spellStart"/>
            <w:r w:rsidRPr="006137D4">
              <w:rPr>
                <w:rFonts w:ascii="Arial" w:hAnsi="Arial" w:cs="Arial"/>
                <w:color w:val="333333"/>
                <w:sz w:val="20"/>
                <w:szCs w:val="20"/>
                <w:lang w:val="en-US"/>
              </w:rPr>
              <w:t>Dorin</w:t>
            </w:r>
            <w:proofErr w:type="spellEnd"/>
            <w:r w:rsidRPr="006137D4">
              <w:rPr>
                <w:rFonts w:ascii="Arial" w:hAnsi="Arial" w:cs="Arial"/>
                <w:color w:val="333333"/>
                <w:sz w:val="20"/>
                <w:szCs w:val="20"/>
                <w:lang w:val="en-US"/>
              </w:rPr>
              <w:t xml:space="preserve"> (formerly E Mei Shan)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A19887" w14:textId="3B4D3B77"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9290828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C68838"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4EDBDB1" w14:textId="70647C5F"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931A87" w14:textId="6E21EBC9"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66EE252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B244C7" w14:textId="34277452"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053859" w14:textId="4C6A706E"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Sooraj</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4F6EB3" w14:textId="73AABB88"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9332834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CF9025"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31E5099" w14:textId="5DD9BFC5"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06BF84" w14:textId="37D3F319"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39FA4F4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14798C" w14:textId="03F70E24"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87E008" w14:textId="172151E7"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Elise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AA4329" w14:textId="35C03267"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9277747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D98A1A"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CC66BFB" w14:textId="1093C112"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w:t>
            </w:r>
            <w:r w:rsidRPr="006137D4">
              <w:rPr>
                <w:rFonts w:ascii="Arial" w:hAnsi="Arial" w:cs="Arial"/>
                <w:color w:val="333333"/>
                <w:sz w:val="20"/>
                <w:szCs w:val="20"/>
                <w:lang w:val="en-US"/>
              </w:rPr>
              <w:lastRenderedPageBreak/>
              <w:t xml:space="preserve">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297F03" w14:textId="4F747734"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lastRenderedPageBreak/>
              <w:t>20.7.2025</w:t>
            </w:r>
          </w:p>
        </w:tc>
      </w:tr>
      <w:tr w:rsidR="0072045B" w:rsidRPr="006137D4" w14:paraId="22534B7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BF8785" w14:textId="2C29D9A1"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BECC6A" w14:textId="6B6195F5"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Vision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B4C2D7" w14:textId="5E780E6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9236016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C84FEA"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8026922" w14:textId="65AEC7E1"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881324" w14:textId="40ACBDEA"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5EE4E7E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82993F" w14:textId="6B83319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3E0C9B" w14:textId="26EF7992"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Aura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7686ED" w14:textId="4022A62F"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9624316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354181"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1966779" w14:textId="6F1EB033"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0C59FB" w14:textId="39C09367"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4486CB7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A123D2" w14:textId="5A9FB21E"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6E7EAC8" w14:textId="63BC8B81"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Dignity</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26DD0A" w14:textId="77C410FA"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9283241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410036"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A4F4F20" w14:textId="48B1D96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F9B5132" w14:textId="71CEBBD5"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6511EB1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37BDEB" w14:textId="233274D9"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7D8A42" w14:textId="206D24FC"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Lumin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2DCE0E" w14:textId="60800945"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9330599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FB8801"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448052E" w14:textId="719D8E5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FB9F10" w14:textId="45264C20"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3E6EFBE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75FAF2" w14:textId="5355EDDC"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290B53" w14:textId="7AC35B4F"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Minion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A46144" w14:textId="23D2D487"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9389095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FE15DF"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E5846BF" w14:textId="3E99DA3D"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9F0427" w14:textId="165FD9FD"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505F4AC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2C27514" w14:textId="3C51457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1267E4" w14:textId="704D4297"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Cetus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2877B0" w14:textId="354F1FF0"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9418482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900531"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108BB70" w14:textId="5023EDE2"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0B87A3" w14:textId="32391FED"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3023B50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C4E14D" w14:textId="65416960"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436.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04307A" w14:textId="233C9F7B"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Arabela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C46234" w14:textId="216A2792"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9253313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BABD67"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AA1DA0B" w14:textId="3300E42C"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w:t>
            </w:r>
            <w:r w:rsidRPr="006137D4">
              <w:rPr>
                <w:rFonts w:ascii="Arial" w:hAnsi="Arial" w:cs="Arial"/>
                <w:color w:val="333333"/>
                <w:sz w:val="20"/>
                <w:szCs w:val="20"/>
                <w:lang w:val="en-US"/>
              </w:rPr>
              <w:lastRenderedPageBreak/>
              <w:t xml:space="preserve">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369CA2" w14:textId="23AD8577"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lastRenderedPageBreak/>
              <w:t>20.7.2025</w:t>
            </w:r>
          </w:p>
        </w:tc>
      </w:tr>
      <w:tr w:rsidR="0072045B" w:rsidRPr="006137D4" w14:paraId="6331234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4E41CD6" w14:textId="59506A3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437.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333B66" w14:textId="41EB3057" w:rsidR="0072045B" w:rsidRPr="006137D4" w:rsidRDefault="0072045B" w:rsidP="006137D4">
            <w:pPr>
              <w:pStyle w:val="oj-tbl-txt"/>
              <w:spacing w:before="60" w:beforeAutospacing="0" w:after="60" w:afterAutospacing="0"/>
              <w:rPr>
                <w:rFonts w:ascii="Arial" w:hAnsi="Arial" w:cs="Arial"/>
                <w:color w:val="333333"/>
                <w:sz w:val="20"/>
                <w:szCs w:val="20"/>
              </w:rPr>
            </w:pPr>
            <w:proofErr w:type="spellStart"/>
            <w:r w:rsidRPr="006137D4">
              <w:rPr>
                <w:rFonts w:ascii="Arial" w:hAnsi="Arial" w:cs="Arial"/>
                <w:color w:val="333333"/>
                <w:sz w:val="20"/>
                <w:szCs w:val="20"/>
              </w:rPr>
              <w:t>Karabakh</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7A82FC" w14:textId="7D2826EA"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9810513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7185B6"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BE5DA6E" w14:textId="44237993"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F9A4B8" w14:textId="1979AFAB" w:rsidR="0072045B" w:rsidRPr="006137D4" w:rsidRDefault="0072045B" w:rsidP="006137D4">
            <w:pPr>
              <w:pStyle w:val="oj-tbl-txt"/>
              <w:spacing w:before="60" w:beforeAutospacing="0" w:after="60" w:afterAutospacing="0"/>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6C0A0F6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240F92" w14:textId="0F16D928"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438.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7642A2" w14:textId="54B131AD" w:rsidR="0072045B" w:rsidRPr="006137D4" w:rsidRDefault="0072045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Aulis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E71E96" w14:textId="182A2168"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9233765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535040"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359B129" w14:textId="263A7C4C" w:rsidR="0072045B" w:rsidRPr="006137D4" w:rsidRDefault="0072045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EE5399" w14:textId="3CA069EE"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4B58362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FD3E00" w14:textId="0E321BDD"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439.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407BB7" w14:textId="1032297B" w:rsidR="0072045B" w:rsidRPr="006137D4" w:rsidRDefault="0072045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Naxos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D6DCAA" w14:textId="6BD33907"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9336426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6314DC"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D689E4E" w14:textId="65240C65" w:rsidR="0072045B" w:rsidRPr="006137D4" w:rsidRDefault="0072045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8DE35D" w14:textId="1655E5A6"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278C494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219DE8" w14:textId="5CE25EC5"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B381CF" w14:textId="773A84B8" w:rsidR="0072045B" w:rsidRPr="006137D4" w:rsidRDefault="0072045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Indri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87A257" w14:textId="4B26278E"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9247429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796B28"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258B23A" w14:textId="0C10CC21" w:rsidR="0072045B" w:rsidRPr="006137D4" w:rsidRDefault="0072045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BA423E" w14:textId="23673D2E"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6B636AF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E4BD5A" w14:textId="63300535"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41103F" w14:textId="1AD9ABB7" w:rsidR="0072045B" w:rsidRPr="006137D4" w:rsidRDefault="0072045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Mariel</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18FF9A" w14:textId="4D9E6AFB"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9247376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A45659"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D7A1E7F" w14:textId="7691798F" w:rsidR="0072045B" w:rsidRPr="006137D4" w:rsidRDefault="0072045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F0A7D5" w14:textId="550048BF"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6670616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0BAF11" w14:textId="4CF58ECD"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480C7F" w14:textId="19BFBC4C" w:rsidR="0072045B" w:rsidRPr="006137D4" w:rsidRDefault="0072045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Marlin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6143E80" w14:textId="130F0C72"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9585912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B5A9F5"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0EDAD67" w14:textId="56461B4E" w:rsidR="0072045B" w:rsidRPr="006137D4" w:rsidRDefault="0072045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21F2E7" w14:textId="3EF1DCCD"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73A7AE5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54CD43" w14:textId="0E80908B"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5342F4" w14:textId="2E26D792" w:rsidR="0072045B" w:rsidRPr="006137D4" w:rsidRDefault="0072045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Skadi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3C6CA6" w14:textId="6D04540D"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9230971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874FC8"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D563DB2" w14:textId="310C6D72" w:rsidR="0072045B" w:rsidRPr="006137D4" w:rsidRDefault="0072045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w:t>
            </w:r>
            <w:r w:rsidRPr="006137D4">
              <w:rPr>
                <w:rFonts w:ascii="Arial" w:hAnsi="Arial" w:cs="Arial"/>
                <w:color w:val="333333"/>
                <w:sz w:val="20"/>
                <w:szCs w:val="20"/>
                <w:lang w:val="en-US"/>
              </w:rPr>
              <w:lastRenderedPageBreak/>
              <w:t xml:space="preserve">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89DB1C" w14:textId="65AE59AF"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20.7.2025</w:t>
            </w:r>
          </w:p>
        </w:tc>
      </w:tr>
      <w:tr w:rsidR="0072045B" w:rsidRPr="006137D4" w14:paraId="69D1491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D83279" w14:textId="3CF556EF"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444.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1510F7" w14:textId="5C7F0FCF"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Mars 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38B8BD" w14:textId="1BD15C9A"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9384992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4F83C4"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8D5B884" w14:textId="2C7EE52C" w:rsidR="0072045B" w:rsidRPr="006137D4" w:rsidRDefault="0072045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145A19" w14:textId="4DC3A9AD"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45085A8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EF1483" w14:textId="559DD2BC"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445.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F2AECC" w14:textId="7BD0F4E0" w:rsidR="0072045B" w:rsidRPr="006137D4" w:rsidRDefault="0072045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Shusha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288D57" w14:textId="687D067A"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9779941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C5EFDC"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5F55BD0" w14:textId="468FB9D1" w:rsidR="0072045B" w:rsidRPr="006137D4" w:rsidRDefault="0072045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CFF576" w14:textId="11081C42"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0A2CC36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84C7E6" w14:textId="0F50AD97"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446.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F5C155" w14:textId="5CCE7AB1" w:rsidR="0072045B" w:rsidRPr="006137D4" w:rsidRDefault="0072045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Oilstar</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06C09B" w14:textId="24292841"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9310525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17AA8A"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65DA589" w14:textId="11F66EB1" w:rsidR="0072045B" w:rsidRPr="006137D4" w:rsidRDefault="0072045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A46112" w14:textId="655F24CD"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20.7.2025</w:t>
            </w:r>
          </w:p>
        </w:tc>
      </w:tr>
      <w:tr w:rsidR="0072045B" w:rsidRPr="006137D4" w14:paraId="4CFC6F0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506A41" w14:textId="25A61CCB"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092FC9" w14:textId="790F5D3E" w:rsidR="0072045B" w:rsidRPr="006137D4" w:rsidRDefault="0072045B"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Mikati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7AE25A" w14:textId="08BD1AE8" w:rsidR="0072045B" w:rsidRPr="006137D4" w:rsidRDefault="0072045B"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9250892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921411" w14:textId="77777777" w:rsidR="0072045B" w:rsidRPr="006137D4" w:rsidRDefault="0072045B"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BF5212D" w14:textId="6A18BC5F" w:rsidR="0072045B" w:rsidRPr="006137D4" w:rsidRDefault="0072045B"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that originate in Russia or are exported from Russia while practicing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06C691" w14:textId="5F4CFD68" w:rsidR="0072045B" w:rsidRPr="006137D4" w:rsidRDefault="00A2614E"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20.7.2025</w:t>
            </w:r>
          </w:p>
        </w:tc>
      </w:tr>
      <w:tr w:rsidR="00242376" w:rsidRPr="006137D4" w14:paraId="5A2A2A0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B05540" w14:textId="31521168"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448.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C3432E" w14:textId="34728432"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MILLEROVO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F507C3" w14:textId="28463B98"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9035541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69105C"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937ABB1" w14:textId="3EA5609B"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C275B3" w14:textId="6977E336"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6EE31A3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699B0C" w14:textId="375484B4"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449.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6DFFB0" w14:textId="4073D16C"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GELOR</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formerly</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ARTARA</w:t>
            </w:r>
            <w:proofErr w:type="spellEnd"/>
            <w:r w:rsidRPr="006137D4">
              <w:rPr>
                <w:rFonts w:ascii="Arial" w:hAnsi="Arial" w:cs="Arial"/>
                <w:color w:val="333333"/>
                <w:sz w:val="20"/>
                <w:szCs w:val="20"/>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F6E52B" w14:textId="3635E285"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9185528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3FCA54"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4C2817B" w14:textId="4641D354"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EE23DF" w14:textId="66551D0C"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373379D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559676" w14:textId="6A4845E6"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79F10D" w14:textId="71AE8203"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CAROLINE</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BEZENGI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2164CD" w14:textId="4EBE97CA"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9224439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D1ED0A"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E24E795" w14:textId="107F4525"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lastRenderedPageBreak/>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D53A89" w14:textId="7D8C4BDE"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24.10.2025</w:t>
            </w:r>
          </w:p>
        </w:tc>
      </w:tr>
      <w:tr w:rsidR="00242376" w:rsidRPr="006137D4" w14:paraId="02FF7CE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8E5F60" w14:textId="0A478E88"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451.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EDBDB0" w14:textId="7633B179"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FIRN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9304A4" w14:textId="382C6665"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9224441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60F8DA"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B260383" w14:textId="1537739A"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617CDA" w14:textId="0B5A9B76"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6C3C302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202C6D3" w14:textId="2E0AC068"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926C1C" w14:textId="6D8414A5"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PRIMORYE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4A57BF" w14:textId="7F18E6FD"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9236743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626B39"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21511AD" w14:textId="4FB85886"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540B25" w14:textId="6E28FF64"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10C6ADE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729683" w14:textId="35DAA30E"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453.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80502A6" w14:textId="1FAE1027"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LONGEVITY</w:t>
            </w:r>
            <w:proofErr w:type="spellEnd"/>
            <w:r w:rsidRPr="006137D4">
              <w:rPr>
                <w:rFonts w:ascii="Arial" w:hAnsi="Arial" w:cs="Arial"/>
                <w:color w:val="333333"/>
                <w:sz w:val="20"/>
                <w:szCs w:val="20"/>
              </w:rPr>
              <w:t xml:space="preserve"> 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4352BA" w14:textId="73AE6741"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9240885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BC2692"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8C97ACC" w14:textId="41206F8D"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7893B1" w14:textId="14645D20"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7072867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09CD56" w14:textId="6955537D"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454.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1716FC" w14:textId="0970CB77"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ADONIA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D9AAF8" w14:textId="473A3AA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9242223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E992EE"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980DBBC" w14:textId="5EB68203"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7AAE04" w14:textId="1AA686D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01C5A05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9CD00D" w14:textId="01904A44"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E680AD" w14:textId="177DC9DA"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NEVSKIY</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PROSPECT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E353BA" w14:textId="4FB57E0C"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9256054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B16D24"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B0FC91B" w14:textId="31B4A08C"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A2F60A" w14:textId="797FE39D"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1F89819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A43698" w14:textId="3A4BF1B0"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456.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CF1FAA" w14:textId="0E83C189"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LITEYNY</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PROSPECT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FFEA150" w14:textId="6FA45B04"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9256078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4495C7"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67F4AC3" w14:textId="5532A75E"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C63E65D" w14:textId="134BA435"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69F1D0A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3D1E72" w14:textId="57E73DAC"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457.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C5FC24" w14:textId="5D35E712"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ARMADA</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LEADER</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66CD51" w14:textId="77EE737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9260483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D11CA3"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8DF66E7" w14:textId="1E4462DF"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7B9AE3" w14:textId="4091CDB1"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102B5AA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36210A" w14:textId="348CE07C"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458.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9E6528" w14:textId="1B8CBF14"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C VIKING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9B9847" w14:textId="018B276E"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9261657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744D2C"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22DD973" w14:textId="52C18340"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FBDBC8" w14:textId="64D513A0"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19E16F9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428293" w14:textId="5D5ED81C"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98388B" w14:textId="1A959519"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 xml:space="preserve">SEA </w:t>
            </w:r>
            <w:proofErr w:type="spellStart"/>
            <w:r w:rsidRPr="006137D4">
              <w:rPr>
                <w:rFonts w:ascii="Arial" w:hAnsi="Arial" w:cs="Arial"/>
                <w:color w:val="333333"/>
                <w:sz w:val="20"/>
                <w:szCs w:val="20"/>
              </w:rPr>
              <w:t>MAVERICK</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BDD8A1" w14:textId="77859B46"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9265885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A2B94D"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42C71CE" w14:textId="0CAB95F8"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16B317" w14:textId="2DA4FA26"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268468F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82E5F8" w14:textId="2D1D6058"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BD4D6F" w14:textId="5B05CFF5"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BELA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507C5C" w14:textId="0907C87E"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9270749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A33F20"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FBF9183" w14:textId="33B96EB1"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3E425B" w14:textId="6BD83B63"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0C579BB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BB7F48" w14:textId="616B42E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0EC5CB" w14:textId="6AF3183F"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SHANGRI</w:t>
            </w:r>
            <w:proofErr w:type="spellEnd"/>
            <w:r w:rsidRPr="006137D4">
              <w:rPr>
                <w:rFonts w:ascii="Arial" w:hAnsi="Arial" w:cs="Arial"/>
                <w:color w:val="333333"/>
                <w:sz w:val="20"/>
                <w:szCs w:val="20"/>
              </w:rPr>
              <w:t xml:space="preserve"> LA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C6F860" w14:textId="0AF611CA"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9274434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153140"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D336FFC" w14:textId="510F26EF"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5C1327" w14:textId="4D5591FD"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71A79F0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FD2EBF" w14:textId="66CE77B7"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462.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F70D82" w14:textId="19D39B66"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ASTRAL</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CE0FF1" w14:textId="65FD4B74"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9274800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449235"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246509E" w14:textId="7EA9D8C3"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8F7C7D" w14:textId="54EDA50D"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39B3AC3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9416A5" w14:textId="3BE1D970"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35845F" w14:textId="625F5EE0"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SOFOS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23EE7A" w14:textId="7FC79242"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9278064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42FAD8"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F80A07B" w14:textId="729DF686"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w:t>
            </w:r>
            <w:r w:rsidRPr="006137D4">
              <w:rPr>
                <w:rFonts w:ascii="Arial" w:hAnsi="Arial" w:cs="Arial"/>
                <w:color w:val="333333"/>
                <w:sz w:val="20"/>
                <w:szCs w:val="20"/>
                <w:lang w:val="en-US"/>
              </w:rPr>
              <w:lastRenderedPageBreak/>
              <w:t xml:space="preserve">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995736" w14:textId="31076C84"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24.10.2025</w:t>
            </w:r>
          </w:p>
        </w:tc>
      </w:tr>
      <w:tr w:rsidR="00242376" w:rsidRPr="006137D4" w14:paraId="764EBDF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E2FF6B" w14:textId="04DAC4E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464.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6D773F" w14:textId="57C1315A"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ATLANTICOS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84A1BF" w14:textId="298F3C90"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9282986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13253E"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83E11F3" w14:textId="3488BFEC"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4370E4" w14:textId="7D379912"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78735ED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DA45C2" w14:textId="58F84DA9"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465.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B2F0BA" w14:textId="48C82BA1"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PACIFICOS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C9F3D3" w14:textId="423E9428"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9288930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C6A61C"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69BC0D7" w14:textId="60DF695F"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41D41F" w14:textId="75DA3C3F"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66D4822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0A0CB5" w14:textId="50463BD1"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466.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968999" w14:textId="31718F60"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CHONGCHON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296036" w14:textId="6C963688"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9294123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B6E562"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D5CE934" w14:textId="588AC2AE"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6B7E2D" w14:textId="5E5B847F"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696B114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91EB1D" w14:textId="77F6DC91"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467.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F55BF3" w14:textId="54789E1C"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LEONA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D55DC2" w14:textId="325686B1"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9299721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7A0B11"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47AB0AB" w14:textId="3107720E"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D87E1F" w14:textId="05AF45A0"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58FE550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CC482EC" w14:textId="300EC9FE"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468.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DF7FD0" w14:textId="4267D7F6"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BREEZE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370D94" w14:textId="24D4C52C"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9305568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9CE36E"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110B764" w14:textId="4ACDC083"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583BE3" w14:textId="525F3B5A"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525D048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108DB0" w14:textId="2A74DCC4"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469.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186FDC" w14:textId="60460259"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ARYABHATA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87F301" w14:textId="78D5048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9319882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1C3E23"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4827462" w14:textId="19887F16"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B7B9BA" w14:textId="24803594"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26DE93E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82FDD0" w14:textId="65942649"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470.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5007CE" w14:textId="7F8DAF35"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RIMMA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482B40" w14:textId="79878BA5"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9337901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0541D5"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5AFFFAE" w14:textId="44BB8330"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w:t>
            </w:r>
            <w:r w:rsidRPr="006137D4">
              <w:rPr>
                <w:rFonts w:ascii="Arial" w:hAnsi="Arial" w:cs="Arial"/>
                <w:color w:val="333333"/>
                <w:sz w:val="20"/>
                <w:szCs w:val="20"/>
                <w:lang w:val="en-US"/>
              </w:rPr>
              <w:lastRenderedPageBreak/>
              <w:t xml:space="preserve">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F0905A" w14:textId="68A4971C"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24.10.2025</w:t>
            </w:r>
          </w:p>
        </w:tc>
      </w:tr>
      <w:tr w:rsidR="00242376" w:rsidRPr="006137D4" w14:paraId="58DEB53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DBE7A5" w14:textId="0D4602BD"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5274AA" w14:textId="51E3BFE9"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LADOGA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5281CB" w14:textId="294630C7"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9339313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CA01B0"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C49E8AA" w14:textId="54AF63AD"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6FAA21" w14:textId="678FBA2A"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2224AD4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DBCBA9" w14:textId="0FE5C0B1"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472.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20FED0" w14:textId="7C1DFB32"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LEVEL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DC6B79" w14:textId="253AB682"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9339325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78711E"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C13C8D0" w14:textId="1F986836"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0BB4D1" w14:textId="34E2B111"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49FF939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A4BC0A" w14:textId="77AF9DA8"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CEA88B" w14:textId="274036FC"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ELODIE</w:t>
            </w:r>
            <w:proofErr w:type="spellEnd"/>
            <w:r w:rsidRPr="006137D4">
              <w:rPr>
                <w:rFonts w:ascii="Arial" w:hAnsi="Arial" w:cs="Arial"/>
                <w:color w:val="333333"/>
                <w:sz w:val="20"/>
                <w:szCs w:val="20"/>
              </w:rPr>
              <w:t xml:space="preserve">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24BF54" w14:textId="658A2C40"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9346873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D070C4"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4CCC365" w14:textId="5782B6B0"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70D746" w14:textId="4CA77393"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4626A5D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CEB930" w14:textId="4F09BA73"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474.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A34765" w14:textId="4342A4C5"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INDUS</w:t>
            </w:r>
            <w:proofErr w:type="spellEnd"/>
            <w:r w:rsidRPr="006137D4">
              <w:rPr>
                <w:rFonts w:ascii="Arial" w:hAnsi="Arial" w:cs="Arial"/>
                <w:color w:val="333333"/>
                <w:sz w:val="20"/>
                <w:szCs w:val="20"/>
              </w:rPr>
              <w:t xml:space="preserve">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F6C953" w14:textId="6EB7EEF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9360415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581616"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9967AFA" w14:textId="4B540A0E"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CF88C2E" w14:textId="7212A089"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23A9075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B5F15E" w14:textId="4FA5A5B9"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475.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F97413" w14:textId="20D39116"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BAI</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LU</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E6B6F9" w14:textId="6F71BB87"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9388780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340F45"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7063F88" w14:textId="5D3AB330"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C00C6A" w14:textId="2FF932A6"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79F555F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8B5D5D" w14:textId="0618C79A"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476.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897A92" w14:textId="7FAE0262"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JUPITER</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301F4F" w14:textId="519E6695"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9397535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D23B12"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52E0598" w14:textId="5030EC51"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9987A4" w14:textId="7FE6C3E7"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2DB2027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EF2E08" w14:textId="52F66503"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477.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C5DDB9" w14:textId="518DF3BD"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ANTARKTIKA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6D7BC80" w14:textId="4DCC76B8"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9413559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F3619D"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D67607B" w14:textId="0EF485AD"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w:t>
            </w:r>
            <w:r w:rsidRPr="006137D4">
              <w:rPr>
                <w:rFonts w:ascii="Arial" w:hAnsi="Arial" w:cs="Arial"/>
                <w:color w:val="333333"/>
                <w:sz w:val="20"/>
                <w:szCs w:val="20"/>
                <w:lang w:val="en-US"/>
              </w:rPr>
              <w:lastRenderedPageBreak/>
              <w:t xml:space="preserve">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ED0A53" w14:textId="55B8F5D1"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24.10.2025</w:t>
            </w:r>
          </w:p>
        </w:tc>
      </w:tr>
      <w:tr w:rsidR="00242376" w:rsidRPr="006137D4" w14:paraId="399EE54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159A3A" w14:textId="33BB4711"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478.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CA545F" w14:textId="32A21F7C"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BOBCAT</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formerly</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BLOSSOM</w:t>
            </w:r>
            <w:proofErr w:type="spellEnd"/>
            <w:r w:rsidRPr="006137D4">
              <w:rPr>
                <w:rFonts w:ascii="Arial" w:hAnsi="Arial" w:cs="Arial"/>
                <w:color w:val="333333"/>
                <w:sz w:val="20"/>
                <w:szCs w:val="20"/>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13AE47" w14:textId="109E9664"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9422457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FC329A"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B11DDF8" w14:textId="1C2E013C"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7D3675" w14:textId="2BF2129F"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285FE2D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CF5054" w14:textId="00C11D9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497770" w14:textId="0B996D7F"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 xml:space="preserve">IVAN </w:t>
            </w:r>
            <w:proofErr w:type="spellStart"/>
            <w:r w:rsidRPr="006137D4">
              <w:rPr>
                <w:rFonts w:ascii="Arial" w:hAnsi="Arial" w:cs="Arial"/>
                <w:color w:val="333333"/>
                <w:sz w:val="20"/>
                <w:szCs w:val="20"/>
              </w:rPr>
              <w:t>KRAMSKOY</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77E41E" w14:textId="180A5EB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9640499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E0F6BF"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2774A69" w14:textId="3166F888"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6E6D31" w14:textId="56595438"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2D17533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8E3DA2" w14:textId="3C00C7E1"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DF1611" w14:textId="0500CCEC"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ALEKSEY</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SAVRASOV</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5E5615" w14:textId="0AC22678"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9645061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4A8DED"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B1922A6" w14:textId="2833B01D"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52E490" w14:textId="61F81B67"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0CE2A17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E1065A" w14:textId="06403A94"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481.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BD9791" w14:textId="6913F26A"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YAZ</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6C6CAB" w14:textId="3D47C49E"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9735323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4EC1C3"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391B18A" w14:textId="396BF995"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54D7AB" w14:textId="7E529541"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54BDB40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597D97" w14:textId="4134CD6F"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33F382" w14:textId="21B9E7AE"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ALARA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D117A32" w14:textId="73F9B535"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9741724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A99888"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289C44D" w14:textId="7E4D70FE"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3CACCC" w14:textId="7BF4CD6F"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34ECB3A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B02093" w14:textId="797A239E"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483.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DE6B70" w14:textId="5DB54DD2"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 xml:space="preserve">NIKOLAY </w:t>
            </w:r>
            <w:proofErr w:type="spellStart"/>
            <w:r w:rsidRPr="006137D4">
              <w:rPr>
                <w:rFonts w:ascii="Arial" w:hAnsi="Arial" w:cs="Arial"/>
                <w:color w:val="333333"/>
                <w:sz w:val="20"/>
                <w:szCs w:val="20"/>
              </w:rPr>
              <w:t>ANISHCHENKOV</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CC7ED3" w14:textId="0F776103"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9942392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D15CE5"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62A6E60" w14:textId="07E5AEDD"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D906F5" w14:textId="1171F688"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5525545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B5E968" w14:textId="5C0B7341"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484.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C83AC3" w14:textId="3E517921"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APUS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83079B" w14:textId="56A0ABC5"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9280885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EA9B07"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1C7AB10" w14:textId="7F4A3C0C"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w:t>
            </w:r>
            <w:r w:rsidRPr="006137D4">
              <w:rPr>
                <w:rFonts w:ascii="Arial" w:hAnsi="Arial" w:cs="Arial"/>
                <w:color w:val="333333"/>
                <w:sz w:val="20"/>
                <w:szCs w:val="20"/>
                <w:lang w:val="en-US"/>
              </w:rPr>
              <w:lastRenderedPageBreak/>
              <w:t xml:space="preserve">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FA51EA" w14:textId="5DEE96C3"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24.10.2025</w:t>
            </w:r>
          </w:p>
        </w:tc>
      </w:tr>
      <w:tr w:rsidR="00242376" w:rsidRPr="006137D4" w14:paraId="4AC6A52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20D796" w14:textId="251AA12A"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485.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FB4A64" w14:textId="09A5986F"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AQUILLA</w:t>
            </w:r>
            <w:proofErr w:type="spellEnd"/>
            <w:r w:rsidRPr="006137D4">
              <w:rPr>
                <w:rFonts w:ascii="Arial" w:hAnsi="Arial" w:cs="Arial"/>
                <w:color w:val="333333"/>
                <w:sz w:val="20"/>
                <w:szCs w:val="20"/>
              </w:rPr>
              <w:t xml:space="preserve"> II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61C14F" w14:textId="30D59B70"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9281152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B8EB9C"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241CB84" w14:textId="0A3383EF"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1295C4C" w14:textId="75592D81"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28073BA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BB99D2" w14:textId="7933AB37"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08EB66" w14:textId="4E3C58D6"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CHENG</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HE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3B874A" w14:textId="7C28ED52"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9304629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254BFD"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0C1F68D" w14:textId="36E103A6"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1C62CE" w14:textId="7155CFDE"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2BFBA59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891039" w14:textId="04146C51"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487.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403345" w14:textId="1E8C0BDC"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FURIA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FBD2BB" w14:textId="7DAFC5BE"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9257802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420D85"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1D022BB" w14:textId="100D9F21"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D12EC3" w14:textId="759E7978"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763A093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0D4968" w14:textId="5BA6F18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488.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C5FEA9" w14:textId="2E8D5290"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MANASLU</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C7782D" w14:textId="7EA53BD2"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9388027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F4DB81"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55A4DEE" w14:textId="0395B33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6C9FC5" w14:textId="2109062C"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35853F3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B80ECE8" w14:textId="723E7A82"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489.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0D5D6C" w14:textId="61EEB3BA"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MIRES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C5A33D" w14:textId="1D71D2FE"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9299771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B82DBF"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4146566" w14:textId="5EBFB933"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82FF34" w14:textId="7C30B7EF"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290B47C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D5F159" w14:textId="740D46EE"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98C629" w14:textId="3C670316"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MYRA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F70322" w14:textId="56EE28C0"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9336490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9E2BB7"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B40334D" w14:textId="13FFB66B"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FCE5DE" w14:textId="5405DD6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411B0B9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CD2D67" w14:textId="000C34B5"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491.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53A448" w14:textId="6F4EA744"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APATE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D22C29" w14:textId="3773DFA7"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9433016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57EC32"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AF4D7BD" w14:textId="0F0D34E6"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lastRenderedPageBreak/>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056C5D" w14:textId="08B3236A"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24.10.2025</w:t>
            </w:r>
          </w:p>
        </w:tc>
      </w:tr>
      <w:tr w:rsidR="00242376" w:rsidRPr="006137D4" w14:paraId="5EA4A13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999273" w14:textId="5B625466"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492.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942EC1" w14:textId="664CC46A"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AZURE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D267F2" w14:textId="2A17FDE9"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9387255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74A098"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CEA93D8" w14:textId="1641D5F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3692A6" w14:textId="76BA2A30"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2407C81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CA0D60" w14:textId="5EF15BE3"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493.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701DE1" w14:textId="6C5EF565"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BAVLY</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36F9E8" w14:textId="11F90D0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9621560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762176"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E1E29D3" w14:textId="40EE63C4"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63756BF" w14:textId="14761D03"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0BD1EFB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93C0A5" w14:textId="1243C885"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494.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524CD1" w14:textId="4D705448"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KYLO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599D5B" w14:textId="695E304F"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9189146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7044F4"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CF68512" w14:textId="371220F4"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5BFBA6" w14:textId="4D870216"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4C1BEA7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E6F6BC" w14:textId="4F67F0D7"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94524E" w14:textId="618F42B1"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PEGASUS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26432B" w14:textId="4FFE714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9276028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F4D20C9"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1EB9161" w14:textId="7CEFB75A"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34F807" w14:textId="1359ED1C"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3698D6B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FE29AC" w14:textId="7BEA16EC"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496.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919AE7" w14:textId="5E7E4E13"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SABINA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F06D95" w14:textId="2E860FF0"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9524451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1E2647"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0A8A28D" w14:textId="67AF658E"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70E89E" w14:textId="4ED7EAC7"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4C53278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729BFA" w14:textId="4C56A73D"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497.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D689B4" w14:textId="335AABEC"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TEMPEST</w:t>
            </w:r>
            <w:proofErr w:type="spellEnd"/>
            <w:r w:rsidRPr="006137D4">
              <w:rPr>
                <w:rFonts w:ascii="Arial" w:hAnsi="Arial" w:cs="Arial"/>
                <w:color w:val="333333"/>
                <w:sz w:val="20"/>
                <w:szCs w:val="20"/>
              </w:rPr>
              <w:t xml:space="preserve"> DREAM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6DADF6" w14:textId="388251A1"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9308132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825F9B"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6B77B9B" w14:textId="769AC081"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0D967D" w14:textId="29D8172A"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71570BC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11BD3E" w14:textId="61FD7B4D"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498.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95E006" w14:textId="54701908"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TORX</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C01142" w14:textId="6B7D1C7F"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9311610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BB371D"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B62EAF8" w14:textId="5E3E1A7E"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DCE556" w14:textId="0F8B2E24"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7ECAAFB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6ABA2A" w14:textId="6975D0CD"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499.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74A903" w14:textId="67D82B60"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BOLU</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684A411" w14:textId="6B04F915"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9439539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D49A75"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9970110" w14:textId="4F364FD9"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1070F8" w14:textId="71A20D66"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4FB6509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C4B0BD" w14:textId="70E8EC86"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BD1CCC" w14:textId="32C6D53B"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AURA</w:t>
            </w:r>
            <w:proofErr w:type="spellEnd"/>
            <w:r w:rsidRPr="006137D4">
              <w:rPr>
                <w:rFonts w:ascii="Arial" w:hAnsi="Arial" w:cs="Arial"/>
                <w:color w:val="333333"/>
                <w:sz w:val="20"/>
                <w:szCs w:val="20"/>
              </w:rPr>
              <w:t xml:space="preserve">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06ABA7" w14:textId="10EEF85A"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9472634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BA45D9"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8F414EF" w14:textId="171675AB"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D40AFC" w14:textId="53ACE0CF"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6F334C7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3FACE5" w14:textId="2A394E2D"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D88B75" w14:textId="7378DA2E"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 xml:space="preserve">GENERAL </w:t>
            </w:r>
            <w:proofErr w:type="spellStart"/>
            <w:r w:rsidRPr="006137D4">
              <w:rPr>
                <w:rFonts w:ascii="Arial" w:hAnsi="Arial" w:cs="Arial"/>
                <w:color w:val="333333"/>
                <w:sz w:val="20"/>
                <w:szCs w:val="20"/>
              </w:rPr>
              <w:t>SKOBELEV</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6ADF2C" w14:textId="7E56FBA3"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9503304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008FD4"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2006264" w14:textId="329A9C59"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CB7423" w14:textId="706CBE1F"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413E219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0849D8" w14:textId="16C6A985"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502.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F059F56" w14:textId="5E620957"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GAZPROMNEFT</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ZUID</w:t>
            </w:r>
            <w:proofErr w:type="spellEnd"/>
            <w:r w:rsidRPr="006137D4">
              <w:rPr>
                <w:rFonts w:ascii="Arial" w:hAnsi="Arial" w:cs="Arial"/>
                <w:color w:val="333333"/>
                <w:sz w:val="20"/>
                <w:szCs w:val="20"/>
              </w:rPr>
              <w:t xml:space="preserve"> EAST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BE851A" w14:textId="720D2705"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9537109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9ED18A"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9050EA4" w14:textId="50D99C89"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0F550A" w14:textId="475701E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485CDAC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9BB092" w14:textId="6FF17F84"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503.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D1772D" w14:textId="1EB5E16B"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CENTURION</w:t>
            </w:r>
            <w:proofErr w:type="spellEnd"/>
            <w:r w:rsidRPr="006137D4">
              <w:rPr>
                <w:rFonts w:ascii="Arial" w:hAnsi="Arial" w:cs="Arial"/>
                <w:color w:val="333333"/>
                <w:sz w:val="20"/>
                <w:szCs w:val="20"/>
              </w:rPr>
              <w:t xml:space="preserve">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D5E4A5" w14:textId="42958017"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9436020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C5FD15C"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8B16BFA" w14:textId="02EFC2EB"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882E17" w14:textId="431554AA"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66080DE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420DDD" w14:textId="245DC671"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504.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1A9DA4" w14:textId="3C92AEDF"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PROMETEI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1E8BEC" w14:textId="624B8856"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9296597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BA3798"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0EAB36E" w14:textId="30F3685C"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w:t>
            </w:r>
            <w:r w:rsidRPr="006137D4">
              <w:rPr>
                <w:rFonts w:ascii="Arial" w:hAnsi="Arial" w:cs="Arial"/>
                <w:color w:val="333333"/>
                <w:sz w:val="20"/>
                <w:szCs w:val="20"/>
                <w:lang w:val="en-US"/>
              </w:rPr>
              <w:lastRenderedPageBreak/>
              <w:t xml:space="preserve">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6F23C82" w14:textId="04F7565C"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24.10.2025</w:t>
            </w:r>
          </w:p>
        </w:tc>
      </w:tr>
      <w:tr w:rsidR="00242376" w:rsidRPr="006137D4" w14:paraId="6293CB3C"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097BF4" w14:textId="1FB8BF19"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505.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E52C37" w14:textId="0D87D3FD"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TASSOS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DDF505" w14:textId="2EDC4357"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9408695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101D72"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40DC61D" w14:textId="2C468B23"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7625C5" w14:textId="295486B2"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5F07256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E8A060" w14:textId="2AC0315C"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506.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5D6C13" w14:textId="2A324FF8"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ADITYA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07EFA5" w14:textId="6732A3C0"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9323314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C0E19B"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B813F25" w14:textId="2E9BBD85"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603CBE" w14:textId="27C2525D"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3576E94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31EAB5" w14:textId="64DE725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507.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605EDE3" w14:textId="44D5EC38"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BELOMOR</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83BF8F" w14:textId="5DD3EE0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9384435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6003B3"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5589D3A" w14:textId="4C7AAC7D"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3949076" w14:textId="193815AC"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75BA8DF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DFACD9" w14:textId="17A42E4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508.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F6BDD2" w14:textId="1090BFAD"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COATLICUE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DD1BF3" w14:textId="1C160DD1"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9235000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1CC6B9"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985FA17" w14:textId="0C0058BD"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D822C3" w14:textId="0459009D"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46F9F88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E46777" w14:textId="6579321E"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509.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61FF19" w14:textId="758493BE"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DENVER</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8424C5" w14:textId="7A24E0F9"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9382712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D7A185"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783665E" w14:textId="325C6F44"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FB04F4" w14:textId="1F255899"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0C66383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C13959" w14:textId="76C4B7B3"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C1FC66" w14:textId="73C85139"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ETHERA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DFCB2A5" w14:textId="66E0FA01"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9387279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FE3F3C5"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25E1266" w14:textId="470BACA0"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F49E35" w14:textId="25EA4AB9"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37DCA24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874B1B" w14:textId="28415175"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591C56" w14:textId="6CDEBC75"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GARUDA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A0B455" w14:textId="37F0D53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9272931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3114AC"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232F759" w14:textId="4EF2D4F6"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w:t>
            </w:r>
            <w:r w:rsidRPr="006137D4">
              <w:rPr>
                <w:rFonts w:ascii="Arial" w:hAnsi="Arial" w:cs="Arial"/>
                <w:color w:val="333333"/>
                <w:sz w:val="20"/>
                <w:szCs w:val="20"/>
                <w:lang w:val="en-US"/>
              </w:rPr>
              <w:lastRenderedPageBreak/>
              <w:t xml:space="preserve">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47DC56" w14:textId="54E0D056"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24.10.2025</w:t>
            </w:r>
          </w:p>
        </w:tc>
      </w:tr>
      <w:tr w:rsidR="00242376" w:rsidRPr="006137D4" w14:paraId="2B92970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49C812" w14:textId="4FA54D75"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8D2B4F" w14:textId="13994FA8"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GUANYIN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C36E8E" w14:textId="7B91A4D0"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9299707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6CB607"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D753D57" w14:textId="6E8FE4C2"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BF00E8" w14:textId="2147EBDA"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294BC47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B7C939" w14:textId="5F2FC9F5"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AF4A99" w14:textId="4763ABF2"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IRON WAVE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CDC6F1" w14:textId="55C84AFD"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9248796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F1B136"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655F306" w14:textId="762854A2"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592776" w14:textId="0443B9F9"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016BC78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BDDB75" w14:textId="35424752"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98EE7F" w14:textId="4AB6E1AA"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KATY</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02538E" w14:textId="64FC1E88"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9323326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2C3733"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24C4B1F" w14:textId="364E79AB"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EACA9E" w14:textId="7B9E5C4D"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5C7DC5A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D21508" w14:textId="0547E53F"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C7D93F8" w14:textId="32324B53"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KAYSERI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A2820C" w14:textId="4E8073C9"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9292199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E6CE8C"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D63ECA4" w14:textId="218E933F"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7A00CE" w14:textId="75B3AF2D"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4353E5C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013E025" w14:textId="095442A5"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8AD4CA" w14:textId="008D59A2"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KHANKENDI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12320E" w14:textId="49B45D57"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9867621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76DA302"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71739D9" w14:textId="34133ED9"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130FDA" w14:textId="615ECA5F"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31764B6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4A1E280" w14:textId="0C86798E"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7B039E" w14:textId="1DF1E44D"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KONYA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746AA4C" w14:textId="63D01BC9"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9290373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1C6E89A"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D002702" w14:textId="06D63C15"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9E56C3E" w14:textId="63CBA6D3"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3C4FB5F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36C5AC" w14:textId="16CBEB82"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4A0D82" w14:textId="2816A18F"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MARQUISE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F50CA4" w14:textId="0740C1C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9315745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A57503A"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4F2D64E" w14:textId="62ADA5D9"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w:t>
            </w:r>
            <w:r w:rsidRPr="006137D4">
              <w:rPr>
                <w:rFonts w:ascii="Arial" w:hAnsi="Arial" w:cs="Arial"/>
                <w:color w:val="333333"/>
                <w:sz w:val="20"/>
                <w:szCs w:val="20"/>
                <w:lang w:val="en-US"/>
              </w:rPr>
              <w:lastRenderedPageBreak/>
              <w:t xml:space="preserve">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3144961" w14:textId="3AC05B6F"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24.10.2025</w:t>
            </w:r>
          </w:p>
        </w:tc>
      </w:tr>
      <w:tr w:rsidR="00242376" w:rsidRPr="006137D4" w14:paraId="4C3D112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040F75" w14:textId="008096D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519.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BD1E6BB" w14:textId="602807C1"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ONEGA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8D44A4" w14:textId="7ABE59C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9384459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87AE83"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C8EFD9A" w14:textId="373EDBD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A3D55C" w14:textId="01849183"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4665404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C7B9D7" w14:textId="55CF103A"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31618B" w14:textId="03AE5F69"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OSCAR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77F5AD" w14:textId="538EF205"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9314820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E79078"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418C211" w14:textId="279E1F9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D9E64F" w14:textId="782EAF15"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5315875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55F22D5" w14:textId="31FFA08E"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C80CB7" w14:textId="36BF3F07"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RAGNAR</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E9C78F6" w14:textId="61E1C868"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9384095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DD227F5"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3D93CD9" w14:textId="7253A43D"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000359C" w14:textId="0DD0A7E2"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0B8A635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F64DE6" w14:textId="18C535FD"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177853" w14:textId="60B4D6D1"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RHEIN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6FE717" w14:textId="14A1FAB4"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9306562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1B78A6"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E011627" w14:textId="29F0470E"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ABBA3DE" w14:textId="01E2BA42"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7303CE5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0137EC" w14:textId="7210251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CB0AA4" w14:textId="706C6050"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SEAL</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63E801" w14:textId="08B7D660"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9252400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A7D75A"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4C85192" w14:textId="34FD4D32"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EE2B66" w14:textId="74874529"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7F74F18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0F6A64" w14:textId="04753979"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718487" w14:textId="202A88F0"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SINO</w:t>
            </w:r>
            <w:proofErr w:type="spellEnd"/>
            <w:r w:rsidRPr="006137D4">
              <w:rPr>
                <w:rFonts w:ascii="Arial" w:hAnsi="Arial" w:cs="Arial"/>
                <w:color w:val="333333"/>
                <w:sz w:val="20"/>
                <w:szCs w:val="20"/>
              </w:rPr>
              <w:t xml:space="preserve"> STAR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F5EECF" w14:textId="1AD41896"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9263693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BFEB36"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CD744C7" w14:textId="3EAF63B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9766E5E" w14:textId="699128F0"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3C07A5B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6298AA" w14:textId="00DC67A4"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5879CAF" w14:textId="2280BA00"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SOFIA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92A0C5" w14:textId="3F6C470D"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9211999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7EE93C7"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A2E6C13" w14:textId="56A8178D"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w:t>
            </w:r>
            <w:r w:rsidRPr="006137D4">
              <w:rPr>
                <w:rFonts w:ascii="Arial" w:hAnsi="Arial" w:cs="Arial"/>
                <w:color w:val="333333"/>
                <w:sz w:val="20"/>
                <w:szCs w:val="20"/>
                <w:lang w:val="en-US"/>
              </w:rPr>
              <w:lastRenderedPageBreak/>
              <w:t xml:space="preserve">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F4EBD2" w14:textId="099C6966"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24.10.2025</w:t>
            </w:r>
          </w:p>
        </w:tc>
      </w:tr>
      <w:tr w:rsidR="00242376" w:rsidRPr="006137D4" w14:paraId="06510CF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6E2452" w14:textId="5084141E"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8741D66" w14:textId="7604A739"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SOUTH STAR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98DA6D" w14:textId="2B903E3A"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9263186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7B00F1C"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800518E" w14:textId="18408F6C"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F4572C6" w14:textId="7FCAEB70"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1ECC8EE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6C37CC" w14:textId="26B71349"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A590E8" w14:textId="586BAB10"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STANISLAV</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GOVORUKHIN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B5019B" w14:textId="358E72F5"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9621596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4DCFB4B"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50B4B4F" w14:textId="1CA1415E"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D54F1C9" w14:textId="715573CF"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62A9AD7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893EAF2" w14:textId="7648C308"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DA91F61" w14:textId="606F0D67"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TRANQUIL</w:t>
            </w:r>
            <w:proofErr w:type="spellEnd"/>
            <w:r w:rsidRPr="006137D4">
              <w:rPr>
                <w:rFonts w:ascii="Arial" w:hAnsi="Arial" w:cs="Arial"/>
                <w:color w:val="333333"/>
                <w:sz w:val="20"/>
                <w:szCs w:val="20"/>
              </w:rPr>
              <w:t xml:space="preserve"> SEA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25A16E" w14:textId="1F62203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9323340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7B3BEC"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AAEE6F4" w14:textId="1CB680F6"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DF115C" w14:textId="207E27FF"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48D1874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71A805" w14:textId="22D1382E"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529.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D479B35" w14:textId="4F650EAF"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URIEL</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F1A46D3" w14:textId="72F11E79"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9336517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72AEC10"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E1BEF2E" w14:textId="34AEEF11"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0B3B272" w14:textId="36161D11"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1C20AA8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3F4353" w14:textId="0965F05E"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530.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069826" w14:textId="26C2FBCD"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VARG</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07D135" w14:textId="21429D0C"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9335094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38FAA55"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1F1AB35" w14:textId="0986319C"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41D8A2" w14:textId="7C29E005"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7CBD68F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C3AB145" w14:textId="6D84226A"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531.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AF6EB1" w14:textId="01292D6E"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XING</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CHEN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367934" w14:textId="23C07E40"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9550682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AB813F3"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7D4B839" w14:textId="72E2272E"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AC581E" w14:textId="6906065C"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0BE9C3F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6FAA90" w14:textId="272ED635"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532.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EF1508" w14:textId="4ADC807A"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ZAGATALA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0688A8" w14:textId="08399E44"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9498171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79574B"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BB56A14" w14:textId="3B16A1C0"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lastRenderedPageBreak/>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B33AF7" w14:textId="6E4823D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24.10.2025</w:t>
            </w:r>
          </w:p>
        </w:tc>
      </w:tr>
      <w:tr w:rsidR="00242376" w:rsidRPr="006137D4" w14:paraId="65FF339B"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0F90FB" w14:textId="609471F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39B424" w14:textId="39E599E7"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ANABAR</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2C0A372" w14:textId="384E0617"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9194012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4C6BA9"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34B0223" w14:textId="22CAFAED"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9DDB9E" w14:textId="60092957"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4DAB43A8"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A6BC137" w14:textId="5A83E73D"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E010C7" w14:textId="114AF9F0"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BIRTHE</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THERESI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8F08C2B" w14:textId="04631973"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9083184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8D3F929"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F3E1A59" w14:textId="270A966D"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C85A22C" w14:textId="5C39A917"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0FF20F0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4F5D6C" w14:textId="2B18BADD"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535.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BFC677" w14:textId="6EC56C26"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BRIONT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92D689F" w14:textId="26D2F307"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9252955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C22BE3"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E1367BD" w14:textId="051A5CDD"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7F9E8B" w14:textId="5F694301"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60E999C0"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36E218" w14:textId="643C6A75"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536.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88CA429" w14:textId="7CCCF653"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BRONCO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68292E3" w14:textId="5E12B69A"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8808525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F413E1"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A49C7B5" w14:textId="44AB61B9"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7F6243" w14:textId="7DD0DEE1"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4BE496A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CBC4CDD" w14:textId="5103546D"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537.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DDACA0" w14:textId="07CAA8A7"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FLANDRIA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345727" w14:textId="04B4B3FC"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8414477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3698F8F"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8007BFC" w14:textId="23B51F9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5A16675" w14:textId="7689B7FF"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6D59959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738FB5" w14:textId="1C64B12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538.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5CD7D7" w14:textId="5DED7817"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MARINSTRAUM</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3D118B6" w14:textId="7A24F068"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9390317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27AEC1"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7ADF481" w14:textId="6B680E62"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789D268" w14:textId="11FCB194"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28A625D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CC38A4" w14:textId="26352481"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539.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A5B861" w14:textId="5FC62302"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MAVERICK</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19F420B" w14:textId="4F39DBC4"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9321562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B0D873"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5B593E8" w14:textId="106CA359"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F82B6A" w14:textId="32C352A4"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5A899C0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06D359" w14:textId="0A463818"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E6BBD2" w14:textId="42E2B461"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NAVIK</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FC053DC" w14:textId="0E2EC7E8"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8920579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3B7BA84"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05E0053" w14:textId="2A7B2C60"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3F7573" w14:textId="52623138"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0521E2E5"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32F3C2" w14:textId="1C072316"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BE3D0E" w14:textId="58D9D27D"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NEMRUT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392B5D" w14:textId="376CFAE6"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9439541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E21C33"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6414A34" w14:textId="7F60B7C6"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C8884F" w14:textId="3C7732D2"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5FA65FF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0A1469" w14:textId="43E580EC"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542.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DBDA082" w14:textId="568FC762"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NILANGA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EC3516F" w14:textId="64E0D8C9"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9412452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0E97D39"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617BE00" w14:textId="3875C441"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E10C6D" w14:textId="18F6D592"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2A8E4C99"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BCE45F" w14:textId="506C015A"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543.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91CF3A" w14:textId="5A7CC631"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NORDSTRAUM</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5C7BF30" w14:textId="7FCC203C"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9036284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FDA737"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AFE431E" w14:textId="2204C7EB"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761B5F4" w14:textId="2C763B2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5050CF4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1D6632" w14:textId="4EC8AE52"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544.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E6531E" w14:textId="03D4677E"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NOYABRSK</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90FA6A1" w14:textId="06930F3D"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8915550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BC4F0E"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878245D" w14:textId="1D31B942"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417CE43" w14:textId="179CE568"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5A228533"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72DE3FD" w14:textId="791984BE"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545.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903607" w14:textId="6306758A"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OMNI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759192" w14:textId="09D82D8A"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9400980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557CB05"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A5E5E84" w14:textId="54144805"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w:t>
            </w:r>
            <w:r w:rsidRPr="006137D4">
              <w:rPr>
                <w:rFonts w:ascii="Arial" w:hAnsi="Arial" w:cs="Arial"/>
                <w:color w:val="333333"/>
                <w:sz w:val="20"/>
                <w:szCs w:val="20"/>
                <w:lang w:val="en-US"/>
              </w:rPr>
              <w:lastRenderedPageBreak/>
              <w:t xml:space="preserve">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15CA494" w14:textId="291BD36A"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24.10.2025</w:t>
            </w:r>
          </w:p>
        </w:tc>
      </w:tr>
      <w:tr w:rsidR="00242376" w:rsidRPr="006137D4" w14:paraId="19A02DC1"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5CE1A6" w14:textId="2B8A5D0E"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546.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4986BA" w14:textId="7620A9DD"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OPHELIA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C27D4A" w14:textId="5E2183EF"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8010427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CF6362"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64D5322" w14:textId="1D246E3C"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F7AEB43" w14:textId="19A5C027"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70C64B8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107F25F" w14:textId="06C94F2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547.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E9F544" w14:textId="73EEE488"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REVANCHE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72E181" w14:textId="2EC2334A"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9297149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B36575A"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C420DB8" w14:textId="1EC1FDC0"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152F59" w14:textId="13307184"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1307458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EAC7DE7" w14:textId="447F825C"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548.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66EFAB" w14:textId="6AB8E01B"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RN</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SAKHALIN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054A69" w14:textId="517A6019"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9650016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C57553"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8048F6F" w14:textId="5832CD9D"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1FF87BE" w14:textId="3006DF6C"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224D905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0282FE" w14:textId="12B5EE7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549.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67F9EE" w14:textId="688A99A8"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SAMOS</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EBE704" w14:textId="2835ABF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9408190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E138FE1"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80A7034" w14:textId="3F838075"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37F3628" w14:textId="32E3DA8D"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7E0C541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4A85F4F" w14:textId="6A442917"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550.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A5D2887" w14:textId="53E93756"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SPIRIT 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2E879D2" w14:textId="34FCD23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9409259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21A022A"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B96184D" w14:textId="1AD1F235"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82EFF7E" w14:textId="034592C8"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09617C5A"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A0410D0" w14:textId="1F1CA6A0"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551.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05D69A" w14:textId="293102CC"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TAGOR</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006A006" w14:textId="58451F34"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9282481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CAF896"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935C400" w14:textId="7BAF8581"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EACE1DC" w14:textId="17A19F2D"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76FB030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EC3845" w14:textId="2E6437D2"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552.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037BC62" w14:textId="55BE4F26"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TANGO</w:t>
            </w:r>
            <w:proofErr w:type="spellEnd"/>
            <w:r w:rsidRPr="006137D4">
              <w:rPr>
                <w:rFonts w:ascii="Arial" w:hAnsi="Arial" w:cs="Arial"/>
                <w:color w:val="333333"/>
                <w:sz w:val="20"/>
                <w:szCs w:val="20"/>
              </w:rPr>
              <w:t xml:space="preserve"> 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542C541" w14:textId="00EF592C"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9389071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93CA3D4"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D963DA8" w14:textId="2665FAB9"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w:t>
            </w:r>
            <w:r w:rsidRPr="006137D4">
              <w:rPr>
                <w:rFonts w:ascii="Arial" w:hAnsi="Arial" w:cs="Arial"/>
                <w:color w:val="333333"/>
                <w:sz w:val="20"/>
                <w:szCs w:val="20"/>
                <w:lang w:val="en-US"/>
              </w:rPr>
              <w:lastRenderedPageBreak/>
              <w:t xml:space="preserve">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C83737" w14:textId="31505038"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24.10.2025</w:t>
            </w:r>
          </w:p>
        </w:tc>
      </w:tr>
      <w:tr w:rsidR="00242376" w:rsidRPr="006137D4" w14:paraId="7D45D56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6AF4F40" w14:textId="712232FB"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553.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E8016E6" w14:textId="480AC1B1"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AURA</w:t>
            </w:r>
            <w:proofErr w:type="spellEnd"/>
            <w:r w:rsidRPr="006137D4">
              <w:rPr>
                <w:rFonts w:ascii="Arial" w:hAnsi="Arial" w:cs="Arial"/>
                <w:color w:val="333333"/>
                <w:sz w:val="20"/>
                <w:szCs w:val="20"/>
              </w:rPr>
              <w:t xml:space="preserve">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FB6EC9" w14:textId="5FB57C8A"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9472634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077A0C9"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2D6112D" w14:textId="18601304"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95DC470" w14:textId="38C64BAF"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7011FA9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18ACA7" w14:textId="2A523A23"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554.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CA47395" w14:textId="2F8D2815"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BERGEN</w:t>
            </w:r>
            <w:proofErr w:type="spellEnd"/>
            <w:r w:rsidRPr="006137D4">
              <w:rPr>
                <w:rFonts w:ascii="Arial" w:hAnsi="Arial" w:cs="Arial"/>
                <w:color w:val="333333"/>
                <w:sz w:val="20"/>
                <w:szCs w:val="20"/>
              </w:rPr>
              <w:t xml:space="preserve"> 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F31124" w14:textId="55477F86"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8918540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2F425FA"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6E56F37" w14:textId="5B61A9AE"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AE8625A" w14:textId="4CB76B73"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01A63EB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CC6B82F" w14:textId="33A2028E"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555.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94DABB" w14:textId="6948CB03"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EVERDINE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F983B48" w14:textId="28A13298"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9382073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B1EB866"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E272307" w14:textId="74951052"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E77B6A1" w14:textId="15A00FE1"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46F62976"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BFDE0C" w14:textId="388DE868"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556.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8B652B9" w14:textId="3719A411" w:rsidR="00242376" w:rsidRPr="006137D4" w:rsidRDefault="00242376" w:rsidP="006137D4">
            <w:pPr>
              <w:pStyle w:val="oj-tbl-txt"/>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NOVA CREST (formerly HASAN EAST)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90326A" w14:textId="6DB7E22F"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9292046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26D2640"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7EAD09F" w14:textId="706144C8"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521B81" w14:textId="5E989D32"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4CD44C57"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CA1689C" w14:textId="1FD380C6"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557.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7371339" w14:textId="0FFFFE34"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MEGION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E93092" w14:textId="6AC7D54C"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9590137</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F4EBE99"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AF93A17" w14:textId="5AF29BF8"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6365128" w14:textId="28564F43"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46101B7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9CFD881" w14:textId="122B92D6"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558.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5B18D13" w14:textId="2CACD8E3"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MELITO</w:t>
            </w:r>
            <w:proofErr w:type="spellEnd"/>
            <w:r w:rsidRPr="006137D4">
              <w:rPr>
                <w:rFonts w:ascii="Arial" w:hAnsi="Arial" w:cs="Arial"/>
                <w:color w:val="333333"/>
                <w:sz w:val="20"/>
                <w:szCs w:val="20"/>
              </w:rPr>
              <w:t xml:space="preserve"> CARRIER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77E054B" w14:textId="7E093854"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8920581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2C2F3BD"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89DDD98" w14:textId="4C0D7200"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B4AF7C5" w14:textId="3ADB49C2"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5D9758CE"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2FA17A4" w14:textId="09A97690"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559.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69DAFF" w14:textId="4536390B"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RYAZAN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B03628C" w14:textId="4C3746D1"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8915548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FA4A85F"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BE85CB7" w14:textId="6ADC4CA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w:t>
            </w:r>
            <w:r w:rsidRPr="006137D4">
              <w:rPr>
                <w:rFonts w:ascii="Arial" w:hAnsi="Arial" w:cs="Arial"/>
                <w:color w:val="333333"/>
                <w:sz w:val="20"/>
                <w:szCs w:val="20"/>
                <w:lang w:val="en-US"/>
              </w:rPr>
              <w:lastRenderedPageBreak/>
              <w:t xml:space="preserve">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39B9BD" w14:textId="2075A485"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24.10.2025</w:t>
            </w:r>
          </w:p>
        </w:tc>
      </w:tr>
      <w:tr w:rsidR="00242376" w:rsidRPr="006137D4" w14:paraId="30EC7BD4"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236CC2D" w14:textId="5C3553E9"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560.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B439F0E" w14:textId="04E10A6F"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 xml:space="preserve">SEA </w:t>
            </w:r>
            <w:proofErr w:type="spellStart"/>
            <w:r w:rsidRPr="006137D4">
              <w:rPr>
                <w:rFonts w:ascii="Arial" w:hAnsi="Arial" w:cs="Arial"/>
                <w:color w:val="333333"/>
                <w:sz w:val="20"/>
                <w:szCs w:val="20"/>
              </w:rPr>
              <w:t>OWL</w:t>
            </w:r>
            <w:proofErr w:type="spellEnd"/>
            <w:r w:rsidRPr="006137D4">
              <w:rPr>
                <w:rFonts w:ascii="Arial" w:hAnsi="Arial" w:cs="Arial"/>
                <w:color w:val="333333"/>
                <w:sz w:val="20"/>
                <w:szCs w:val="20"/>
              </w:rPr>
              <w:t xml:space="preserve"> 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C39CB94" w14:textId="4859F04F"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9321172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D64D214"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043D165" w14:textId="5FDC18C3"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4C4E75C" w14:textId="19AEE654"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30AE06F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B5751D3" w14:textId="65C6F729"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561.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FEAF560" w14:textId="1D04C726"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THOTH</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3D4491A" w14:textId="5B58BBD1"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9164718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62A37E9"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205537F" w14:textId="4CAFD091"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60FBEF" w14:textId="0FE12C50"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1B03875F"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F4F3231" w14:textId="4C6DA02D"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562.</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3C453534" w14:textId="24A6B125"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VANINO</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616D698" w14:textId="29E6A745"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8724779</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10ABB8D8"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53362BA" w14:textId="26DEE17B"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F5F6DC9" w14:textId="4F7CE933"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6F34AB32"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16D08B2" w14:textId="060B283E"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563.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7EF395E9" w14:textId="75137669"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VASILY</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LANOVOY</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61CB1895" w14:textId="06B29A93"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9621601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0CE0B9C5"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77AFF98" w14:textId="24436F2B"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4AC4089" w14:textId="4A0C8BBA"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242376" w:rsidRPr="006137D4" w14:paraId="28F352FD" w14:textId="77777777" w:rsidTr="000A39B3">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52989ECA" w14:textId="5E5946DE"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564.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4108E83" w14:textId="2200ACDC" w:rsidR="00242376" w:rsidRPr="006137D4" w:rsidRDefault="00242376"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ZALE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A381D58" w14:textId="0EF43137"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9321718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4910D4C9" w14:textId="77777777"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5CA8611" w14:textId="25BFF9A3" w:rsidR="00242376" w:rsidRPr="006137D4" w:rsidRDefault="00242376"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30" w:type="dxa"/>
              <w:left w:w="30" w:type="dxa"/>
              <w:bottom w:w="30" w:type="dxa"/>
              <w:right w:w="30" w:type="dxa"/>
            </w:tcMar>
          </w:tcPr>
          <w:p w14:paraId="258636DC" w14:textId="50D8BB27" w:rsidR="00242376" w:rsidRPr="006137D4" w:rsidRDefault="00242376"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24.10.2025’.</w:t>
            </w:r>
          </w:p>
        </w:tc>
      </w:tr>
      <w:tr w:rsidR="00623BF3" w:rsidRPr="006137D4" w14:paraId="5EA2A25B"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9F9A35F" w14:textId="38D9749A"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565.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8FD227F" w14:textId="095B159C"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MATROS</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KOSHKA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2212858" w14:textId="0658B719"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9550137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475011E"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(d):</w:t>
            </w:r>
          </w:p>
          <w:p w14:paraId="0D159961" w14:textId="67B896DD"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are operated in such a way as to contribute or support actions or policies which undermine or threaten the economic subsistence or food security of Ukraine, such as the transport of stolen Ukrainian grain, or the preservation of cultural heritage of Ukraine, such as the transport of stolen Ukrainian cultural goods.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0A9D6D0" w14:textId="2F809A9E"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0339F153"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A3FC930" w14:textId="73B85C50"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566.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C161AC4" w14:textId="02BA5CC1"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MIKHAIL</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NENASHEV</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70DB35C" w14:textId="42851CF9"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9515539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7B55388"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(d):</w:t>
            </w:r>
          </w:p>
          <w:p w14:paraId="23A6A851" w14:textId="52522F12"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lastRenderedPageBreak/>
              <w:t>are operated in such a way as to contribute or support actions or policies which undermine or threaten the economic subsistence or food security of Ukraine, such as the transport of stolen Ukrainian grain, or the preservation of cultural heritage of Ukraine, such as the transport of stolen Ukrainian cultural goods.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B93E160" w14:textId="35E494E4"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19.12.2025</w:t>
            </w:r>
          </w:p>
        </w:tc>
      </w:tr>
      <w:tr w:rsidR="00623BF3" w:rsidRPr="006137D4" w14:paraId="0EEB12DA"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2E43824" w14:textId="1D30B005"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567.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84AA12F" w14:textId="6FDD6457"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ZAID</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2165553" w14:textId="1B5F441C"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9715270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0C4AC3B"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(d):</w:t>
            </w:r>
          </w:p>
          <w:p w14:paraId="5DD43568" w14:textId="041026E8"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are operated in such a way as to contribute or support actions or policies which undermine or threaten the economic subsistence or food security of Ukraine, such as the transport of stolen Ukrainian grain, or the preservation of cultural heritage of Ukraine, such as the transport of stolen Ukrainian cultural goods.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111B21F" w14:textId="7AB15317"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1F45CB16"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99E3DE8" w14:textId="7FCD9E20"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568.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6B9F460" w14:textId="0E382CBC"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MATROS</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POZYNICH</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6E0F3E5" w14:textId="1C18EC8F"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9573816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337EFA3"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(d):</w:t>
            </w:r>
          </w:p>
          <w:p w14:paraId="5EF97D0B" w14:textId="13F0F0D9"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are operated in such a way as to contribute or support actions or policies which undermine or threaten the economic subsistence or food security of Ukraine, such as the transport of stolen Ukrainian grain, or the preservation of cultural heritage of Ukraine, such as the transport of stolen Ukrainian cultural goods.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43EFB92" w14:textId="1D5463E4"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3B422FBD"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38CC390" w14:textId="4988EF01"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569.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A374A78" w14:textId="2545D6A7"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ZAFAR</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630D1A9" w14:textId="03487D9E"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9720263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F07CBAD"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(d):</w:t>
            </w:r>
          </w:p>
          <w:p w14:paraId="69E801BB" w14:textId="391D64F2"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are operated in such a way as to contribute or support actions or policies which undermine or threaten the economic subsistence or food security of Ukraine, such as the transport of stolen Ukrainian grain, or the preservation of cultural heritage of Ukraine, such as the transport of stolen Ukrainian cultural goods.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4974BC3" w14:textId="37B67221"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235E1C03"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52E2C77" w14:textId="6D452A23"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570.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76CC406" w14:textId="116E6BDE"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KAPITAN</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GOTSKY</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2A8D825" w14:textId="542CCD88"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9372559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5D5C8D9"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278E599" w14:textId="058722FF"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30CF6A0" w14:textId="2C565546"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7CCED51C"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96042AC" w14:textId="07122098"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571.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CEA88CA" w14:textId="5D79299B"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GT</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HONOR</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C8E9216" w14:textId="0C3DF69B"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9258478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02A3CE0"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(f):</w:t>
            </w:r>
          </w:p>
          <w:p w14:paraId="648734A0" w14:textId="2F6E296E"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are operated in such a way as to facilitate or engage in the violation or circumvention or otherwise significantly frustrate the provisions of this Regulation or of Regulations (EU) No 269/2014, (EU) No 692/2014 or (EU) 2022/263.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1FAC7C6" w14:textId="30382273"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3AB20471"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5D29FBD" w14:textId="748E662C"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572.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C46E636" w14:textId="15F2A25E"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TIMOFEY</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GUZHENKO</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6FA6335" w14:textId="184BB7B5"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9372561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BD36024"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EBCCDEF" w14:textId="671C0032"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w:t>
            </w:r>
            <w:r w:rsidRPr="006137D4">
              <w:rPr>
                <w:rFonts w:ascii="Arial" w:hAnsi="Arial" w:cs="Arial"/>
                <w:color w:val="333333"/>
                <w:sz w:val="20"/>
                <w:szCs w:val="20"/>
                <w:lang w:val="en-US"/>
              </w:rPr>
              <w:lastRenderedPageBreak/>
              <w:t xml:space="preserve">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C350FF6" w14:textId="38406411"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19.12.2025</w:t>
            </w:r>
          </w:p>
        </w:tc>
      </w:tr>
      <w:tr w:rsidR="00623BF3" w:rsidRPr="006137D4" w14:paraId="0235C973"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A61461B" w14:textId="194BBB37"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573.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0CB5897" w14:textId="0959FB0F"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HITIT</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4129070" w14:textId="5C012C44"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9311751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40C00EC"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73C14FF" w14:textId="4B8C3DDE"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6FE3B4D" w14:textId="5E2E4936"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4D33320E"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FCFF980" w14:textId="30BB751C"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574.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8A37F70" w14:textId="22887A81"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KHALASI</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35CC0A9" w14:textId="68D07DB4"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9293997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173503D"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857C61F" w14:textId="5FD9F293"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A586BFB" w14:textId="473BD701"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1DF3E491"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01433EE" w14:textId="5DB426E4"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575.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218FA11" w14:textId="6344D763"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FENGHUANG</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33E3863" w14:textId="6307D3A5"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9236248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E4F433F"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506227B" w14:textId="01D3ADB8"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7658D8B" w14:textId="30BC198D"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3248B9EE"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09444B3" w14:textId="3B2D086C"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576.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31C5F71" w14:textId="49A8EBAE"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QUARTZ</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28658C7" w14:textId="706640E2"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9261401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DD413AB"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708A541" w14:textId="6C033A72"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1B89C15" w14:textId="52E61183"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2A7891EE"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03A24C7" w14:textId="5F3AB038"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577.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1A1A468" w14:textId="6987482E"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SINAR</w:t>
            </w:r>
            <w:proofErr w:type="spellEnd"/>
            <w:r w:rsidRPr="006137D4">
              <w:rPr>
                <w:rFonts w:ascii="Arial" w:hAnsi="Arial" w:cs="Arial"/>
                <w:color w:val="333333"/>
                <w:sz w:val="20"/>
                <w:szCs w:val="20"/>
              </w:rPr>
              <w:t xml:space="preserve"> G</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12D19DF" w14:textId="05E905E0"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9323364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7930AD6"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A467607" w14:textId="3F1390E1"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C2AA13E" w14:textId="6CA9D91C"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3EA10AB6"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E831918" w14:textId="4AFAEB0D"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578.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666B26B" w14:textId="17183083"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SHTURMAN</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MALYGIN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CD780B9" w14:textId="1609BC74"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9752096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E8F5DB9"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272087C" w14:textId="2D0B42CC"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BBC3744" w14:textId="240E559E"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5E22B75E"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324CE3F" w14:textId="54F74924"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579.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6091077" w14:textId="2DBDD381"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SHTURMAN</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OVTSYN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4C98D4E" w14:textId="6667C524"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9752101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602E8A5"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33ECEB7" w14:textId="28A3D15E"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w:t>
            </w:r>
            <w:r w:rsidRPr="006137D4">
              <w:rPr>
                <w:rFonts w:ascii="Arial" w:hAnsi="Arial" w:cs="Arial"/>
                <w:color w:val="333333"/>
                <w:sz w:val="20"/>
                <w:szCs w:val="20"/>
                <w:lang w:val="en-US"/>
              </w:rPr>
              <w:lastRenderedPageBreak/>
              <w:t xml:space="preserve">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B8D131B" w14:textId="2FA3CB4E"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19.12.2025</w:t>
            </w:r>
          </w:p>
        </w:tc>
      </w:tr>
      <w:tr w:rsidR="00623BF3" w:rsidRPr="006137D4" w14:paraId="6EB56B6D"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60508CB" w14:textId="39BB461B"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580.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A2F3261" w14:textId="607D3A52"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SHTURMAN</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SHCHERBININ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FAC9CE2" w14:textId="3F3344B0"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9759927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CDEF92B"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C0B8ECD" w14:textId="0109A950"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2721C54" w14:textId="6AB10880"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25613256"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0E7152F" w14:textId="249FF74F"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581.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C247BB8" w14:textId="27DF6AB7"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SANAR-14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EAB4545" w14:textId="410DC03A"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9313589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794516E"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B8D329F" w14:textId="2004B311"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2DBCD55" w14:textId="6F565F4D"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1920B872"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CD4DBC5" w14:textId="5F92FBCA"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582.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CFFD5D5" w14:textId="24D2671A"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VASILY</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DINKOV</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DBB07DF" w14:textId="36CA0772"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9372547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F8C6053"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B29D865" w14:textId="47584E08"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F5F6133" w14:textId="21B668BE"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1902DEB7"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7EE6E67" w14:textId="6DDD00B6"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583.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10E361D" w14:textId="52712F17"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INNOVATOR</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93EE86E" w14:textId="5B2871A0"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9306809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99BF306"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D677B08" w14:textId="2EC6F63C"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5E7CF27" w14:textId="21E13976"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2667F878"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E26DA44" w14:textId="5866194A"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584.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39016A1" w14:textId="5FE51947"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AURA</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MARIS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9C0F39B" w14:textId="73079A1F"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9347308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5B09598"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A4E6855" w14:textId="6267A549"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D057BB8" w14:textId="3D3CBCC8"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51E0DDD5"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DB3D707" w14:textId="5E2327A3"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585.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74D13A9" w14:textId="05B47009"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 xml:space="preserve">KIRILL </w:t>
            </w:r>
            <w:proofErr w:type="spellStart"/>
            <w:r w:rsidRPr="006137D4">
              <w:rPr>
                <w:rFonts w:ascii="Arial" w:hAnsi="Arial" w:cs="Arial"/>
                <w:color w:val="333333"/>
                <w:sz w:val="20"/>
                <w:szCs w:val="20"/>
              </w:rPr>
              <w:t>LAVROV</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2F83ECB" w14:textId="763AB83F"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9333682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5BB44D1"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88DCA16" w14:textId="3C4BF08D"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28E8DC1" w14:textId="485816E8"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5CE269CD"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AAB217A" w14:textId="76739945"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586.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2300AC7" w14:textId="4BCBE7D9"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MIKHAIL</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ULYANOV</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81A5CBF" w14:textId="688A4C5E"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9333670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CA09881"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664C6CE" w14:textId="580744FC"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w:t>
            </w:r>
            <w:r w:rsidRPr="006137D4">
              <w:rPr>
                <w:rFonts w:ascii="Arial" w:hAnsi="Arial" w:cs="Arial"/>
                <w:color w:val="333333"/>
                <w:sz w:val="20"/>
                <w:szCs w:val="20"/>
                <w:lang w:val="en-US"/>
              </w:rPr>
              <w:lastRenderedPageBreak/>
              <w:t xml:space="preserve">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32BA840" w14:textId="29EE5343"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19.12.2025</w:t>
            </w:r>
          </w:p>
        </w:tc>
      </w:tr>
      <w:tr w:rsidR="00623BF3" w:rsidRPr="006137D4" w14:paraId="6C09BC2F"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501D368" w14:textId="36FCF168"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587.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218393C" w14:textId="20C5E1E0"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SANAR-9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658A7C2" w14:textId="6276FF9A"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9300350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A389DC0"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228AC13" w14:textId="39088A52"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D5E0C47" w14:textId="17AF2EC7"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768CC3BB"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C854059" w14:textId="36A24A9B"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588.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F02781D" w14:textId="0B14ECA3"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LADY</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LEILA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CC6CBF3" w14:textId="3CC6D1E7"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9683740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26F5699"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18AF3D5" w14:textId="7459F097"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AB901F5" w14:textId="396FB5DC"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3E7FEB89"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13DD1D3" w14:textId="0DA08D12"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589.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BA74CEB" w14:textId="63509E57"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GAZPROMNEFT</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NORDEAST</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C3E8EDE" w14:textId="26D74F4A"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9422653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D09A200"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6FB96AA" w14:textId="6598A4DA"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CCFE48E" w14:textId="2BF92AA5"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24A87B81"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C7BB957" w14:textId="10E5C18E"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590.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1821EE3" w14:textId="593F0E3F"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JIN</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HUI</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7E7D3F7" w14:textId="6312606D"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9430272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30A11C2"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3BB7AFA" w14:textId="4458295A"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A69B743" w14:textId="05372E6D"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686FBE53"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E96C87F" w14:textId="30FCBF13"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591.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99698AA" w14:textId="6B3B0D92"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LADY</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SEVDA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16B7439" w14:textId="538499CA"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9683738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10CCF0C"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256669A" w14:textId="036FD216"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7AB0F1E" w14:textId="73DB377B"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083C8BF3"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1E55A7C" w14:textId="3BEC714E"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592.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6CD02D6" w14:textId="78C38E7B"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SHTURMAN</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KOSHELEV</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1F2C9FF" w14:textId="013DFA07"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9759939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1AD7D0A"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A3C1806" w14:textId="37A2BFB4"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E727697" w14:textId="79A11DE0"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1219FE43"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5D19DF4" w14:textId="35041123"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593.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5A567B8" w14:textId="781241CE"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JEWEL</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588BBA9" w14:textId="6F7370B9"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9419450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AB850D5"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994169C" w14:textId="4C01DD4F"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w:t>
            </w:r>
            <w:r w:rsidRPr="006137D4">
              <w:rPr>
                <w:rFonts w:ascii="Arial" w:hAnsi="Arial" w:cs="Arial"/>
                <w:color w:val="333333"/>
                <w:sz w:val="20"/>
                <w:szCs w:val="20"/>
                <w:lang w:val="en-US"/>
              </w:rPr>
              <w:lastRenderedPageBreak/>
              <w:t xml:space="preserve">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134652B" w14:textId="7E94090B"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19.12.2025</w:t>
            </w:r>
          </w:p>
        </w:tc>
      </w:tr>
      <w:tr w:rsidR="00623BF3" w:rsidRPr="006137D4" w14:paraId="48BC937A"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A3C0970" w14:textId="102BFA0A"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594.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C42D0E6" w14:textId="0223FBAC"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TYCHE</w:t>
            </w:r>
            <w:proofErr w:type="spellEnd"/>
            <w:r w:rsidRPr="006137D4">
              <w:rPr>
                <w:rFonts w:ascii="Arial" w:hAnsi="Arial" w:cs="Arial"/>
                <w:color w:val="333333"/>
                <w:sz w:val="20"/>
                <w:szCs w:val="20"/>
              </w:rPr>
              <w:t xml:space="preserve"> 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A54DEC5" w14:textId="397AA524"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9308077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11E1DA3"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4F315E4" w14:textId="6B63D299"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C9B9C01" w14:textId="6F93365C"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506E665A"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572833E" w14:textId="7D994E25"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595.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521A5C9" w14:textId="7D57E2D7"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OMSK</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6E1D5B4" w14:textId="2FA6469F"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9418509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8F006A0"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0D03161" w14:textId="4B3AD8D4"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E035205" w14:textId="2B9D1967"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2CC64937"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659710C" w14:textId="44E45CD5"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596.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052B7D9" w14:textId="07CA3E1C"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OLANGA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063B52F" w14:textId="74BD6CC5"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9286463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202AF0A"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C2A8C24" w14:textId="5C01D4A5"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74F002A" w14:textId="4D4798C1"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40C6051E"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DF3837E" w14:textId="4EBC03A5"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597.</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20861AD" w14:textId="1DE4C17C"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 xml:space="preserve">AS </w:t>
            </w:r>
            <w:proofErr w:type="spellStart"/>
            <w:r w:rsidRPr="006137D4">
              <w:rPr>
                <w:rFonts w:ascii="Arial" w:hAnsi="Arial" w:cs="Arial"/>
                <w:color w:val="333333"/>
                <w:sz w:val="20"/>
                <w:szCs w:val="20"/>
              </w:rPr>
              <w:t>CALCUTTA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697E8B6" w14:textId="6BDF8524"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9037123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903A0C6"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6CC7772A" w14:textId="1B3BBEF2"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B33796C" w14:textId="5E191CDC"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3315D69F"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7BF246C" w14:textId="047500B0"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598.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AE4F284" w14:textId="17A80E79"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MURMANSK</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C387D08" w14:textId="253FE3B8"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9167930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F0FC052"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E2175E6" w14:textId="3A51BF4A"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4B4B1CD" w14:textId="6D2447E1"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6D8FC523"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7D760BC" w14:textId="23E68650"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599.</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CA6F75E" w14:textId="5DBB8367"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ZAL</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PARS</w:t>
            </w:r>
            <w:proofErr w:type="spellEnd"/>
            <w:r w:rsidRPr="006137D4">
              <w:rPr>
                <w:rFonts w:ascii="Arial" w:hAnsi="Arial" w:cs="Arial"/>
                <w:color w:val="333333"/>
                <w:sz w:val="20"/>
                <w:szCs w:val="20"/>
              </w:rPr>
              <w:t xml:space="preserve"> 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C6CC0A4" w14:textId="7DACE62C"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9211896</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D072B6E"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33273835" w14:textId="471A0822"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2A420ED" w14:textId="4CB6CCDA"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14F7FD42"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F8AD3E4" w14:textId="1BDDB27F"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600.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BEFAC44" w14:textId="231569CF"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HANSON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4B08FC2" w14:textId="07890278"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9237412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E306806"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4487E443" w14:textId="12136B06"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lastRenderedPageBreak/>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C4CAF90" w14:textId="0DFD8B8A"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lastRenderedPageBreak/>
              <w:t>19.12.2025</w:t>
            </w:r>
          </w:p>
        </w:tc>
      </w:tr>
      <w:tr w:rsidR="00623BF3" w:rsidRPr="006137D4" w14:paraId="6972EE90"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606CD05" w14:textId="52DEF61D"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601.</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DF42E9B" w14:textId="4E948D3A"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NP</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DIKSON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BACB878" w14:textId="33FAC9FB"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9255270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72368D8"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7C2D83FE" w14:textId="6479E4F5"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92DB483" w14:textId="33517793"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7085DBD5"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936F695" w14:textId="576523CF"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602.</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C9E9E06" w14:textId="5E1B9B22"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 xml:space="preserve">STAR </w:t>
            </w:r>
            <w:proofErr w:type="spellStart"/>
            <w:r w:rsidRPr="006137D4">
              <w:rPr>
                <w:rFonts w:ascii="Arial" w:hAnsi="Arial" w:cs="Arial"/>
                <w:color w:val="333333"/>
                <w:sz w:val="20"/>
                <w:szCs w:val="20"/>
              </w:rPr>
              <w:t>MM</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C213B98" w14:textId="641B4682"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9186625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56CDD4B"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21F83A3F" w14:textId="3C724796"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ADF3876" w14:textId="073107F5"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2FE0F71F"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A4F79D5" w14:textId="7F0AF9E6"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603.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601B92B" w14:textId="6321D9B9"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LADY</w:t>
            </w:r>
            <w:proofErr w:type="spellEnd"/>
            <w:r w:rsidRPr="006137D4">
              <w:rPr>
                <w:rFonts w:ascii="Arial" w:hAnsi="Arial" w:cs="Arial"/>
                <w:color w:val="333333"/>
                <w:sz w:val="20"/>
                <w:szCs w:val="20"/>
              </w:rPr>
              <w:t xml:space="preserve"> </w:t>
            </w:r>
            <w:proofErr w:type="spellStart"/>
            <w:r w:rsidRPr="006137D4">
              <w:rPr>
                <w:rFonts w:ascii="Arial" w:hAnsi="Arial" w:cs="Arial"/>
                <w:color w:val="333333"/>
                <w:sz w:val="20"/>
                <w:szCs w:val="20"/>
              </w:rPr>
              <w:t>RANIA</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B2989D3" w14:textId="24AA8113"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9784893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C267AD6"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03995061" w14:textId="2B4341C7"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BAD3BEF" w14:textId="4E3F478F"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68546EDA"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4753C0C" w14:textId="6CA911BD"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604.</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08D85C2" w14:textId="2D1A62DE"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SANAR-15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0511E72" w14:textId="684FA501"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9777670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27A06B5"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5309D361" w14:textId="2E602473"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AFF1EFC" w14:textId="39630953"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r w:rsidR="00623BF3" w:rsidRPr="006137D4" w14:paraId="710DA297" w14:textId="77777777" w:rsidTr="00C65F03">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A2DA213" w14:textId="27697BD0"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605.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3AF7691" w14:textId="14BF990E" w:rsidR="00623BF3" w:rsidRPr="006137D4" w:rsidRDefault="00623BF3" w:rsidP="006137D4">
            <w:pPr>
              <w:pStyle w:val="oj-tbl-txt"/>
              <w:spacing w:before="60" w:beforeAutospacing="0" w:after="60" w:afterAutospacing="0"/>
              <w:jc w:val="both"/>
              <w:rPr>
                <w:rFonts w:ascii="Arial" w:hAnsi="Arial" w:cs="Arial"/>
                <w:color w:val="333333"/>
                <w:sz w:val="20"/>
                <w:szCs w:val="20"/>
              </w:rPr>
            </w:pPr>
            <w:proofErr w:type="spellStart"/>
            <w:r w:rsidRPr="006137D4">
              <w:rPr>
                <w:rFonts w:ascii="Arial" w:hAnsi="Arial" w:cs="Arial"/>
                <w:color w:val="333333"/>
                <w:sz w:val="20"/>
                <w:szCs w:val="20"/>
              </w:rPr>
              <w:t>BREEZ</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D644CFA" w14:textId="155F744C"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9247778</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9FD42A8" w14:textId="77777777" w:rsidR="00623BF3" w:rsidRPr="006137D4" w:rsidRDefault="00623BF3" w:rsidP="006137D4">
            <w:pPr>
              <w:pStyle w:val="tbl-norm"/>
              <w:spacing w:before="60" w:beforeAutospacing="0" w:after="60" w:afterAutospacing="0"/>
              <w:jc w:val="both"/>
              <w:rPr>
                <w:rFonts w:ascii="Arial" w:hAnsi="Arial" w:cs="Arial"/>
                <w:color w:val="333333"/>
                <w:sz w:val="20"/>
                <w:szCs w:val="20"/>
                <w:lang w:val="en-US"/>
              </w:rPr>
            </w:pPr>
            <w:r w:rsidRPr="006137D4">
              <w:rPr>
                <w:rFonts w:ascii="Arial" w:hAnsi="Arial" w:cs="Arial"/>
                <w:color w:val="333333"/>
                <w:sz w:val="20"/>
                <w:szCs w:val="20"/>
                <w:lang w:val="en-US"/>
              </w:rPr>
              <w:t>Article 3</w:t>
            </w:r>
            <w:proofErr w:type="gramStart"/>
            <w:r w:rsidRPr="006137D4">
              <w:rPr>
                <w:rFonts w:ascii="Arial" w:hAnsi="Arial" w:cs="Arial"/>
                <w:color w:val="333333"/>
                <w:sz w:val="20"/>
                <w:szCs w:val="20"/>
                <w:lang w:val="en-US"/>
              </w:rPr>
              <w:t>s(</w:t>
            </w:r>
            <w:proofErr w:type="gramEnd"/>
            <w:r w:rsidRPr="006137D4">
              <w:rPr>
                <w:rFonts w:ascii="Arial" w:hAnsi="Arial" w:cs="Arial"/>
                <w:color w:val="333333"/>
                <w:sz w:val="20"/>
                <w:szCs w:val="20"/>
                <w:lang w:val="en-US"/>
              </w:rPr>
              <w:t>2), point (b):</w:t>
            </w:r>
          </w:p>
          <w:p w14:paraId="1BE9E46B" w14:textId="53F2DF9A" w:rsidR="00623BF3" w:rsidRPr="006137D4" w:rsidRDefault="00623BF3" w:rsidP="006137D4">
            <w:pPr>
              <w:pStyle w:val="oj-tbl-txt"/>
              <w:spacing w:before="60" w:beforeAutospacing="0" w:after="60" w:afterAutospacing="0"/>
              <w:rPr>
                <w:rFonts w:ascii="Arial" w:hAnsi="Arial" w:cs="Arial"/>
                <w:color w:val="333333"/>
                <w:sz w:val="20"/>
                <w:szCs w:val="20"/>
                <w:lang w:val="en-US"/>
              </w:rPr>
            </w:pPr>
            <w:r w:rsidRPr="006137D4">
              <w:rPr>
                <w:rFonts w:ascii="Arial" w:hAnsi="Arial" w:cs="Arial"/>
                <w:color w:val="333333"/>
                <w:sz w:val="20"/>
                <w:szCs w:val="20"/>
                <w:lang w:val="en-US"/>
              </w:rPr>
              <w:t xml:space="preserve">transport crude oil or petroleum products as listed in Annex XXV or mineral products that originate in Russia or are exported from Russia and practice irregular and high-risk shipping practices as set out in the International Maritime </w:t>
            </w:r>
            <w:proofErr w:type="spellStart"/>
            <w:r w:rsidRPr="006137D4">
              <w:rPr>
                <w:rFonts w:ascii="Arial" w:hAnsi="Arial" w:cs="Arial"/>
                <w:color w:val="333333"/>
                <w:sz w:val="20"/>
                <w:szCs w:val="20"/>
                <w:lang w:val="en-US"/>
              </w:rPr>
              <w:t>Organisation</w:t>
            </w:r>
            <w:proofErr w:type="spellEnd"/>
            <w:r w:rsidRPr="006137D4">
              <w:rPr>
                <w:rFonts w:ascii="Arial" w:hAnsi="Arial" w:cs="Arial"/>
                <w:color w:val="333333"/>
                <w:sz w:val="20"/>
                <w:szCs w:val="20"/>
                <w:lang w:val="en-US"/>
              </w:rPr>
              <w:t xml:space="preserve"> General Assembly resolution A.1192(33).</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6ECAF4A" w14:textId="2778F61B" w:rsidR="00623BF3" w:rsidRPr="006137D4" w:rsidRDefault="00623BF3" w:rsidP="006137D4">
            <w:pPr>
              <w:pStyle w:val="oj-tbl-txt"/>
              <w:spacing w:before="60" w:beforeAutospacing="0" w:after="60" w:afterAutospacing="0"/>
              <w:jc w:val="both"/>
              <w:rPr>
                <w:rFonts w:ascii="Arial" w:hAnsi="Arial" w:cs="Arial"/>
                <w:color w:val="333333"/>
                <w:sz w:val="20"/>
                <w:szCs w:val="20"/>
              </w:rPr>
            </w:pPr>
            <w:r w:rsidRPr="006137D4">
              <w:rPr>
                <w:rFonts w:ascii="Arial" w:hAnsi="Arial" w:cs="Arial"/>
                <w:color w:val="333333"/>
                <w:sz w:val="20"/>
                <w:szCs w:val="20"/>
              </w:rPr>
              <w:t>19.12.2025</w:t>
            </w:r>
          </w:p>
        </w:tc>
      </w:tr>
    </w:tbl>
    <w:p w14:paraId="0B3C7541" w14:textId="77777777" w:rsidR="00BC20F8" w:rsidRPr="006137D4" w:rsidRDefault="00BC20F8" w:rsidP="006137D4">
      <w:pPr>
        <w:spacing w:line="240" w:lineRule="auto"/>
        <w:jc w:val="both"/>
        <w:rPr>
          <w:rFonts w:ascii="Arial" w:hAnsi="Arial" w:cs="Arial"/>
          <w:sz w:val="20"/>
          <w:szCs w:val="20"/>
        </w:rPr>
      </w:pPr>
    </w:p>
    <w:p w14:paraId="29B15AA3" w14:textId="545FA517" w:rsidR="006137D4" w:rsidRPr="006137D4" w:rsidRDefault="006137D4" w:rsidP="006137D4">
      <w:pPr>
        <w:spacing w:line="240" w:lineRule="auto"/>
        <w:jc w:val="center"/>
        <w:rPr>
          <w:rFonts w:ascii="Arial" w:hAnsi="Arial" w:cs="Arial"/>
          <w:b/>
          <w:bCs/>
          <w:sz w:val="20"/>
          <w:szCs w:val="20"/>
        </w:rPr>
      </w:pPr>
      <w:r w:rsidRPr="006137D4">
        <w:rPr>
          <w:rFonts w:ascii="Arial" w:hAnsi="Arial" w:cs="Arial"/>
          <w:b/>
          <w:bCs/>
          <w:sz w:val="20"/>
          <w:szCs w:val="20"/>
        </w:rPr>
        <w:t>Регламент 269</w:t>
      </w:r>
      <w:r w:rsidRPr="006137D4">
        <w:rPr>
          <w:rFonts w:ascii="Arial" w:hAnsi="Arial" w:cs="Arial"/>
          <w:b/>
          <w:bCs/>
          <w:sz w:val="20"/>
          <w:szCs w:val="20"/>
          <w:lang w:val="en-US"/>
        </w:rPr>
        <w:t>/</w:t>
      </w:r>
      <w:r w:rsidRPr="006137D4">
        <w:rPr>
          <w:rFonts w:ascii="Arial" w:hAnsi="Arial" w:cs="Arial"/>
          <w:b/>
          <w:bCs/>
          <w:sz w:val="20"/>
          <w:szCs w:val="20"/>
        </w:rPr>
        <w:t>2014</w:t>
      </w:r>
    </w:p>
    <w:tbl>
      <w:tblPr>
        <w:tblW w:w="9348" w:type="dxa"/>
        <w:tblBorders>
          <w:top w:val="outset" w:sz="6" w:space="0" w:color="auto"/>
          <w:left w:val="outset" w:sz="6" w:space="0" w:color="auto"/>
          <w:bottom w:val="outset" w:sz="6" w:space="0" w:color="auto"/>
          <w:right w:val="outset" w:sz="6" w:space="0" w:color="auto"/>
        </w:tblBorders>
        <w:shd w:val="clear" w:color="auto" w:fill="FFFFFF"/>
        <w:tblCellMar>
          <w:top w:w="20" w:type="dxa"/>
          <w:left w:w="20" w:type="dxa"/>
          <w:bottom w:w="20" w:type="dxa"/>
          <w:right w:w="20" w:type="dxa"/>
        </w:tblCellMar>
        <w:tblLook w:val="04A0" w:firstRow="1" w:lastRow="0" w:firstColumn="1" w:lastColumn="0" w:noHBand="0" w:noVBand="1"/>
      </w:tblPr>
      <w:tblGrid>
        <w:gridCol w:w="469"/>
        <w:gridCol w:w="5760"/>
        <w:gridCol w:w="3119"/>
      </w:tblGrid>
      <w:tr w:rsidR="006137D4" w:rsidRPr="006137D4" w14:paraId="1CB1C459" w14:textId="77777777" w:rsidTr="006137D4">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3290B50" w14:textId="0C8F0C2E" w:rsidR="006137D4" w:rsidRPr="006137D4" w:rsidRDefault="006137D4" w:rsidP="006137D4">
            <w:pPr>
              <w:spacing w:before="60" w:after="60" w:line="240" w:lineRule="auto"/>
              <w:jc w:val="both"/>
              <w:rPr>
                <w:rFonts w:ascii="Arial" w:eastAsia="Times New Roman" w:hAnsi="Arial" w:cs="Arial"/>
                <w:color w:val="333333"/>
                <w:sz w:val="20"/>
                <w:szCs w:val="20"/>
                <w:lang w:eastAsia="ru-RU"/>
              </w:rPr>
            </w:pPr>
            <w:r w:rsidRPr="00316C79">
              <w:rPr>
                <w:rFonts w:ascii="Arial" w:eastAsia="Times New Roman" w:hAnsi="Arial" w:cs="Arial"/>
                <w:sz w:val="20"/>
                <w:szCs w:val="20"/>
                <w:lang w:eastAsia="ru-RU"/>
              </w:rPr>
              <w:t>‘44.</w:t>
            </w:r>
          </w:p>
        </w:tc>
        <w:tc>
          <w:tcPr>
            <w:tcW w:w="576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6D2F349" w14:textId="77777777" w:rsidR="006137D4" w:rsidRPr="00316C79" w:rsidRDefault="006137D4" w:rsidP="006137D4">
            <w:pPr>
              <w:spacing w:before="60" w:after="60" w:line="240" w:lineRule="auto"/>
              <w:jc w:val="both"/>
              <w:rPr>
                <w:rFonts w:ascii="Arial" w:eastAsia="Times New Roman" w:hAnsi="Arial" w:cs="Arial"/>
                <w:color w:val="000000" w:themeColor="text1"/>
                <w:sz w:val="20"/>
                <w:szCs w:val="20"/>
                <w:lang w:eastAsia="ru-RU"/>
              </w:rPr>
            </w:pPr>
            <w:proofErr w:type="spellStart"/>
            <w:r w:rsidRPr="00316C79">
              <w:rPr>
                <w:rFonts w:ascii="Arial" w:eastAsia="Times New Roman" w:hAnsi="Arial" w:cs="Arial"/>
                <w:color w:val="000000" w:themeColor="text1"/>
                <w:sz w:val="20"/>
                <w:szCs w:val="20"/>
                <w:lang w:eastAsia="ru-RU"/>
              </w:rPr>
              <w:t>JSC</w:t>
            </w:r>
            <w:proofErr w:type="spellEnd"/>
            <w:r w:rsidRPr="00316C79">
              <w:rPr>
                <w:rFonts w:ascii="Arial" w:eastAsia="Times New Roman" w:hAnsi="Arial" w:cs="Arial"/>
                <w:color w:val="000000" w:themeColor="text1"/>
                <w:sz w:val="20"/>
                <w:szCs w:val="20"/>
                <w:lang w:eastAsia="ru-RU"/>
              </w:rPr>
              <w:t xml:space="preserve"> </w:t>
            </w:r>
            <w:proofErr w:type="spellStart"/>
            <w:r w:rsidRPr="00316C79">
              <w:rPr>
                <w:rFonts w:ascii="Arial" w:eastAsia="Times New Roman" w:hAnsi="Arial" w:cs="Arial"/>
                <w:color w:val="000000" w:themeColor="text1"/>
                <w:sz w:val="20"/>
                <w:szCs w:val="20"/>
                <w:lang w:eastAsia="ru-RU"/>
              </w:rPr>
              <w:t>Zaliv</w:t>
            </w:r>
            <w:proofErr w:type="spellEnd"/>
            <w:r w:rsidRPr="00316C79">
              <w:rPr>
                <w:rFonts w:ascii="Arial" w:eastAsia="Times New Roman" w:hAnsi="Arial" w:cs="Arial"/>
                <w:color w:val="000000" w:themeColor="text1"/>
                <w:sz w:val="20"/>
                <w:szCs w:val="20"/>
                <w:lang w:eastAsia="ru-RU"/>
              </w:rPr>
              <w:t xml:space="preserve"> </w:t>
            </w:r>
            <w:proofErr w:type="spellStart"/>
            <w:r w:rsidRPr="00316C79">
              <w:rPr>
                <w:rFonts w:ascii="Arial" w:eastAsia="Times New Roman" w:hAnsi="Arial" w:cs="Arial"/>
                <w:color w:val="000000" w:themeColor="text1"/>
                <w:sz w:val="20"/>
                <w:szCs w:val="20"/>
                <w:lang w:eastAsia="ru-RU"/>
              </w:rPr>
              <w:t>Shipyard</w:t>
            </w:r>
            <w:proofErr w:type="spellEnd"/>
          </w:p>
          <w:p w14:paraId="45CC28A9" w14:textId="77777777" w:rsidR="006137D4" w:rsidRPr="00316C79" w:rsidRDefault="006137D4" w:rsidP="006137D4">
            <w:pPr>
              <w:spacing w:before="60" w:after="60" w:line="240" w:lineRule="auto"/>
              <w:jc w:val="both"/>
              <w:rPr>
                <w:rFonts w:ascii="Arial" w:eastAsia="Times New Roman" w:hAnsi="Arial" w:cs="Arial"/>
                <w:color w:val="000000" w:themeColor="text1"/>
                <w:sz w:val="20"/>
                <w:szCs w:val="20"/>
                <w:lang w:eastAsia="ru-RU"/>
              </w:rPr>
            </w:pPr>
            <w:r w:rsidRPr="00316C79">
              <w:rPr>
                <w:rFonts w:ascii="Arial" w:eastAsia="Times New Roman" w:hAnsi="Arial" w:cs="Arial"/>
                <w:color w:val="000000" w:themeColor="text1"/>
                <w:sz w:val="20"/>
                <w:szCs w:val="20"/>
                <w:lang w:eastAsia="ru-RU"/>
              </w:rPr>
              <w:t>Russian: Судостроительный завод “Залив”</w:t>
            </w:r>
          </w:p>
          <w:p w14:paraId="58A39CF4" w14:textId="4440BFE0" w:rsidR="006137D4" w:rsidRPr="006137D4" w:rsidRDefault="006137D4" w:rsidP="006137D4">
            <w:pPr>
              <w:spacing w:before="60" w:after="60" w:line="240" w:lineRule="auto"/>
              <w:jc w:val="both"/>
              <w:rPr>
                <w:rFonts w:ascii="Arial" w:eastAsia="Times New Roman" w:hAnsi="Arial" w:cs="Arial"/>
                <w:color w:val="000000" w:themeColor="text1"/>
                <w:sz w:val="20"/>
                <w:szCs w:val="20"/>
                <w:lang w:val="en-US" w:eastAsia="ru-RU"/>
              </w:rPr>
            </w:pPr>
            <w:r w:rsidRPr="00316C79">
              <w:rPr>
                <w:rFonts w:ascii="Arial" w:eastAsia="Times New Roman" w:hAnsi="Arial" w:cs="Arial"/>
                <w:color w:val="000000" w:themeColor="text1"/>
                <w:sz w:val="20"/>
                <w:szCs w:val="20"/>
                <w:lang w:val="en-US" w:eastAsia="ru-RU"/>
              </w:rPr>
              <w:t xml:space="preserve">a.k.a. </w:t>
            </w:r>
            <w:proofErr w:type="spellStart"/>
            <w:r w:rsidRPr="00316C79">
              <w:rPr>
                <w:rFonts w:ascii="Arial" w:eastAsia="Times New Roman" w:hAnsi="Arial" w:cs="Arial"/>
                <w:color w:val="000000" w:themeColor="text1"/>
                <w:sz w:val="20"/>
                <w:szCs w:val="20"/>
                <w:lang w:val="en-US" w:eastAsia="ru-RU"/>
              </w:rPr>
              <w:t>Zaliv</w:t>
            </w:r>
            <w:proofErr w:type="spellEnd"/>
            <w:r w:rsidRPr="00316C79">
              <w:rPr>
                <w:rFonts w:ascii="Arial" w:eastAsia="Times New Roman" w:hAnsi="Arial" w:cs="Arial"/>
                <w:color w:val="000000" w:themeColor="text1"/>
                <w:sz w:val="20"/>
                <w:szCs w:val="20"/>
                <w:lang w:val="en-US" w:eastAsia="ru-RU"/>
              </w:rPr>
              <w:t xml:space="preserve"> Shipyard</w:t>
            </w:r>
          </w:p>
        </w:tc>
        <w:tc>
          <w:tcPr>
            <w:tcW w:w="311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7C932E2" w14:textId="3C658887" w:rsidR="006137D4" w:rsidRPr="006137D4" w:rsidRDefault="006137D4" w:rsidP="006137D4">
            <w:pPr>
              <w:spacing w:before="60" w:after="60" w:line="240" w:lineRule="auto"/>
              <w:jc w:val="both"/>
              <w:rPr>
                <w:rFonts w:ascii="Arial" w:eastAsia="Times New Roman" w:hAnsi="Arial" w:cs="Arial"/>
                <w:b/>
                <w:bCs/>
                <w:color w:val="333333"/>
                <w:sz w:val="20"/>
                <w:szCs w:val="20"/>
                <w:lang w:eastAsia="ru-RU"/>
              </w:rPr>
            </w:pPr>
            <w:proofErr w:type="spellStart"/>
            <w:r w:rsidRPr="00316C79">
              <w:rPr>
                <w:rFonts w:ascii="Arial" w:eastAsia="Times New Roman" w:hAnsi="Arial" w:cs="Arial"/>
                <w:b/>
                <w:bCs/>
                <w:color w:val="000000" w:themeColor="text1"/>
                <w:sz w:val="20"/>
                <w:szCs w:val="20"/>
                <w:lang w:eastAsia="ru-RU"/>
              </w:rPr>
              <w:t>IMO</w:t>
            </w:r>
            <w:proofErr w:type="spellEnd"/>
            <w:r w:rsidRPr="00316C79">
              <w:rPr>
                <w:rFonts w:ascii="Arial" w:eastAsia="Times New Roman" w:hAnsi="Arial" w:cs="Arial"/>
                <w:b/>
                <w:bCs/>
                <w:color w:val="000000" w:themeColor="text1"/>
                <w:sz w:val="20"/>
                <w:szCs w:val="20"/>
                <w:lang w:eastAsia="ru-RU"/>
              </w:rPr>
              <w:t xml:space="preserve"> </w:t>
            </w:r>
            <w:proofErr w:type="spellStart"/>
            <w:r w:rsidRPr="00316C79">
              <w:rPr>
                <w:rFonts w:ascii="Arial" w:eastAsia="Times New Roman" w:hAnsi="Arial" w:cs="Arial"/>
                <w:b/>
                <w:bCs/>
                <w:color w:val="000000" w:themeColor="text1"/>
                <w:sz w:val="20"/>
                <w:szCs w:val="20"/>
                <w:lang w:eastAsia="ru-RU"/>
              </w:rPr>
              <w:t>number</w:t>
            </w:r>
            <w:proofErr w:type="spellEnd"/>
            <w:r w:rsidRPr="00316C79">
              <w:rPr>
                <w:rFonts w:ascii="Arial" w:eastAsia="Times New Roman" w:hAnsi="Arial" w:cs="Arial"/>
                <w:b/>
                <w:bCs/>
                <w:color w:val="000000" w:themeColor="text1"/>
                <w:sz w:val="20"/>
                <w:szCs w:val="20"/>
                <w:lang w:eastAsia="ru-RU"/>
              </w:rPr>
              <w:t>: 1745868</w:t>
            </w:r>
          </w:p>
        </w:tc>
      </w:tr>
      <w:tr w:rsidR="006137D4" w:rsidRPr="006137D4" w14:paraId="1770415A" w14:textId="77777777" w:rsidTr="00FC7786">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1D8551E8" w14:textId="2B17475D" w:rsidR="006137D4" w:rsidRPr="00316C79" w:rsidRDefault="006137D4" w:rsidP="006137D4">
            <w:pPr>
              <w:spacing w:before="60" w:after="60" w:line="240" w:lineRule="auto"/>
              <w:jc w:val="both"/>
              <w:rPr>
                <w:rFonts w:ascii="Arial" w:eastAsia="Times New Roman" w:hAnsi="Arial" w:cs="Arial"/>
                <w:sz w:val="20"/>
                <w:szCs w:val="20"/>
                <w:lang w:eastAsia="ru-RU"/>
              </w:rPr>
            </w:pPr>
            <w:r w:rsidRPr="00316C79">
              <w:rPr>
                <w:rFonts w:ascii="Arial" w:eastAsia="Times New Roman" w:hAnsi="Arial" w:cs="Arial"/>
                <w:sz w:val="20"/>
                <w:szCs w:val="20"/>
                <w:lang w:eastAsia="ru-RU"/>
              </w:rPr>
              <w:t>78.</w:t>
            </w:r>
          </w:p>
        </w:tc>
        <w:tc>
          <w:tcPr>
            <w:tcW w:w="5760"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3719820B" w14:textId="77777777" w:rsidR="006137D4" w:rsidRPr="00316C79" w:rsidRDefault="006137D4" w:rsidP="006137D4">
            <w:pPr>
              <w:spacing w:before="60" w:after="60" w:line="240" w:lineRule="auto"/>
              <w:jc w:val="both"/>
              <w:rPr>
                <w:rFonts w:ascii="Arial" w:eastAsia="Times New Roman" w:hAnsi="Arial" w:cs="Arial"/>
                <w:color w:val="000000" w:themeColor="text1"/>
                <w:sz w:val="20"/>
                <w:szCs w:val="20"/>
                <w:lang w:val="en-US" w:eastAsia="ru-RU"/>
              </w:rPr>
            </w:pPr>
            <w:proofErr w:type="spellStart"/>
            <w:r w:rsidRPr="00316C79">
              <w:rPr>
                <w:rFonts w:ascii="Arial" w:eastAsia="Times New Roman" w:hAnsi="Arial" w:cs="Arial"/>
                <w:color w:val="000000" w:themeColor="text1"/>
                <w:sz w:val="20"/>
                <w:szCs w:val="20"/>
                <w:lang w:val="en-US" w:eastAsia="ru-RU"/>
              </w:rPr>
              <w:t>JSC</w:t>
            </w:r>
            <w:proofErr w:type="spellEnd"/>
            <w:r w:rsidRPr="00316C79">
              <w:rPr>
                <w:rFonts w:ascii="Arial" w:eastAsia="Times New Roman" w:hAnsi="Arial" w:cs="Arial"/>
                <w:color w:val="000000" w:themeColor="text1"/>
                <w:sz w:val="20"/>
                <w:szCs w:val="20"/>
                <w:lang w:val="en-US" w:eastAsia="ru-RU"/>
              </w:rPr>
              <w:t xml:space="preserve"> Baltic Shipbuilding Plant “</w:t>
            </w:r>
            <w:proofErr w:type="spellStart"/>
            <w:r w:rsidRPr="00316C79">
              <w:rPr>
                <w:rFonts w:ascii="Arial" w:eastAsia="Times New Roman" w:hAnsi="Arial" w:cs="Arial"/>
                <w:color w:val="000000" w:themeColor="text1"/>
                <w:sz w:val="20"/>
                <w:szCs w:val="20"/>
                <w:lang w:val="en-US" w:eastAsia="ru-RU"/>
              </w:rPr>
              <w:t>Yantar</w:t>
            </w:r>
            <w:proofErr w:type="spellEnd"/>
            <w:r w:rsidRPr="00316C79">
              <w:rPr>
                <w:rFonts w:ascii="Arial" w:eastAsia="Times New Roman" w:hAnsi="Arial" w:cs="Arial"/>
                <w:color w:val="000000" w:themeColor="text1"/>
                <w:sz w:val="20"/>
                <w:szCs w:val="20"/>
                <w:lang w:val="en-US" w:eastAsia="ru-RU"/>
              </w:rPr>
              <w:t>”</w:t>
            </w:r>
          </w:p>
          <w:p w14:paraId="689EAFDE" w14:textId="77777777" w:rsidR="006137D4" w:rsidRPr="00316C79" w:rsidRDefault="006137D4" w:rsidP="006137D4">
            <w:pPr>
              <w:spacing w:before="60" w:after="60" w:line="240" w:lineRule="auto"/>
              <w:jc w:val="both"/>
              <w:rPr>
                <w:rFonts w:ascii="Arial" w:eastAsia="Times New Roman" w:hAnsi="Arial" w:cs="Arial"/>
                <w:color w:val="000000" w:themeColor="text1"/>
                <w:sz w:val="20"/>
                <w:szCs w:val="20"/>
                <w:lang w:eastAsia="ru-RU"/>
              </w:rPr>
            </w:pPr>
            <w:r w:rsidRPr="00316C79">
              <w:rPr>
                <w:rFonts w:ascii="Arial" w:eastAsia="Times New Roman" w:hAnsi="Arial" w:cs="Arial"/>
                <w:color w:val="000000" w:themeColor="text1"/>
                <w:sz w:val="20"/>
                <w:szCs w:val="20"/>
                <w:lang w:eastAsia="ru-RU"/>
              </w:rPr>
              <w:lastRenderedPageBreak/>
              <w:t>Russian: Прибалтийский судостроительный завод “Янтарь”</w:t>
            </w:r>
          </w:p>
          <w:p w14:paraId="2ACDC99E" w14:textId="77777777" w:rsidR="006137D4" w:rsidRPr="00316C79" w:rsidRDefault="006137D4" w:rsidP="006137D4">
            <w:pPr>
              <w:spacing w:before="60" w:after="60" w:line="240" w:lineRule="auto"/>
              <w:jc w:val="both"/>
              <w:rPr>
                <w:rFonts w:ascii="Arial" w:eastAsia="Times New Roman" w:hAnsi="Arial" w:cs="Arial"/>
                <w:color w:val="000000" w:themeColor="text1"/>
                <w:sz w:val="20"/>
                <w:szCs w:val="20"/>
                <w:lang w:val="en-US" w:eastAsia="ru-RU"/>
              </w:rPr>
            </w:pPr>
            <w:r w:rsidRPr="00316C79">
              <w:rPr>
                <w:rFonts w:ascii="Arial" w:eastAsia="Times New Roman" w:hAnsi="Arial" w:cs="Arial"/>
                <w:color w:val="000000" w:themeColor="text1"/>
                <w:sz w:val="20"/>
                <w:szCs w:val="20"/>
                <w:lang w:val="en-US" w:eastAsia="ru-RU"/>
              </w:rPr>
              <w:t xml:space="preserve">a.k.a. </w:t>
            </w:r>
            <w:proofErr w:type="spellStart"/>
            <w:r w:rsidRPr="00316C79">
              <w:rPr>
                <w:rFonts w:ascii="Arial" w:eastAsia="Times New Roman" w:hAnsi="Arial" w:cs="Arial"/>
                <w:color w:val="000000" w:themeColor="text1"/>
                <w:sz w:val="20"/>
                <w:szCs w:val="20"/>
                <w:lang w:val="en-US" w:eastAsia="ru-RU"/>
              </w:rPr>
              <w:t>Yantar</w:t>
            </w:r>
            <w:proofErr w:type="spellEnd"/>
            <w:r w:rsidRPr="00316C79">
              <w:rPr>
                <w:rFonts w:ascii="Arial" w:eastAsia="Times New Roman" w:hAnsi="Arial" w:cs="Arial"/>
                <w:color w:val="000000" w:themeColor="text1"/>
                <w:sz w:val="20"/>
                <w:szCs w:val="20"/>
                <w:lang w:val="en-US" w:eastAsia="ru-RU"/>
              </w:rPr>
              <w:t xml:space="preserve"> Shipyard</w:t>
            </w:r>
          </w:p>
          <w:p w14:paraId="1EA402CE" w14:textId="33BC7071" w:rsidR="006137D4" w:rsidRPr="006137D4" w:rsidRDefault="006137D4" w:rsidP="006137D4">
            <w:pPr>
              <w:spacing w:before="60" w:after="60" w:line="240" w:lineRule="auto"/>
              <w:jc w:val="both"/>
              <w:rPr>
                <w:rFonts w:ascii="Arial" w:eastAsia="Times New Roman" w:hAnsi="Arial" w:cs="Arial"/>
                <w:color w:val="000000" w:themeColor="text1"/>
                <w:sz w:val="20"/>
                <w:szCs w:val="20"/>
                <w:lang w:val="en-US" w:eastAsia="ru-RU"/>
              </w:rPr>
            </w:pPr>
            <w:r w:rsidRPr="00316C79">
              <w:rPr>
                <w:rFonts w:ascii="Arial" w:eastAsia="Times New Roman" w:hAnsi="Arial" w:cs="Arial"/>
                <w:color w:val="000000" w:themeColor="text1"/>
                <w:sz w:val="20"/>
                <w:szCs w:val="20"/>
                <w:lang w:val="en-US" w:eastAsia="ru-RU"/>
              </w:rPr>
              <w:t xml:space="preserve">a.k.a. </w:t>
            </w:r>
            <w:proofErr w:type="spellStart"/>
            <w:r w:rsidRPr="00316C79">
              <w:rPr>
                <w:rFonts w:ascii="Arial" w:eastAsia="Times New Roman" w:hAnsi="Arial" w:cs="Arial"/>
                <w:color w:val="000000" w:themeColor="text1"/>
                <w:sz w:val="20"/>
                <w:szCs w:val="20"/>
                <w:lang w:val="en-US" w:eastAsia="ru-RU"/>
              </w:rPr>
              <w:t>Yantar</w:t>
            </w:r>
            <w:proofErr w:type="spellEnd"/>
            <w:r w:rsidRPr="00316C79">
              <w:rPr>
                <w:rFonts w:ascii="Arial" w:eastAsia="Times New Roman" w:hAnsi="Arial" w:cs="Arial"/>
                <w:color w:val="000000" w:themeColor="text1"/>
                <w:sz w:val="20"/>
                <w:szCs w:val="20"/>
                <w:lang w:val="en-US" w:eastAsia="ru-RU"/>
              </w:rPr>
              <w:t xml:space="preserve"> Shipyard </w:t>
            </w:r>
            <w:proofErr w:type="spellStart"/>
            <w:r w:rsidRPr="00316C79">
              <w:rPr>
                <w:rFonts w:ascii="Arial" w:eastAsia="Times New Roman" w:hAnsi="Arial" w:cs="Arial"/>
                <w:color w:val="000000" w:themeColor="text1"/>
                <w:sz w:val="20"/>
                <w:szCs w:val="20"/>
                <w:lang w:val="en-US" w:eastAsia="ru-RU"/>
              </w:rPr>
              <w:t>JSC</w:t>
            </w:r>
            <w:proofErr w:type="spellEnd"/>
          </w:p>
        </w:tc>
        <w:tc>
          <w:tcPr>
            <w:tcW w:w="3119"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150C644B" w14:textId="5CA3B7CC" w:rsidR="006137D4" w:rsidRPr="006137D4" w:rsidRDefault="006137D4" w:rsidP="006137D4">
            <w:pPr>
              <w:spacing w:before="60" w:after="60" w:line="240" w:lineRule="auto"/>
              <w:jc w:val="both"/>
              <w:rPr>
                <w:rFonts w:ascii="Arial" w:eastAsia="Times New Roman" w:hAnsi="Arial" w:cs="Arial"/>
                <w:b/>
                <w:bCs/>
                <w:color w:val="000000" w:themeColor="text1"/>
                <w:sz w:val="20"/>
                <w:szCs w:val="20"/>
                <w:lang w:val="en-US" w:eastAsia="ru-RU"/>
              </w:rPr>
            </w:pPr>
            <w:bookmarkStart w:id="48" w:name="_Hlk224574397"/>
            <w:r w:rsidRPr="00316C79">
              <w:rPr>
                <w:rFonts w:ascii="Arial" w:eastAsia="Times New Roman" w:hAnsi="Arial" w:cs="Arial"/>
                <w:b/>
                <w:bCs/>
                <w:color w:val="000000" w:themeColor="text1"/>
                <w:sz w:val="20"/>
                <w:szCs w:val="20"/>
                <w:lang w:val="en-US" w:eastAsia="ru-RU"/>
              </w:rPr>
              <w:lastRenderedPageBreak/>
              <w:t>IMO number: 1736649</w:t>
            </w:r>
            <w:r w:rsidRPr="006137D4">
              <w:rPr>
                <w:rFonts w:ascii="Arial" w:eastAsia="Times New Roman" w:hAnsi="Arial" w:cs="Arial"/>
                <w:b/>
                <w:bCs/>
                <w:color w:val="000000" w:themeColor="text1"/>
                <w:sz w:val="20"/>
                <w:szCs w:val="20"/>
                <w:lang w:val="en-US" w:eastAsia="ru-RU"/>
              </w:rPr>
              <w:t xml:space="preserve"> </w:t>
            </w:r>
            <w:bookmarkEnd w:id="48"/>
          </w:p>
        </w:tc>
      </w:tr>
      <w:tr w:rsidR="006137D4" w:rsidRPr="006137D4" w14:paraId="5C068452" w14:textId="77777777" w:rsidTr="00FC7786">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73039214" w14:textId="5E876EE3" w:rsidR="006137D4" w:rsidRPr="00316C79" w:rsidRDefault="006137D4" w:rsidP="006137D4">
            <w:pPr>
              <w:spacing w:before="60" w:after="60" w:line="240" w:lineRule="auto"/>
              <w:jc w:val="both"/>
              <w:rPr>
                <w:rFonts w:ascii="Arial" w:eastAsia="Times New Roman" w:hAnsi="Arial" w:cs="Arial"/>
                <w:sz w:val="20"/>
                <w:szCs w:val="20"/>
                <w:lang w:eastAsia="ru-RU"/>
              </w:rPr>
            </w:pPr>
            <w:r w:rsidRPr="00316C79">
              <w:rPr>
                <w:rFonts w:ascii="Arial" w:eastAsia="Times New Roman" w:hAnsi="Arial" w:cs="Arial"/>
                <w:sz w:val="20"/>
                <w:szCs w:val="20"/>
                <w:lang w:eastAsia="ru-RU"/>
              </w:rPr>
              <w:t>83.</w:t>
            </w:r>
          </w:p>
        </w:tc>
        <w:tc>
          <w:tcPr>
            <w:tcW w:w="5760"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0CB5DB20" w14:textId="77777777" w:rsidR="006137D4" w:rsidRPr="00316C79" w:rsidRDefault="006137D4" w:rsidP="006137D4">
            <w:pPr>
              <w:spacing w:before="60" w:after="60" w:line="240" w:lineRule="auto"/>
              <w:jc w:val="both"/>
              <w:rPr>
                <w:rFonts w:ascii="Arial" w:eastAsia="Times New Roman" w:hAnsi="Arial" w:cs="Arial"/>
                <w:color w:val="000000" w:themeColor="text1"/>
                <w:sz w:val="20"/>
                <w:szCs w:val="20"/>
                <w:lang w:val="en-US" w:eastAsia="ru-RU"/>
              </w:rPr>
            </w:pPr>
            <w:r w:rsidRPr="00316C79">
              <w:rPr>
                <w:rFonts w:ascii="Arial" w:eastAsia="Times New Roman" w:hAnsi="Arial" w:cs="Arial"/>
                <w:color w:val="000000" w:themeColor="text1"/>
                <w:sz w:val="20"/>
                <w:szCs w:val="20"/>
                <w:lang w:val="en-US" w:eastAsia="ru-RU"/>
              </w:rPr>
              <w:t>Joint Stock Company “State Transport Leasing Company”</w:t>
            </w:r>
          </w:p>
          <w:p w14:paraId="37A41A3D" w14:textId="77777777" w:rsidR="006137D4" w:rsidRPr="00316C79" w:rsidRDefault="006137D4" w:rsidP="006137D4">
            <w:pPr>
              <w:spacing w:before="60" w:after="60" w:line="240" w:lineRule="auto"/>
              <w:jc w:val="both"/>
              <w:rPr>
                <w:rFonts w:ascii="Arial" w:eastAsia="Times New Roman" w:hAnsi="Arial" w:cs="Arial"/>
                <w:color w:val="000000" w:themeColor="text1"/>
                <w:sz w:val="20"/>
                <w:szCs w:val="20"/>
                <w:lang w:val="en-US" w:eastAsia="ru-RU"/>
              </w:rPr>
            </w:pPr>
            <w:r w:rsidRPr="00316C79">
              <w:rPr>
                <w:rFonts w:ascii="Arial" w:eastAsia="Times New Roman" w:hAnsi="Arial" w:cs="Arial"/>
                <w:color w:val="000000" w:themeColor="text1"/>
                <w:sz w:val="20"/>
                <w:szCs w:val="20"/>
                <w:lang w:val="en-US" w:eastAsia="ru-RU"/>
              </w:rPr>
              <w:t xml:space="preserve">a.k.a. </w:t>
            </w:r>
            <w:proofErr w:type="spellStart"/>
            <w:r w:rsidRPr="00316C79">
              <w:rPr>
                <w:rFonts w:ascii="Arial" w:eastAsia="Times New Roman" w:hAnsi="Arial" w:cs="Arial"/>
                <w:color w:val="000000" w:themeColor="text1"/>
                <w:sz w:val="20"/>
                <w:szCs w:val="20"/>
                <w:lang w:val="en-US" w:eastAsia="ru-RU"/>
              </w:rPr>
              <w:t>JSC</w:t>
            </w:r>
            <w:proofErr w:type="spellEnd"/>
            <w:r w:rsidRPr="00316C79">
              <w:rPr>
                <w:rFonts w:ascii="Arial" w:eastAsia="Times New Roman" w:hAnsi="Arial" w:cs="Arial"/>
                <w:color w:val="000000" w:themeColor="text1"/>
                <w:sz w:val="20"/>
                <w:szCs w:val="20"/>
                <w:lang w:val="en-US" w:eastAsia="ru-RU"/>
              </w:rPr>
              <w:t xml:space="preserve"> </w:t>
            </w:r>
            <w:proofErr w:type="spellStart"/>
            <w:r w:rsidRPr="00316C79">
              <w:rPr>
                <w:rFonts w:ascii="Arial" w:eastAsia="Times New Roman" w:hAnsi="Arial" w:cs="Arial"/>
                <w:color w:val="000000" w:themeColor="text1"/>
                <w:sz w:val="20"/>
                <w:szCs w:val="20"/>
                <w:lang w:val="en-US" w:eastAsia="ru-RU"/>
              </w:rPr>
              <w:t>GTLK</w:t>
            </w:r>
            <w:proofErr w:type="spellEnd"/>
          </w:p>
          <w:p w14:paraId="2D8F782B" w14:textId="77777777" w:rsidR="006137D4" w:rsidRPr="00316C79" w:rsidRDefault="006137D4" w:rsidP="006137D4">
            <w:pPr>
              <w:spacing w:before="60" w:after="60" w:line="240" w:lineRule="auto"/>
              <w:jc w:val="both"/>
              <w:rPr>
                <w:rFonts w:ascii="Arial" w:eastAsia="Times New Roman" w:hAnsi="Arial" w:cs="Arial"/>
                <w:color w:val="000000" w:themeColor="text1"/>
                <w:sz w:val="20"/>
                <w:szCs w:val="20"/>
                <w:lang w:val="en-US" w:eastAsia="ru-RU"/>
              </w:rPr>
            </w:pPr>
            <w:r w:rsidRPr="00316C79">
              <w:rPr>
                <w:rFonts w:ascii="Arial" w:eastAsia="Times New Roman" w:hAnsi="Arial" w:cs="Arial"/>
                <w:color w:val="000000" w:themeColor="text1"/>
                <w:sz w:val="20"/>
                <w:szCs w:val="20"/>
                <w:lang w:val="en-US" w:eastAsia="ru-RU"/>
              </w:rPr>
              <w:t>a.k.a. State Transport Leasing Company</w:t>
            </w:r>
          </w:p>
          <w:p w14:paraId="6B080C03" w14:textId="7401D393" w:rsidR="006137D4" w:rsidRPr="006137D4" w:rsidRDefault="006137D4" w:rsidP="006137D4">
            <w:pPr>
              <w:spacing w:before="60" w:after="60" w:line="240" w:lineRule="auto"/>
              <w:jc w:val="both"/>
              <w:rPr>
                <w:rFonts w:ascii="Arial" w:eastAsia="Times New Roman" w:hAnsi="Arial" w:cs="Arial"/>
                <w:color w:val="000000" w:themeColor="text1"/>
                <w:sz w:val="20"/>
                <w:szCs w:val="20"/>
                <w:lang w:eastAsia="ru-RU"/>
              </w:rPr>
            </w:pPr>
            <w:r w:rsidRPr="00316C79">
              <w:rPr>
                <w:rFonts w:ascii="Arial" w:eastAsia="Times New Roman" w:hAnsi="Arial" w:cs="Arial"/>
                <w:color w:val="000000" w:themeColor="text1"/>
                <w:sz w:val="20"/>
                <w:szCs w:val="20"/>
                <w:lang w:eastAsia="ru-RU"/>
              </w:rPr>
              <w:t>Russian: Акционерное общество “Государственная Транспортная Лизинговая Компания”</w:t>
            </w:r>
          </w:p>
        </w:tc>
        <w:tc>
          <w:tcPr>
            <w:tcW w:w="3119"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2EC1CDF2" w14:textId="122275EE" w:rsidR="006137D4" w:rsidRPr="006137D4" w:rsidRDefault="006137D4" w:rsidP="006137D4">
            <w:pPr>
              <w:spacing w:before="60" w:after="60" w:line="240" w:lineRule="auto"/>
              <w:jc w:val="both"/>
              <w:rPr>
                <w:rFonts w:ascii="Arial" w:eastAsia="Times New Roman" w:hAnsi="Arial" w:cs="Arial"/>
                <w:b/>
                <w:bCs/>
                <w:color w:val="000000" w:themeColor="text1"/>
                <w:sz w:val="20"/>
                <w:szCs w:val="20"/>
                <w:lang w:val="en-US" w:eastAsia="ru-RU"/>
              </w:rPr>
            </w:pPr>
            <w:bookmarkStart w:id="49" w:name="_Hlk224574416"/>
            <w:proofErr w:type="spellStart"/>
            <w:r w:rsidRPr="00316C79">
              <w:rPr>
                <w:rFonts w:ascii="Arial" w:eastAsia="Times New Roman" w:hAnsi="Arial" w:cs="Arial"/>
                <w:b/>
                <w:bCs/>
                <w:color w:val="000000" w:themeColor="text1"/>
                <w:sz w:val="20"/>
                <w:szCs w:val="20"/>
                <w:lang w:eastAsia="ru-RU"/>
              </w:rPr>
              <w:t>IMO</w:t>
            </w:r>
            <w:proofErr w:type="spellEnd"/>
            <w:r w:rsidRPr="00316C79">
              <w:rPr>
                <w:rFonts w:ascii="Arial" w:eastAsia="Times New Roman" w:hAnsi="Arial" w:cs="Arial"/>
                <w:b/>
                <w:bCs/>
                <w:color w:val="000000" w:themeColor="text1"/>
                <w:sz w:val="20"/>
                <w:szCs w:val="20"/>
                <w:lang w:eastAsia="ru-RU"/>
              </w:rPr>
              <w:t xml:space="preserve"> </w:t>
            </w:r>
            <w:proofErr w:type="spellStart"/>
            <w:r w:rsidRPr="00316C79">
              <w:rPr>
                <w:rFonts w:ascii="Arial" w:eastAsia="Times New Roman" w:hAnsi="Arial" w:cs="Arial"/>
                <w:b/>
                <w:bCs/>
                <w:color w:val="000000" w:themeColor="text1"/>
                <w:sz w:val="20"/>
                <w:szCs w:val="20"/>
                <w:lang w:eastAsia="ru-RU"/>
              </w:rPr>
              <w:t>number</w:t>
            </w:r>
            <w:proofErr w:type="spellEnd"/>
            <w:r w:rsidRPr="00316C79">
              <w:rPr>
                <w:rFonts w:ascii="Arial" w:eastAsia="Times New Roman" w:hAnsi="Arial" w:cs="Arial"/>
                <w:b/>
                <w:bCs/>
                <w:color w:val="000000" w:themeColor="text1"/>
                <w:sz w:val="20"/>
                <w:szCs w:val="20"/>
                <w:lang w:eastAsia="ru-RU"/>
              </w:rPr>
              <w:t>: 5213962</w:t>
            </w:r>
            <w:bookmarkEnd w:id="49"/>
          </w:p>
        </w:tc>
      </w:tr>
      <w:tr w:rsidR="006137D4" w:rsidRPr="006137D4" w14:paraId="31F06854" w14:textId="77777777" w:rsidTr="00FC7786">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5E0837CA" w14:textId="3C6276A2" w:rsidR="006137D4" w:rsidRPr="00316C79" w:rsidRDefault="006137D4" w:rsidP="006137D4">
            <w:pPr>
              <w:spacing w:before="60" w:after="60" w:line="240" w:lineRule="auto"/>
              <w:jc w:val="both"/>
              <w:rPr>
                <w:rFonts w:ascii="Arial" w:eastAsia="Times New Roman" w:hAnsi="Arial" w:cs="Arial"/>
                <w:sz w:val="20"/>
                <w:szCs w:val="20"/>
                <w:lang w:eastAsia="ru-RU"/>
              </w:rPr>
            </w:pPr>
            <w:r w:rsidRPr="00316C79">
              <w:rPr>
                <w:rFonts w:ascii="Arial" w:eastAsia="Times New Roman" w:hAnsi="Arial" w:cs="Arial"/>
                <w:sz w:val="20"/>
                <w:szCs w:val="20"/>
                <w:lang w:eastAsia="ru-RU"/>
              </w:rPr>
              <w:t>142.</w:t>
            </w:r>
          </w:p>
        </w:tc>
        <w:tc>
          <w:tcPr>
            <w:tcW w:w="5760"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286DF4CD" w14:textId="77777777" w:rsidR="006137D4" w:rsidRPr="00316C79" w:rsidRDefault="006137D4" w:rsidP="006137D4">
            <w:pPr>
              <w:spacing w:before="60" w:after="60" w:line="240" w:lineRule="auto"/>
              <w:jc w:val="both"/>
              <w:rPr>
                <w:rFonts w:ascii="Arial" w:eastAsia="Times New Roman" w:hAnsi="Arial" w:cs="Arial"/>
                <w:sz w:val="20"/>
                <w:szCs w:val="20"/>
                <w:lang w:eastAsia="ru-RU"/>
              </w:rPr>
            </w:pPr>
            <w:proofErr w:type="spellStart"/>
            <w:r w:rsidRPr="00316C79">
              <w:rPr>
                <w:rFonts w:ascii="Arial" w:eastAsia="Times New Roman" w:hAnsi="Arial" w:cs="Arial"/>
                <w:sz w:val="20"/>
                <w:szCs w:val="20"/>
                <w:lang w:eastAsia="ru-RU"/>
              </w:rPr>
              <w:t>JSC</w:t>
            </w:r>
            <w:proofErr w:type="spellEnd"/>
            <w:r w:rsidRPr="00316C79">
              <w:rPr>
                <w:rFonts w:ascii="Arial" w:eastAsia="Times New Roman" w:hAnsi="Arial" w:cs="Arial"/>
                <w:sz w:val="20"/>
                <w:szCs w:val="20"/>
                <w:lang w:eastAsia="ru-RU"/>
              </w:rPr>
              <w:t xml:space="preserve"> </w:t>
            </w:r>
            <w:proofErr w:type="spellStart"/>
            <w:r w:rsidRPr="00316C79">
              <w:rPr>
                <w:rFonts w:ascii="Arial" w:eastAsia="Times New Roman" w:hAnsi="Arial" w:cs="Arial"/>
                <w:sz w:val="20"/>
                <w:szCs w:val="20"/>
                <w:lang w:eastAsia="ru-RU"/>
              </w:rPr>
              <w:t>VOSTOCHNAIA</w:t>
            </w:r>
            <w:proofErr w:type="spellEnd"/>
            <w:r w:rsidRPr="00316C79">
              <w:rPr>
                <w:rFonts w:ascii="Arial" w:eastAsia="Times New Roman" w:hAnsi="Arial" w:cs="Arial"/>
                <w:sz w:val="20"/>
                <w:szCs w:val="20"/>
                <w:lang w:eastAsia="ru-RU"/>
              </w:rPr>
              <w:t xml:space="preserve"> </w:t>
            </w:r>
            <w:proofErr w:type="spellStart"/>
            <w:r w:rsidRPr="00316C79">
              <w:rPr>
                <w:rFonts w:ascii="Arial" w:eastAsia="Times New Roman" w:hAnsi="Arial" w:cs="Arial"/>
                <w:sz w:val="20"/>
                <w:szCs w:val="20"/>
                <w:lang w:eastAsia="ru-RU"/>
              </w:rPr>
              <w:t>VERF</w:t>
            </w:r>
            <w:proofErr w:type="spellEnd"/>
          </w:p>
          <w:p w14:paraId="1D552F0C" w14:textId="77777777" w:rsidR="006137D4" w:rsidRPr="00316C79" w:rsidRDefault="006137D4" w:rsidP="006137D4">
            <w:pPr>
              <w:spacing w:before="60" w:after="60" w:line="240" w:lineRule="auto"/>
              <w:jc w:val="both"/>
              <w:rPr>
                <w:rFonts w:ascii="Arial" w:eastAsia="Times New Roman" w:hAnsi="Arial" w:cs="Arial"/>
                <w:color w:val="000000" w:themeColor="text1"/>
                <w:sz w:val="20"/>
                <w:szCs w:val="20"/>
                <w:lang w:eastAsia="ru-RU"/>
              </w:rPr>
            </w:pPr>
            <w:r w:rsidRPr="00316C79">
              <w:rPr>
                <w:rFonts w:ascii="Arial" w:eastAsia="Times New Roman" w:hAnsi="Arial" w:cs="Arial"/>
                <w:color w:val="000000" w:themeColor="text1"/>
                <w:sz w:val="20"/>
                <w:szCs w:val="20"/>
                <w:lang w:eastAsia="ru-RU"/>
              </w:rPr>
              <w:t>Russian: АО “ВОСТОЧНАЯ ВЕРФЬ”</w:t>
            </w:r>
          </w:p>
          <w:p w14:paraId="7C513485" w14:textId="67FA9947" w:rsidR="006137D4" w:rsidRPr="00316C79" w:rsidRDefault="006137D4" w:rsidP="006137D4">
            <w:pPr>
              <w:spacing w:before="60" w:after="60" w:line="240" w:lineRule="auto"/>
              <w:jc w:val="both"/>
              <w:rPr>
                <w:rFonts w:ascii="Arial" w:eastAsia="Times New Roman" w:hAnsi="Arial" w:cs="Arial"/>
                <w:color w:val="000000" w:themeColor="text1"/>
                <w:sz w:val="20"/>
                <w:szCs w:val="20"/>
                <w:lang w:val="en-US" w:eastAsia="ru-RU"/>
              </w:rPr>
            </w:pPr>
            <w:r w:rsidRPr="00316C79">
              <w:rPr>
                <w:rFonts w:ascii="Arial" w:eastAsia="Times New Roman" w:hAnsi="Arial" w:cs="Arial"/>
                <w:color w:val="000000" w:themeColor="text1"/>
                <w:sz w:val="20"/>
                <w:szCs w:val="20"/>
                <w:lang w:val="en-US" w:eastAsia="ru-RU"/>
              </w:rPr>
              <w:t xml:space="preserve">a.k.a. </w:t>
            </w:r>
            <w:proofErr w:type="spellStart"/>
            <w:r w:rsidRPr="00316C79">
              <w:rPr>
                <w:rFonts w:ascii="Arial" w:eastAsia="Times New Roman" w:hAnsi="Arial" w:cs="Arial"/>
                <w:color w:val="000000" w:themeColor="text1"/>
                <w:sz w:val="20"/>
                <w:szCs w:val="20"/>
                <w:lang w:val="en-US" w:eastAsia="ru-RU"/>
              </w:rPr>
              <w:t>VOSTOCHNAYA</w:t>
            </w:r>
            <w:proofErr w:type="spellEnd"/>
            <w:r w:rsidRPr="00316C79">
              <w:rPr>
                <w:rFonts w:ascii="Arial" w:eastAsia="Times New Roman" w:hAnsi="Arial" w:cs="Arial"/>
                <w:color w:val="000000" w:themeColor="text1"/>
                <w:sz w:val="20"/>
                <w:szCs w:val="20"/>
                <w:lang w:val="en-US" w:eastAsia="ru-RU"/>
              </w:rPr>
              <w:t xml:space="preserve"> </w:t>
            </w:r>
            <w:proofErr w:type="spellStart"/>
            <w:r w:rsidRPr="00316C79">
              <w:rPr>
                <w:rFonts w:ascii="Arial" w:eastAsia="Times New Roman" w:hAnsi="Arial" w:cs="Arial"/>
                <w:color w:val="000000" w:themeColor="text1"/>
                <w:sz w:val="20"/>
                <w:szCs w:val="20"/>
                <w:lang w:val="en-US" w:eastAsia="ru-RU"/>
              </w:rPr>
              <w:t>VERF</w:t>
            </w:r>
            <w:proofErr w:type="spellEnd"/>
            <w:r w:rsidRPr="00316C79">
              <w:rPr>
                <w:rFonts w:ascii="Arial" w:eastAsia="Times New Roman" w:hAnsi="Arial" w:cs="Arial"/>
                <w:color w:val="000000" w:themeColor="text1"/>
                <w:sz w:val="20"/>
                <w:szCs w:val="20"/>
                <w:lang w:val="en-US" w:eastAsia="ru-RU"/>
              </w:rPr>
              <w:t xml:space="preserve"> </w:t>
            </w:r>
            <w:proofErr w:type="spellStart"/>
            <w:r w:rsidRPr="00316C79">
              <w:rPr>
                <w:rFonts w:ascii="Arial" w:eastAsia="Times New Roman" w:hAnsi="Arial" w:cs="Arial"/>
                <w:color w:val="000000" w:themeColor="text1"/>
                <w:sz w:val="20"/>
                <w:szCs w:val="20"/>
                <w:lang w:val="en-US" w:eastAsia="ru-RU"/>
              </w:rPr>
              <w:t>JSC</w:t>
            </w:r>
            <w:proofErr w:type="spellEnd"/>
          </w:p>
        </w:tc>
        <w:tc>
          <w:tcPr>
            <w:tcW w:w="3119"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5258C0FC" w14:textId="1D125A5A" w:rsidR="006137D4" w:rsidRPr="006137D4" w:rsidRDefault="006137D4" w:rsidP="006137D4">
            <w:pPr>
              <w:spacing w:before="60" w:after="60" w:line="240" w:lineRule="auto"/>
              <w:jc w:val="both"/>
              <w:rPr>
                <w:rFonts w:ascii="Arial" w:eastAsia="Times New Roman" w:hAnsi="Arial" w:cs="Arial"/>
                <w:b/>
                <w:bCs/>
                <w:color w:val="000000" w:themeColor="text1"/>
                <w:sz w:val="20"/>
                <w:szCs w:val="20"/>
                <w:lang w:eastAsia="ru-RU"/>
              </w:rPr>
            </w:pPr>
            <w:bookmarkStart w:id="50" w:name="_Hlk224574430"/>
            <w:proofErr w:type="spellStart"/>
            <w:r w:rsidRPr="00316C79">
              <w:rPr>
                <w:rFonts w:ascii="Arial" w:eastAsia="Times New Roman" w:hAnsi="Arial" w:cs="Arial"/>
                <w:b/>
                <w:bCs/>
                <w:color w:val="000000" w:themeColor="text1"/>
                <w:sz w:val="20"/>
                <w:szCs w:val="20"/>
                <w:lang w:eastAsia="ru-RU"/>
              </w:rPr>
              <w:t>IMO</w:t>
            </w:r>
            <w:proofErr w:type="spellEnd"/>
            <w:r w:rsidRPr="00316C79">
              <w:rPr>
                <w:rFonts w:ascii="Arial" w:eastAsia="Times New Roman" w:hAnsi="Arial" w:cs="Arial"/>
                <w:b/>
                <w:bCs/>
                <w:color w:val="000000" w:themeColor="text1"/>
                <w:sz w:val="20"/>
                <w:szCs w:val="20"/>
                <w:lang w:eastAsia="ru-RU"/>
              </w:rPr>
              <w:t xml:space="preserve"> </w:t>
            </w:r>
            <w:proofErr w:type="spellStart"/>
            <w:r w:rsidRPr="00316C79">
              <w:rPr>
                <w:rFonts w:ascii="Arial" w:eastAsia="Times New Roman" w:hAnsi="Arial" w:cs="Arial"/>
                <w:b/>
                <w:bCs/>
                <w:color w:val="000000" w:themeColor="text1"/>
                <w:sz w:val="20"/>
                <w:szCs w:val="20"/>
                <w:lang w:eastAsia="ru-RU"/>
              </w:rPr>
              <w:t>number</w:t>
            </w:r>
            <w:proofErr w:type="spellEnd"/>
            <w:r w:rsidRPr="00316C79">
              <w:rPr>
                <w:rFonts w:ascii="Arial" w:eastAsia="Times New Roman" w:hAnsi="Arial" w:cs="Arial"/>
                <w:b/>
                <w:bCs/>
                <w:color w:val="000000" w:themeColor="text1"/>
                <w:sz w:val="20"/>
                <w:szCs w:val="20"/>
                <w:lang w:eastAsia="ru-RU"/>
              </w:rPr>
              <w:t>: 5693799</w:t>
            </w:r>
            <w:bookmarkEnd w:id="50"/>
          </w:p>
        </w:tc>
      </w:tr>
      <w:tr w:rsidR="006137D4" w:rsidRPr="006137D4" w14:paraId="4DF61910" w14:textId="77777777" w:rsidTr="00FC7786">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1A0B28F6" w14:textId="0E5EF25E" w:rsidR="006137D4" w:rsidRPr="00316C79" w:rsidRDefault="006137D4" w:rsidP="006137D4">
            <w:pPr>
              <w:spacing w:before="60" w:after="60" w:line="240" w:lineRule="auto"/>
              <w:jc w:val="both"/>
              <w:rPr>
                <w:rFonts w:ascii="Arial" w:eastAsia="Times New Roman" w:hAnsi="Arial" w:cs="Arial"/>
                <w:sz w:val="20"/>
                <w:szCs w:val="20"/>
                <w:lang w:eastAsia="ru-RU"/>
              </w:rPr>
            </w:pPr>
            <w:r w:rsidRPr="00316C79">
              <w:rPr>
                <w:rFonts w:ascii="Arial" w:eastAsia="Times New Roman" w:hAnsi="Arial" w:cs="Arial"/>
                <w:sz w:val="20"/>
                <w:szCs w:val="20"/>
                <w:lang w:eastAsia="ru-RU"/>
              </w:rPr>
              <w:t>164.</w:t>
            </w:r>
          </w:p>
        </w:tc>
        <w:tc>
          <w:tcPr>
            <w:tcW w:w="5760"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6B84C72E" w14:textId="77777777" w:rsidR="006137D4" w:rsidRPr="00316C79" w:rsidRDefault="006137D4" w:rsidP="006137D4">
            <w:pPr>
              <w:spacing w:before="60" w:after="60" w:line="240" w:lineRule="auto"/>
              <w:jc w:val="both"/>
              <w:rPr>
                <w:rFonts w:ascii="Arial" w:eastAsia="Times New Roman" w:hAnsi="Arial" w:cs="Arial"/>
                <w:sz w:val="20"/>
                <w:szCs w:val="20"/>
                <w:lang w:val="en-US" w:eastAsia="ru-RU"/>
              </w:rPr>
            </w:pPr>
            <w:r w:rsidRPr="00316C79">
              <w:rPr>
                <w:rFonts w:ascii="Arial" w:eastAsia="Times New Roman" w:hAnsi="Arial" w:cs="Arial"/>
                <w:sz w:val="20"/>
                <w:szCs w:val="20"/>
                <w:lang w:val="en-US" w:eastAsia="ru-RU"/>
              </w:rPr>
              <w:t>Russian Navy</w:t>
            </w:r>
          </w:p>
          <w:p w14:paraId="5FDA110B" w14:textId="77777777" w:rsidR="006137D4" w:rsidRPr="00316C79" w:rsidRDefault="006137D4" w:rsidP="006137D4">
            <w:pPr>
              <w:spacing w:before="60" w:after="60" w:line="240" w:lineRule="auto"/>
              <w:jc w:val="both"/>
              <w:rPr>
                <w:rFonts w:ascii="Arial" w:eastAsia="Times New Roman" w:hAnsi="Arial" w:cs="Arial"/>
                <w:color w:val="000000" w:themeColor="text1"/>
                <w:sz w:val="20"/>
                <w:szCs w:val="20"/>
                <w:lang w:val="en-US" w:eastAsia="ru-RU"/>
              </w:rPr>
            </w:pPr>
            <w:r w:rsidRPr="00316C79">
              <w:rPr>
                <w:rFonts w:ascii="Arial" w:eastAsia="Times New Roman" w:hAnsi="Arial" w:cs="Arial"/>
                <w:color w:val="000000" w:themeColor="text1"/>
                <w:sz w:val="20"/>
                <w:szCs w:val="20"/>
                <w:lang w:val="en-US" w:eastAsia="ru-RU"/>
              </w:rPr>
              <w:t xml:space="preserve">Russian: </w:t>
            </w:r>
            <w:proofErr w:type="spellStart"/>
            <w:r w:rsidRPr="00316C79">
              <w:rPr>
                <w:rFonts w:ascii="Arial" w:eastAsia="Times New Roman" w:hAnsi="Arial" w:cs="Arial"/>
                <w:color w:val="000000" w:themeColor="text1"/>
                <w:sz w:val="20"/>
                <w:szCs w:val="20"/>
                <w:lang w:eastAsia="ru-RU"/>
              </w:rPr>
              <w:t>Военно</w:t>
            </w:r>
            <w:proofErr w:type="spellEnd"/>
            <w:r w:rsidRPr="00316C79">
              <w:rPr>
                <w:rFonts w:ascii="Arial" w:eastAsia="Times New Roman" w:hAnsi="Arial" w:cs="Arial"/>
                <w:color w:val="000000" w:themeColor="text1"/>
                <w:sz w:val="20"/>
                <w:szCs w:val="20"/>
                <w:lang w:val="en-US" w:eastAsia="ru-RU"/>
              </w:rPr>
              <w:t>-</w:t>
            </w:r>
            <w:r w:rsidRPr="00316C79">
              <w:rPr>
                <w:rFonts w:ascii="Arial" w:eastAsia="Times New Roman" w:hAnsi="Arial" w:cs="Arial"/>
                <w:color w:val="000000" w:themeColor="text1"/>
                <w:sz w:val="20"/>
                <w:szCs w:val="20"/>
                <w:lang w:eastAsia="ru-RU"/>
              </w:rPr>
              <w:t>морской</w:t>
            </w:r>
            <w:r w:rsidRPr="00316C79">
              <w:rPr>
                <w:rFonts w:ascii="Arial" w:eastAsia="Times New Roman" w:hAnsi="Arial" w:cs="Arial"/>
                <w:color w:val="000000" w:themeColor="text1"/>
                <w:sz w:val="20"/>
                <w:szCs w:val="20"/>
                <w:lang w:val="en-US" w:eastAsia="ru-RU"/>
              </w:rPr>
              <w:t xml:space="preserve"> </w:t>
            </w:r>
            <w:r w:rsidRPr="00316C79">
              <w:rPr>
                <w:rFonts w:ascii="Arial" w:eastAsia="Times New Roman" w:hAnsi="Arial" w:cs="Arial"/>
                <w:color w:val="000000" w:themeColor="text1"/>
                <w:sz w:val="20"/>
                <w:szCs w:val="20"/>
                <w:lang w:eastAsia="ru-RU"/>
              </w:rPr>
              <w:t>флот</w:t>
            </w:r>
          </w:p>
          <w:p w14:paraId="392F1F4A" w14:textId="4BCCAB09" w:rsidR="006137D4" w:rsidRPr="006137D4" w:rsidRDefault="006137D4" w:rsidP="006137D4">
            <w:pPr>
              <w:spacing w:before="60" w:after="60" w:line="240" w:lineRule="auto"/>
              <w:jc w:val="both"/>
              <w:rPr>
                <w:rFonts w:ascii="Arial" w:eastAsia="Times New Roman" w:hAnsi="Arial" w:cs="Arial"/>
                <w:sz w:val="20"/>
                <w:szCs w:val="20"/>
                <w:lang w:val="en-US" w:eastAsia="ru-RU"/>
              </w:rPr>
            </w:pPr>
            <w:r w:rsidRPr="00316C79">
              <w:rPr>
                <w:rFonts w:ascii="Arial" w:eastAsia="Times New Roman" w:hAnsi="Arial" w:cs="Arial"/>
                <w:color w:val="000000" w:themeColor="text1"/>
                <w:sz w:val="20"/>
                <w:szCs w:val="20"/>
                <w:lang w:val="en-US" w:eastAsia="ru-RU"/>
              </w:rPr>
              <w:t>a.k.a. Russian Govt Navy</w:t>
            </w:r>
          </w:p>
        </w:tc>
        <w:tc>
          <w:tcPr>
            <w:tcW w:w="3119"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5FD01D04" w14:textId="5EA2D95E" w:rsidR="006137D4" w:rsidRPr="006137D4" w:rsidRDefault="006137D4" w:rsidP="006137D4">
            <w:pPr>
              <w:spacing w:before="60" w:after="60" w:line="240" w:lineRule="auto"/>
              <w:jc w:val="both"/>
              <w:rPr>
                <w:rFonts w:ascii="Arial" w:eastAsia="Times New Roman" w:hAnsi="Arial" w:cs="Arial"/>
                <w:b/>
                <w:bCs/>
                <w:color w:val="000000" w:themeColor="text1"/>
                <w:sz w:val="20"/>
                <w:szCs w:val="20"/>
                <w:lang w:val="en-US" w:eastAsia="ru-RU"/>
              </w:rPr>
            </w:pPr>
            <w:bookmarkStart w:id="51" w:name="_Hlk224574445"/>
            <w:r w:rsidRPr="00316C79">
              <w:rPr>
                <w:rFonts w:ascii="Arial" w:eastAsia="Times New Roman" w:hAnsi="Arial" w:cs="Arial"/>
                <w:b/>
                <w:bCs/>
                <w:color w:val="000000" w:themeColor="text1"/>
                <w:sz w:val="20"/>
                <w:szCs w:val="20"/>
                <w:lang w:val="en-US" w:eastAsia="ru-RU"/>
              </w:rPr>
              <w:t>IMO number: 4255683</w:t>
            </w:r>
            <w:bookmarkEnd w:id="51"/>
          </w:p>
        </w:tc>
      </w:tr>
      <w:tr w:rsidR="006137D4" w:rsidRPr="006137D4" w14:paraId="3491F81C" w14:textId="77777777" w:rsidTr="00FC7786">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0EFE1A3F" w14:textId="5CF0D129" w:rsidR="006137D4" w:rsidRPr="00316C79" w:rsidRDefault="006137D4" w:rsidP="006137D4">
            <w:pPr>
              <w:spacing w:before="60" w:after="60" w:line="240" w:lineRule="auto"/>
              <w:jc w:val="both"/>
              <w:rPr>
                <w:rFonts w:ascii="Arial" w:eastAsia="Times New Roman" w:hAnsi="Arial" w:cs="Arial"/>
                <w:sz w:val="20"/>
                <w:szCs w:val="20"/>
                <w:lang w:eastAsia="ru-RU"/>
              </w:rPr>
            </w:pPr>
            <w:r w:rsidRPr="00316C79">
              <w:rPr>
                <w:rFonts w:ascii="Arial" w:eastAsia="Times New Roman" w:hAnsi="Arial" w:cs="Arial"/>
                <w:sz w:val="20"/>
                <w:szCs w:val="20"/>
                <w:lang w:eastAsia="ru-RU"/>
              </w:rPr>
              <w:t>206.</w:t>
            </w:r>
          </w:p>
        </w:tc>
        <w:tc>
          <w:tcPr>
            <w:tcW w:w="5760"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1D9500DE" w14:textId="77777777" w:rsidR="006137D4" w:rsidRPr="00316C79" w:rsidRDefault="006137D4" w:rsidP="006137D4">
            <w:pPr>
              <w:spacing w:before="60" w:after="60" w:line="240" w:lineRule="auto"/>
              <w:jc w:val="both"/>
              <w:rPr>
                <w:rFonts w:ascii="Arial" w:eastAsia="Times New Roman" w:hAnsi="Arial" w:cs="Arial"/>
                <w:color w:val="000000" w:themeColor="text1"/>
                <w:sz w:val="20"/>
                <w:szCs w:val="20"/>
                <w:lang w:eastAsia="ru-RU"/>
              </w:rPr>
            </w:pPr>
            <w:proofErr w:type="spellStart"/>
            <w:r w:rsidRPr="00316C79">
              <w:rPr>
                <w:rFonts w:ascii="Arial" w:eastAsia="Times New Roman" w:hAnsi="Arial" w:cs="Arial"/>
                <w:color w:val="000000" w:themeColor="text1"/>
                <w:sz w:val="20"/>
                <w:szCs w:val="20"/>
                <w:lang w:eastAsia="ru-RU"/>
              </w:rPr>
              <w:t>FSUE</w:t>
            </w:r>
            <w:proofErr w:type="spellEnd"/>
            <w:r w:rsidRPr="00316C79">
              <w:rPr>
                <w:rFonts w:ascii="Arial" w:eastAsia="Times New Roman" w:hAnsi="Arial" w:cs="Arial"/>
                <w:color w:val="000000" w:themeColor="text1"/>
                <w:sz w:val="20"/>
                <w:szCs w:val="20"/>
                <w:lang w:eastAsia="ru-RU"/>
              </w:rPr>
              <w:t xml:space="preserve"> </w:t>
            </w:r>
            <w:proofErr w:type="spellStart"/>
            <w:r w:rsidRPr="00316C79">
              <w:rPr>
                <w:rFonts w:ascii="Arial" w:eastAsia="Times New Roman" w:hAnsi="Arial" w:cs="Arial"/>
                <w:color w:val="000000" w:themeColor="text1"/>
                <w:sz w:val="20"/>
                <w:szCs w:val="20"/>
                <w:lang w:eastAsia="ru-RU"/>
              </w:rPr>
              <w:t>Atomflot</w:t>
            </w:r>
            <w:proofErr w:type="spellEnd"/>
          </w:p>
          <w:p w14:paraId="784EF87F" w14:textId="77777777" w:rsidR="006137D4" w:rsidRPr="00316C79" w:rsidRDefault="006137D4" w:rsidP="006137D4">
            <w:pPr>
              <w:spacing w:before="60" w:after="60" w:line="240" w:lineRule="auto"/>
              <w:jc w:val="both"/>
              <w:rPr>
                <w:rFonts w:ascii="Arial" w:eastAsia="Times New Roman" w:hAnsi="Arial" w:cs="Arial"/>
                <w:color w:val="000000" w:themeColor="text1"/>
                <w:sz w:val="20"/>
                <w:szCs w:val="20"/>
                <w:lang w:eastAsia="ru-RU"/>
              </w:rPr>
            </w:pPr>
            <w:r w:rsidRPr="00316C79">
              <w:rPr>
                <w:rFonts w:ascii="Arial" w:eastAsia="Times New Roman" w:hAnsi="Arial" w:cs="Arial"/>
                <w:color w:val="000000" w:themeColor="text1"/>
                <w:sz w:val="20"/>
                <w:szCs w:val="20"/>
                <w:lang w:eastAsia="ru-RU"/>
              </w:rPr>
              <w:t>Russian: Федеральное Государственное Унитарное Предприятие Атомного Флота</w:t>
            </w:r>
          </w:p>
          <w:p w14:paraId="08A014A7" w14:textId="77777777" w:rsidR="006137D4" w:rsidRPr="00316C79" w:rsidRDefault="006137D4" w:rsidP="006137D4">
            <w:pPr>
              <w:spacing w:before="60" w:after="60" w:line="240" w:lineRule="auto"/>
              <w:jc w:val="both"/>
              <w:rPr>
                <w:rFonts w:ascii="Arial" w:eastAsia="Times New Roman" w:hAnsi="Arial" w:cs="Arial"/>
                <w:sz w:val="20"/>
                <w:szCs w:val="20"/>
                <w:lang w:eastAsia="ru-RU"/>
              </w:rPr>
            </w:pPr>
            <w:proofErr w:type="spellStart"/>
            <w:r w:rsidRPr="00316C79">
              <w:rPr>
                <w:rFonts w:ascii="Arial" w:eastAsia="Times New Roman" w:hAnsi="Arial" w:cs="Arial"/>
                <w:color w:val="000000" w:themeColor="text1"/>
                <w:sz w:val="20"/>
                <w:szCs w:val="20"/>
                <w:lang w:eastAsia="ru-RU"/>
              </w:rPr>
              <w:t>a.k.a</w:t>
            </w:r>
            <w:proofErr w:type="spellEnd"/>
            <w:r w:rsidRPr="00316C79">
              <w:rPr>
                <w:rFonts w:ascii="Arial" w:eastAsia="Times New Roman" w:hAnsi="Arial" w:cs="Arial"/>
                <w:color w:val="000000" w:themeColor="text1"/>
                <w:sz w:val="20"/>
                <w:szCs w:val="20"/>
                <w:lang w:eastAsia="ru-RU"/>
              </w:rPr>
              <w:t xml:space="preserve">. ФГУП </w:t>
            </w:r>
            <w:proofErr w:type="spellStart"/>
            <w:r w:rsidRPr="00316C79">
              <w:rPr>
                <w:rFonts w:ascii="Arial" w:eastAsia="Times New Roman" w:hAnsi="Arial" w:cs="Arial"/>
                <w:color w:val="000000" w:themeColor="text1"/>
                <w:sz w:val="20"/>
                <w:szCs w:val="20"/>
                <w:lang w:eastAsia="ru-RU"/>
              </w:rPr>
              <w:t>Атомфлот</w:t>
            </w:r>
            <w:proofErr w:type="spellEnd"/>
          </w:p>
          <w:p w14:paraId="00450F88" w14:textId="77777777" w:rsidR="006137D4" w:rsidRPr="00316C79" w:rsidRDefault="006137D4" w:rsidP="006137D4">
            <w:pPr>
              <w:spacing w:before="60" w:after="60" w:line="240" w:lineRule="auto"/>
              <w:jc w:val="both"/>
              <w:rPr>
                <w:rFonts w:ascii="Arial" w:eastAsia="Times New Roman" w:hAnsi="Arial" w:cs="Arial"/>
                <w:sz w:val="20"/>
                <w:szCs w:val="20"/>
                <w:lang w:eastAsia="ru-RU"/>
              </w:rPr>
            </w:pPr>
            <w:proofErr w:type="spellStart"/>
            <w:r w:rsidRPr="00316C79">
              <w:rPr>
                <w:rFonts w:ascii="Arial" w:eastAsia="Times New Roman" w:hAnsi="Arial" w:cs="Arial"/>
                <w:sz w:val="20"/>
                <w:szCs w:val="20"/>
                <w:lang w:eastAsia="ru-RU"/>
              </w:rPr>
              <w:t>a.k.a</w:t>
            </w:r>
            <w:proofErr w:type="spellEnd"/>
            <w:r w:rsidRPr="00316C79">
              <w:rPr>
                <w:rFonts w:ascii="Arial" w:eastAsia="Times New Roman" w:hAnsi="Arial" w:cs="Arial"/>
                <w:sz w:val="20"/>
                <w:szCs w:val="20"/>
                <w:lang w:eastAsia="ru-RU"/>
              </w:rPr>
              <w:t xml:space="preserve">. </w:t>
            </w:r>
            <w:proofErr w:type="spellStart"/>
            <w:r w:rsidRPr="00316C79">
              <w:rPr>
                <w:rFonts w:ascii="Arial" w:eastAsia="Times New Roman" w:hAnsi="Arial" w:cs="Arial"/>
                <w:sz w:val="20"/>
                <w:szCs w:val="20"/>
                <w:lang w:eastAsia="ru-RU"/>
              </w:rPr>
              <w:t>Atomflot</w:t>
            </w:r>
            <w:proofErr w:type="spellEnd"/>
          </w:p>
          <w:p w14:paraId="4541916B" w14:textId="7471851B" w:rsidR="006137D4" w:rsidRPr="00316C79" w:rsidRDefault="006137D4" w:rsidP="006137D4">
            <w:pPr>
              <w:spacing w:before="60" w:after="60" w:line="240" w:lineRule="auto"/>
              <w:jc w:val="both"/>
              <w:rPr>
                <w:rFonts w:ascii="Arial" w:eastAsia="Times New Roman" w:hAnsi="Arial" w:cs="Arial"/>
                <w:sz w:val="20"/>
                <w:szCs w:val="20"/>
                <w:lang w:val="en-US" w:eastAsia="ru-RU"/>
              </w:rPr>
            </w:pPr>
            <w:proofErr w:type="spellStart"/>
            <w:r w:rsidRPr="00316C79">
              <w:rPr>
                <w:rFonts w:ascii="Arial" w:eastAsia="Times New Roman" w:hAnsi="Arial" w:cs="Arial"/>
                <w:sz w:val="20"/>
                <w:szCs w:val="20"/>
                <w:lang w:eastAsia="ru-RU"/>
              </w:rPr>
              <w:t>a.k.a</w:t>
            </w:r>
            <w:proofErr w:type="spellEnd"/>
            <w:r w:rsidRPr="00316C79">
              <w:rPr>
                <w:rFonts w:ascii="Arial" w:eastAsia="Times New Roman" w:hAnsi="Arial" w:cs="Arial"/>
                <w:sz w:val="20"/>
                <w:szCs w:val="20"/>
                <w:lang w:eastAsia="ru-RU"/>
              </w:rPr>
              <w:t xml:space="preserve">. </w:t>
            </w:r>
            <w:proofErr w:type="spellStart"/>
            <w:r w:rsidRPr="00316C79">
              <w:rPr>
                <w:rFonts w:ascii="Arial" w:eastAsia="Times New Roman" w:hAnsi="Arial" w:cs="Arial"/>
                <w:sz w:val="20"/>
                <w:szCs w:val="20"/>
                <w:lang w:eastAsia="ru-RU"/>
              </w:rPr>
              <w:t>Rosatomflot</w:t>
            </w:r>
            <w:proofErr w:type="spellEnd"/>
          </w:p>
        </w:tc>
        <w:tc>
          <w:tcPr>
            <w:tcW w:w="3119"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7F7487FD" w14:textId="4D9D84E7" w:rsidR="006137D4" w:rsidRPr="006137D4" w:rsidRDefault="006137D4" w:rsidP="006137D4">
            <w:pPr>
              <w:spacing w:before="60" w:after="60" w:line="240" w:lineRule="auto"/>
              <w:jc w:val="both"/>
              <w:rPr>
                <w:rFonts w:ascii="Arial" w:eastAsia="Times New Roman" w:hAnsi="Arial" w:cs="Arial"/>
                <w:b/>
                <w:bCs/>
                <w:color w:val="000000" w:themeColor="text1"/>
                <w:sz w:val="20"/>
                <w:szCs w:val="20"/>
                <w:lang w:val="en-US" w:eastAsia="ru-RU"/>
              </w:rPr>
            </w:pPr>
            <w:bookmarkStart w:id="52" w:name="_Hlk224574456"/>
            <w:proofErr w:type="spellStart"/>
            <w:r w:rsidRPr="00316C79">
              <w:rPr>
                <w:rFonts w:ascii="Arial" w:eastAsia="Times New Roman" w:hAnsi="Arial" w:cs="Arial"/>
                <w:b/>
                <w:bCs/>
                <w:color w:val="000000" w:themeColor="text1"/>
                <w:sz w:val="20"/>
                <w:szCs w:val="20"/>
                <w:lang w:eastAsia="ru-RU"/>
              </w:rPr>
              <w:t>IMO</w:t>
            </w:r>
            <w:proofErr w:type="spellEnd"/>
            <w:r w:rsidRPr="00316C79">
              <w:rPr>
                <w:rFonts w:ascii="Arial" w:eastAsia="Times New Roman" w:hAnsi="Arial" w:cs="Arial"/>
                <w:b/>
                <w:bCs/>
                <w:color w:val="000000" w:themeColor="text1"/>
                <w:sz w:val="20"/>
                <w:szCs w:val="20"/>
                <w:lang w:eastAsia="ru-RU"/>
              </w:rPr>
              <w:t xml:space="preserve"> </w:t>
            </w:r>
            <w:proofErr w:type="spellStart"/>
            <w:r w:rsidRPr="00316C79">
              <w:rPr>
                <w:rFonts w:ascii="Arial" w:eastAsia="Times New Roman" w:hAnsi="Arial" w:cs="Arial"/>
                <w:b/>
                <w:bCs/>
                <w:color w:val="000000" w:themeColor="text1"/>
                <w:sz w:val="20"/>
                <w:szCs w:val="20"/>
                <w:lang w:eastAsia="ru-RU"/>
              </w:rPr>
              <w:t>number</w:t>
            </w:r>
            <w:proofErr w:type="spellEnd"/>
            <w:r w:rsidRPr="00316C79">
              <w:rPr>
                <w:rFonts w:ascii="Arial" w:eastAsia="Times New Roman" w:hAnsi="Arial" w:cs="Arial"/>
                <w:b/>
                <w:bCs/>
                <w:color w:val="000000" w:themeColor="text1"/>
                <w:sz w:val="20"/>
                <w:szCs w:val="20"/>
                <w:lang w:eastAsia="ru-RU"/>
              </w:rPr>
              <w:t>: 1451236</w:t>
            </w:r>
            <w:bookmarkEnd w:id="52"/>
          </w:p>
        </w:tc>
      </w:tr>
      <w:tr w:rsidR="006137D4" w:rsidRPr="006137D4" w14:paraId="5141BC08" w14:textId="77777777" w:rsidTr="00FC7786">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5687E3F0" w14:textId="48F27C29" w:rsidR="006137D4" w:rsidRPr="00316C79" w:rsidRDefault="006137D4" w:rsidP="006137D4">
            <w:pPr>
              <w:spacing w:before="60" w:after="60" w:line="240" w:lineRule="auto"/>
              <w:jc w:val="both"/>
              <w:rPr>
                <w:rFonts w:ascii="Arial" w:eastAsia="Times New Roman" w:hAnsi="Arial" w:cs="Arial"/>
                <w:sz w:val="20"/>
                <w:szCs w:val="20"/>
                <w:lang w:eastAsia="ru-RU"/>
              </w:rPr>
            </w:pPr>
            <w:r w:rsidRPr="00316C79">
              <w:rPr>
                <w:rFonts w:ascii="Arial" w:eastAsia="Times New Roman" w:hAnsi="Arial" w:cs="Arial"/>
                <w:sz w:val="20"/>
                <w:szCs w:val="20"/>
                <w:lang w:eastAsia="ru-RU"/>
              </w:rPr>
              <w:t>209.</w:t>
            </w:r>
          </w:p>
        </w:tc>
        <w:tc>
          <w:tcPr>
            <w:tcW w:w="5760"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19921A19" w14:textId="77777777" w:rsidR="006137D4" w:rsidRPr="00316C79" w:rsidRDefault="006137D4" w:rsidP="006137D4">
            <w:pPr>
              <w:spacing w:before="60" w:after="60" w:line="240" w:lineRule="auto"/>
              <w:jc w:val="both"/>
              <w:rPr>
                <w:rFonts w:ascii="Arial" w:eastAsia="Times New Roman" w:hAnsi="Arial" w:cs="Arial"/>
                <w:color w:val="000000" w:themeColor="text1"/>
                <w:sz w:val="20"/>
                <w:szCs w:val="20"/>
                <w:lang w:val="en-US" w:eastAsia="ru-RU"/>
              </w:rPr>
            </w:pPr>
            <w:r w:rsidRPr="00316C79">
              <w:rPr>
                <w:rFonts w:ascii="Arial" w:eastAsia="Times New Roman" w:hAnsi="Arial" w:cs="Arial"/>
                <w:color w:val="000000" w:themeColor="text1"/>
                <w:sz w:val="20"/>
                <w:szCs w:val="20"/>
                <w:lang w:val="en-US" w:eastAsia="ru-RU"/>
              </w:rPr>
              <w:t>SUN Ship Management (D) Ltd.</w:t>
            </w:r>
          </w:p>
          <w:p w14:paraId="3640512B" w14:textId="14FFE576" w:rsidR="006137D4" w:rsidRPr="006137D4" w:rsidRDefault="006137D4" w:rsidP="006137D4">
            <w:pPr>
              <w:spacing w:before="60" w:after="60" w:line="240" w:lineRule="auto"/>
              <w:jc w:val="both"/>
              <w:rPr>
                <w:rFonts w:ascii="Arial" w:eastAsia="Times New Roman" w:hAnsi="Arial" w:cs="Arial"/>
                <w:color w:val="000000" w:themeColor="text1"/>
                <w:sz w:val="20"/>
                <w:szCs w:val="20"/>
                <w:lang w:val="en-US" w:eastAsia="ru-RU"/>
              </w:rPr>
            </w:pPr>
            <w:r w:rsidRPr="00316C79">
              <w:rPr>
                <w:rFonts w:ascii="Arial" w:eastAsia="Times New Roman" w:hAnsi="Arial" w:cs="Arial"/>
                <w:color w:val="000000" w:themeColor="text1"/>
                <w:sz w:val="20"/>
                <w:szCs w:val="20"/>
                <w:lang w:val="en-US" w:eastAsia="ru-RU"/>
              </w:rPr>
              <w:t>a.k.a. SUN Ship Management</w:t>
            </w:r>
          </w:p>
        </w:tc>
        <w:tc>
          <w:tcPr>
            <w:tcW w:w="3119"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5C76B670" w14:textId="3DB22937" w:rsidR="006137D4" w:rsidRPr="006137D4" w:rsidRDefault="006137D4" w:rsidP="006137D4">
            <w:pPr>
              <w:spacing w:before="60" w:after="60" w:line="240" w:lineRule="auto"/>
              <w:jc w:val="both"/>
              <w:rPr>
                <w:rFonts w:ascii="Arial" w:eastAsia="Times New Roman" w:hAnsi="Arial" w:cs="Arial"/>
                <w:b/>
                <w:bCs/>
                <w:color w:val="000000" w:themeColor="text1"/>
                <w:sz w:val="20"/>
                <w:szCs w:val="20"/>
                <w:lang w:eastAsia="ru-RU"/>
              </w:rPr>
            </w:pPr>
            <w:bookmarkStart w:id="53" w:name="_Hlk224574469"/>
            <w:proofErr w:type="spellStart"/>
            <w:r w:rsidRPr="00316C79">
              <w:rPr>
                <w:rFonts w:ascii="Arial" w:eastAsia="Times New Roman" w:hAnsi="Arial" w:cs="Arial"/>
                <w:b/>
                <w:bCs/>
                <w:color w:val="000000" w:themeColor="text1"/>
                <w:sz w:val="20"/>
                <w:szCs w:val="20"/>
                <w:lang w:eastAsia="ru-RU"/>
              </w:rPr>
              <w:t>IMO</w:t>
            </w:r>
            <w:proofErr w:type="spellEnd"/>
            <w:r w:rsidRPr="00316C79">
              <w:rPr>
                <w:rFonts w:ascii="Arial" w:eastAsia="Times New Roman" w:hAnsi="Arial" w:cs="Arial"/>
                <w:b/>
                <w:bCs/>
                <w:color w:val="000000" w:themeColor="text1"/>
                <w:sz w:val="20"/>
                <w:szCs w:val="20"/>
                <w:lang w:eastAsia="ru-RU"/>
              </w:rPr>
              <w:t xml:space="preserve"> </w:t>
            </w:r>
            <w:proofErr w:type="spellStart"/>
            <w:r w:rsidRPr="00316C79">
              <w:rPr>
                <w:rFonts w:ascii="Arial" w:eastAsia="Times New Roman" w:hAnsi="Arial" w:cs="Arial"/>
                <w:b/>
                <w:bCs/>
                <w:color w:val="000000" w:themeColor="text1"/>
                <w:sz w:val="20"/>
                <w:szCs w:val="20"/>
                <w:lang w:eastAsia="ru-RU"/>
              </w:rPr>
              <w:t>number</w:t>
            </w:r>
            <w:proofErr w:type="spellEnd"/>
            <w:r w:rsidRPr="00316C79">
              <w:rPr>
                <w:rFonts w:ascii="Arial" w:eastAsia="Times New Roman" w:hAnsi="Arial" w:cs="Arial"/>
                <w:b/>
                <w:bCs/>
                <w:color w:val="000000" w:themeColor="text1"/>
                <w:sz w:val="20"/>
                <w:szCs w:val="20"/>
                <w:lang w:eastAsia="ru-RU"/>
              </w:rPr>
              <w:t>: 5897756</w:t>
            </w:r>
            <w:bookmarkEnd w:id="53"/>
          </w:p>
        </w:tc>
      </w:tr>
      <w:tr w:rsidR="006137D4" w:rsidRPr="006137D4" w14:paraId="4322CD8A" w14:textId="77777777" w:rsidTr="006137D4">
        <w:trPr>
          <w:trHeight w:val="748"/>
        </w:trPr>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14D12D94" w14:textId="0565144D" w:rsidR="006137D4" w:rsidRPr="00316C79" w:rsidRDefault="006137D4" w:rsidP="006137D4">
            <w:pPr>
              <w:spacing w:before="60" w:after="60" w:line="240" w:lineRule="auto"/>
              <w:jc w:val="both"/>
              <w:rPr>
                <w:rFonts w:ascii="Arial" w:eastAsia="Times New Roman" w:hAnsi="Arial" w:cs="Arial"/>
                <w:sz w:val="20"/>
                <w:szCs w:val="20"/>
                <w:lang w:eastAsia="ru-RU"/>
              </w:rPr>
            </w:pPr>
            <w:r w:rsidRPr="00316C79">
              <w:rPr>
                <w:rFonts w:ascii="Arial" w:eastAsia="Times New Roman" w:hAnsi="Arial" w:cs="Arial"/>
                <w:sz w:val="20"/>
                <w:szCs w:val="20"/>
                <w:lang w:eastAsia="ru-RU"/>
              </w:rPr>
              <w:t>261.</w:t>
            </w:r>
          </w:p>
        </w:tc>
        <w:tc>
          <w:tcPr>
            <w:tcW w:w="5760"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11C8831A" w14:textId="77777777" w:rsidR="006137D4" w:rsidRPr="00316C79" w:rsidRDefault="006137D4" w:rsidP="006137D4">
            <w:pPr>
              <w:spacing w:before="60" w:after="60" w:line="240" w:lineRule="auto"/>
              <w:jc w:val="both"/>
              <w:rPr>
                <w:rFonts w:ascii="Arial" w:eastAsia="Times New Roman" w:hAnsi="Arial" w:cs="Arial"/>
                <w:color w:val="000000" w:themeColor="text1"/>
                <w:sz w:val="20"/>
                <w:szCs w:val="20"/>
                <w:lang w:eastAsia="ru-RU"/>
              </w:rPr>
            </w:pPr>
            <w:proofErr w:type="spellStart"/>
            <w:r w:rsidRPr="00316C79">
              <w:rPr>
                <w:rFonts w:ascii="Arial" w:eastAsia="Times New Roman" w:hAnsi="Arial" w:cs="Arial"/>
                <w:color w:val="000000" w:themeColor="text1"/>
                <w:sz w:val="20"/>
                <w:szCs w:val="20"/>
                <w:lang w:eastAsia="ru-RU"/>
              </w:rPr>
              <w:t>LLC</w:t>
            </w:r>
            <w:proofErr w:type="spellEnd"/>
            <w:r w:rsidRPr="00316C79">
              <w:rPr>
                <w:rFonts w:ascii="Arial" w:eastAsia="Times New Roman" w:hAnsi="Arial" w:cs="Arial"/>
                <w:color w:val="000000" w:themeColor="text1"/>
                <w:sz w:val="20"/>
                <w:szCs w:val="20"/>
                <w:lang w:eastAsia="ru-RU"/>
              </w:rPr>
              <w:t xml:space="preserve"> “</w:t>
            </w:r>
            <w:proofErr w:type="spellStart"/>
            <w:r w:rsidRPr="00316C79">
              <w:rPr>
                <w:rFonts w:ascii="Arial" w:eastAsia="Times New Roman" w:hAnsi="Arial" w:cs="Arial"/>
                <w:color w:val="000000" w:themeColor="text1"/>
                <w:sz w:val="20"/>
                <w:szCs w:val="20"/>
                <w:lang w:eastAsia="ru-RU"/>
              </w:rPr>
              <w:t>OBORONLOGISTIKA</w:t>
            </w:r>
            <w:proofErr w:type="spellEnd"/>
            <w:r w:rsidRPr="00316C79">
              <w:rPr>
                <w:rFonts w:ascii="Arial" w:eastAsia="Times New Roman" w:hAnsi="Arial" w:cs="Arial"/>
                <w:color w:val="000000" w:themeColor="text1"/>
                <w:sz w:val="20"/>
                <w:szCs w:val="20"/>
                <w:lang w:eastAsia="ru-RU"/>
              </w:rPr>
              <w:t>”</w:t>
            </w:r>
          </w:p>
          <w:p w14:paraId="545A279A" w14:textId="77777777" w:rsidR="006137D4" w:rsidRPr="00316C79" w:rsidRDefault="006137D4" w:rsidP="006137D4">
            <w:pPr>
              <w:spacing w:before="60" w:after="60" w:line="240" w:lineRule="auto"/>
              <w:jc w:val="both"/>
              <w:rPr>
                <w:rFonts w:ascii="Arial" w:eastAsia="Times New Roman" w:hAnsi="Arial" w:cs="Arial"/>
                <w:color w:val="000000" w:themeColor="text1"/>
                <w:sz w:val="20"/>
                <w:szCs w:val="20"/>
                <w:lang w:eastAsia="ru-RU"/>
              </w:rPr>
            </w:pPr>
            <w:r w:rsidRPr="00316C79">
              <w:rPr>
                <w:rFonts w:ascii="Arial" w:eastAsia="Times New Roman" w:hAnsi="Arial" w:cs="Arial"/>
                <w:color w:val="000000" w:themeColor="text1"/>
                <w:sz w:val="20"/>
                <w:szCs w:val="20"/>
                <w:lang w:eastAsia="ru-RU"/>
              </w:rPr>
              <w:t>Russian: ООО “</w:t>
            </w:r>
            <w:proofErr w:type="spellStart"/>
            <w:r w:rsidRPr="00316C79">
              <w:rPr>
                <w:rFonts w:ascii="Arial" w:eastAsia="Times New Roman" w:hAnsi="Arial" w:cs="Arial"/>
                <w:color w:val="000000" w:themeColor="text1"/>
                <w:sz w:val="20"/>
                <w:szCs w:val="20"/>
                <w:lang w:eastAsia="ru-RU"/>
              </w:rPr>
              <w:t>ОБОРОНЛОГИСТИКА</w:t>
            </w:r>
            <w:proofErr w:type="spellEnd"/>
            <w:r w:rsidRPr="00316C79">
              <w:rPr>
                <w:rFonts w:ascii="Arial" w:eastAsia="Times New Roman" w:hAnsi="Arial" w:cs="Arial"/>
                <w:color w:val="000000" w:themeColor="text1"/>
                <w:sz w:val="20"/>
                <w:szCs w:val="20"/>
                <w:lang w:eastAsia="ru-RU"/>
              </w:rPr>
              <w:t>”</w:t>
            </w:r>
          </w:p>
          <w:p w14:paraId="21AE30C3" w14:textId="77777777" w:rsidR="006137D4" w:rsidRPr="00316C79" w:rsidRDefault="006137D4" w:rsidP="006137D4">
            <w:pPr>
              <w:spacing w:before="60" w:after="60" w:line="240" w:lineRule="auto"/>
              <w:jc w:val="both"/>
              <w:rPr>
                <w:rFonts w:ascii="Arial" w:eastAsia="Times New Roman" w:hAnsi="Arial" w:cs="Arial"/>
                <w:color w:val="000000" w:themeColor="text1"/>
                <w:sz w:val="20"/>
                <w:szCs w:val="20"/>
                <w:lang w:val="en-US" w:eastAsia="ru-RU"/>
              </w:rPr>
            </w:pPr>
            <w:r w:rsidRPr="00316C79">
              <w:rPr>
                <w:rFonts w:ascii="Arial" w:eastAsia="Times New Roman" w:hAnsi="Arial" w:cs="Arial"/>
                <w:color w:val="000000" w:themeColor="text1"/>
                <w:sz w:val="20"/>
                <w:szCs w:val="20"/>
                <w:lang w:val="en-US" w:eastAsia="ru-RU"/>
              </w:rPr>
              <w:t xml:space="preserve">a.k.a. </w:t>
            </w:r>
            <w:proofErr w:type="spellStart"/>
            <w:r w:rsidRPr="00316C79">
              <w:rPr>
                <w:rFonts w:ascii="Arial" w:eastAsia="Times New Roman" w:hAnsi="Arial" w:cs="Arial"/>
                <w:color w:val="000000" w:themeColor="text1"/>
                <w:sz w:val="20"/>
                <w:szCs w:val="20"/>
                <w:lang w:val="en-US" w:eastAsia="ru-RU"/>
              </w:rPr>
              <w:t>OBORONLOGISTICS</w:t>
            </w:r>
            <w:proofErr w:type="spellEnd"/>
            <w:r w:rsidRPr="00316C79">
              <w:rPr>
                <w:rFonts w:ascii="Arial" w:eastAsia="Times New Roman" w:hAnsi="Arial" w:cs="Arial"/>
                <w:color w:val="000000" w:themeColor="text1"/>
                <w:sz w:val="20"/>
                <w:szCs w:val="20"/>
                <w:lang w:val="en-US" w:eastAsia="ru-RU"/>
              </w:rPr>
              <w:t xml:space="preserve"> LLC</w:t>
            </w:r>
          </w:p>
          <w:p w14:paraId="37CE3E5D" w14:textId="32917F4F" w:rsidR="006137D4" w:rsidRPr="00316C79" w:rsidRDefault="006137D4" w:rsidP="006137D4">
            <w:pPr>
              <w:spacing w:before="60" w:after="60" w:line="240" w:lineRule="auto"/>
              <w:jc w:val="both"/>
              <w:rPr>
                <w:rFonts w:ascii="Arial" w:eastAsia="Times New Roman" w:hAnsi="Arial" w:cs="Arial"/>
                <w:color w:val="000000" w:themeColor="text1"/>
                <w:sz w:val="20"/>
                <w:szCs w:val="20"/>
                <w:lang w:val="en-US" w:eastAsia="ru-RU"/>
              </w:rPr>
            </w:pPr>
            <w:r w:rsidRPr="00316C79">
              <w:rPr>
                <w:rFonts w:ascii="Arial" w:eastAsia="Times New Roman" w:hAnsi="Arial" w:cs="Arial"/>
                <w:color w:val="000000" w:themeColor="text1"/>
                <w:sz w:val="20"/>
                <w:szCs w:val="20"/>
                <w:lang w:val="en-US" w:eastAsia="ru-RU"/>
              </w:rPr>
              <w:t>a.k.a. OBL-Shipping LLC</w:t>
            </w:r>
          </w:p>
        </w:tc>
        <w:tc>
          <w:tcPr>
            <w:tcW w:w="3119"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7E3B4714" w14:textId="77518BD9" w:rsidR="006137D4" w:rsidRPr="006137D4" w:rsidRDefault="006137D4" w:rsidP="006137D4">
            <w:pPr>
              <w:spacing w:before="60" w:after="60" w:line="240" w:lineRule="auto"/>
              <w:jc w:val="both"/>
              <w:rPr>
                <w:rFonts w:ascii="Arial" w:eastAsia="Times New Roman" w:hAnsi="Arial" w:cs="Arial"/>
                <w:b/>
                <w:bCs/>
                <w:color w:val="000000" w:themeColor="text1"/>
                <w:sz w:val="20"/>
                <w:szCs w:val="20"/>
                <w:lang w:eastAsia="ru-RU"/>
              </w:rPr>
            </w:pPr>
            <w:bookmarkStart w:id="54" w:name="_Hlk224574483"/>
            <w:proofErr w:type="spellStart"/>
            <w:r w:rsidRPr="00316C79">
              <w:rPr>
                <w:rFonts w:ascii="Arial" w:eastAsia="Times New Roman" w:hAnsi="Arial" w:cs="Arial"/>
                <w:b/>
                <w:bCs/>
                <w:color w:val="000000" w:themeColor="text1"/>
                <w:sz w:val="20"/>
                <w:szCs w:val="20"/>
                <w:lang w:eastAsia="ru-RU"/>
              </w:rPr>
              <w:t>IMO</w:t>
            </w:r>
            <w:proofErr w:type="spellEnd"/>
            <w:r w:rsidRPr="00316C79">
              <w:rPr>
                <w:rFonts w:ascii="Arial" w:eastAsia="Times New Roman" w:hAnsi="Arial" w:cs="Arial"/>
                <w:b/>
                <w:bCs/>
                <w:color w:val="000000" w:themeColor="text1"/>
                <w:sz w:val="20"/>
                <w:szCs w:val="20"/>
                <w:lang w:eastAsia="ru-RU"/>
              </w:rPr>
              <w:t xml:space="preserve"> </w:t>
            </w:r>
            <w:proofErr w:type="spellStart"/>
            <w:r w:rsidRPr="00316C79">
              <w:rPr>
                <w:rFonts w:ascii="Arial" w:eastAsia="Times New Roman" w:hAnsi="Arial" w:cs="Arial"/>
                <w:b/>
                <w:bCs/>
                <w:color w:val="000000" w:themeColor="text1"/>
                <w:sz w:val="20"/>
                <w:szCs w:val="20"/>
                <w:lang w:eastAsia="ru-RU"/>
              </w:rPr>
              <w:t>number</w:t>
            </w:r>
            <w:proofErr w:type="spellEnd"/>
            <w:r w:rsidRPr="00316C79">
              <w:rPr>
                <w:rFonts w:ascii="Arial" w:eastAsia="Times New Roman" w:hAnsi="Arial" w:cs="Arial"/>
                <w:b/>
                <w:bCs/>
                <w:color w:val="000000" w:themeColor="text1"/>
                <w:sz w:val="20"/>
                <w:szCs w:val="20"/>
                <w:lang w:eastAsia="ru-RU"/>
              </w:rPr>
              <w:t>: 5906931</w:t>
            </w:r>
            <w:bookmarkEnd w:id="54"/>
          </w:p>
        </w:tc>
      </w:tr>
      <w:tr w:rsidR="006137D4" w:rsidRPr="006137D4" w14:paraId="004F8E7A" w14:textId="77777777" w:rsidTr="00FC7786">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697869AE" w14:textId="5E7DD027" w:rsidR="006137D4" w:rsidRPr="00316C79" w:rsidRDefault="006137D4" w:rsidP="006137D4">
            <w:pPr>
              <w:spacing w:before="60" w:after="60" w:line="240" w:lineRule="auto"/>
              <w:jc w:val="both"/>
              <w:rPr>
                <w:rFonts w:ascii="Arial" w:eastAsia="Times New Roman" w:hAnsi="Arial" w:cs="Arial"/>
                <w:sz w:val="20"/>
                <w:szCs w:val="20"/>
                <w:lang w:eastAsia="ru-RU"/>
              </w:rPr>
            </w:pPr>
            <w:r w:rsidRPr="00316C79">
              <w:rPr>
                <w:rFonts w:ascii="Arial" w:eastAsia="Times New Roman" w:hAnsi="Arial" w:cs="Arial"/>
                <w:sz w:val="20"/>
                <w:szCs w:val="20"/>
                <w:lang w:eastAsia="ru-RU"/>
              </w:rPr>
              <w:t>370.</w:t>
            </w:r>
          </w:p>
        </w:tc>
        <w:tc>
          <w:tcPr>
            <w:tcW w:w="5760"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1BA74BAD" w14:textId="77777777" w:rsidR="006137D4" w:rsidRPr="00316C79" w:rsidRDefault="006137D4" w:rsidP="006137D4">
            <w:pPr>
              <w:spacing w:before="60" w:after="60" w:line="240" w:lineRule="auto"/>
              <w:jc w:val="both"/>
              <w:rPr>
                <w:rFonts w:ascii="Arial" w:eastAsia="Times New Roman" w:hAnsi="Arial" w:cs="Arial"/>
                <w:sz w:val="20"/>
                <w:szCs w:val="20"/>
                <w:lang w:val="en-US" w:eastAsia="ru-RU"/>
              </w:rPr>
            </w:pPr>
            <w:r w:rsidRPr="00316C79">
              <w:rPr>
                <w:rFonts w:ascii="Arial" w:eastAsia="Times New Roman" w:hAnsi="Arial" w:cs="Arial"/>
                <w:sz w:val="20"/>
                <w:szCs w:val="20"/>
                <w:lang w:val="en-US" w:eastAsia="ru-RU"/>
              </w:rPr>
              <w:t>M Leasing LLC</w:t>
            </w:r>
          </w:p>
          <w:p w14:paraId="7C0EE7B6" w14:textId="77777777" w:rsidR="006137D4" w:rsidRPr="00316C79" w:rsidRDefault="006137D4" w:rsidP="006137D4">
            <w:pPr>
              <w:spacing w:before="60" w:after="60" w:line="240" w:lineRule="auto"/>
              <w:jc w:val="both"/>
              <w:rPr>
                <w:rFonts w:ascii="Arial" w:eastAsia="Times New Roman" w:hAnsi="Arial" w:cs="Arial"/>
                <w:sz w:val="20"/>
                <w:szCs w:val="20"/>
                <w:lang w:val="en-US" w:eastAsia="ru-RU"/>
              </w:rPr>
            </w:pPr>
            <w:r w:rsidRPr="00316C79">
              <w:rPr>
                <w:rFonts w:ascii="Arial" w:eastAsia="Times New Roman" w:hAnsi="Arial" w:cs="Arial"/>
                <w:sz w:val="20"/>
                <w:szCs w:val="20"/>
                <w:lang w:val="en-US" w:eastAsia="ru-RU"/>
              </w:rPr>
              <w:t xml:space="preserve">Russian: </w:t>
            </w:r>
            <w:r w:rsidRPr="00316C79">
              <w:rPr>
                <w:rFonts w:ascii="Arial" w:eastAsia="Times New Roman" w:hAnsi="Arial" w:cs="Arial"/>
                <w:sz w:val="20"/>
                <w:szCs w:val="20"/>
                <w:lang w:eastAsia="ru-RU"/>
              </w:rPr>
              <w:t>ООО</w:t>
            </w:r>
            <w:r w:rsidRPr="00316C79">
              <w:rPr>
                <w:rFonts w:ascii="Arial" w:eastAsia="Times New Roman" w:hAnsi="Arial" w:cs="Arial"/>
                <w:sz w:val="20"/>
                <w:szCs w:val="20"/>
                <w:lang w:val="en-US" w:eastAsia="ru-RU"/>
              </w:rPr>
              <w:t xml:space="preserve"> </w:t>
            </w:r>
            <w:r w:rsidRPr="00316C79">
              <w:rPr>
                <w:rFonts w:ascii="Arial" w:eastAsia="Times New Roman" w:hAnsi="Arial" w:cs="Arial"/>
                <w:sz w:val="20"/>
                <w:szCs w:val="20"/>
                <w:lang w:eastAsia="ru-RU"/>
              </w:rPr>
              <w:t>М</w:t>
            </w:r>
            <w:r w:rsidRPr="00316C79">
              <w:rPr>
                <w:rFonts w:ascii="Arial" w:eastAsia="Times New Roman" w:hAnsi="Arial" w:cs="Arial"/>
                <w:sz w:val="20"/>
                <w:szCs w:val="20"/>
                <w:lang w:val="en-US" w:eastAsia="ru-RU"/>
              </w:rPr>
              <w:t xml:space="preserve"> </w:t>
            </w:r>
            <w:r w:rsidRPr="00316C79">
              <w:rPr>
                <w:rFonts w:ascii="Arial" w:eastAsia="Times New Roman" w:hAnsi="Arial" w:cs="Arial"/>
                <w:sz w:val="20"/>
                <w:szCs w:val="20"/>
                <w:lang w:eastAsia="ru-RU"/>
              </w:rPr>
              <w:t>ЛИЗИНГ</w:t>
            </w:r>
          </w:p>
          <w:p w14:paraId="62DC3657" w14:textId="77777777" w:rsidR="006137D4" w:rsidRPr="00316C79" w:rsidRDefault="006137D4" w:rsidP="006137D4">
            <w:pPr>
              <w:spacing w:before="60" w:after="60" w:line="240" w:lineRule="auto"/>
              <w:jc w:val="both"/>
              <w:rPr>
                <w:rFonts w:ascii="Arial" w:eastAsia="Times New Roman" w:hAnsi="Arial" w:cs="Arial"/>
                <w:sz w:val="20"/>
                <w:szCs w:val="20"/>
                <w:lang w:eastAsia="ru-RU"/>
              </w:rPr>
            </w:pPr>
            <w:proofErr w:type="spellStart"/>
            <w:r w:rsidRPr="00316C79">
              <w:rPr>
                <w:rFonts w:ascii="Arial" w:eastAsia="Times New Roman" w:hAnsi="Arial" w:cs="Arial"/>
                <w:sz w:val="20"/>
                <w:szCs w:val="20"/>
                <w:lang w:eastAsia="ru-RU"/>
              </w:rPr>
              <w:t>a.k.a</w:t>
            </w:r>
            <w:proofErr w:type="spellEnd"/>
            <w:r w:rsidRPr="00316C79">
              <w:rPr>
                <w:rFonts w:ascii="Arial" w:eastAsia="Times New Roman" w:hAnsi="Arial" w:cs="Arial"/>
                <w:sz w:val="20"/>
                <w:szCs w:val="20"/>
                <w:lang w:eastAsia="ru-RU"/>
              </w:rPr>
              <w:t xml:space="preserve">. Общество C </w:t>
            </w:r>
            <w:proofErr w:type="spellStart"/>
            <w:r w:rsidRPr="00316C79">
              <w:rPr>
                <w:rFonts w:ascii="Arial" w:eastAsia="Times New Roman" w:hAnsi="Arial" w:cs="Arial"/>
                <w:sz w:val="20"/>
                <w:szCs w:val="20"/>
                <w:lang w:eastAsia="ru-RU"/>
              </w:rPr>
              <w:t>Oграниченной</w:t>
            </w:r>
            <w:proofErr w:type="spellEnd"/>
            <w:r w:rsidRPr="00316C79">
              <w:rPr>
                <w:rFonts w:ascii="Arial" w:eastAsia="Times New Roman" w:hAnsi="Arial" w:cs="Arial"/>
                <w:sz w:val="20"/>
                <w:szCs w:val="20"/>
                <w:lang w:eastAsia="ru-RU"/>
              </w:rPr>
              <w:t xml:space="preserve"> </w:t>
            </w:r>
            <w:proofErr w:type="spellStart"/>
            <w:r w:rsidRPr="00316C79">
              <w:rPr>
                <w:rFonts w:ascii="Arial" w:eastAsia="Times New Roman" w:hAnsi="Arial" w:cs="Arial"/>
                <w:sz w:val="20"/>
                <w:szCs w:val="20"/>
                <w:lang w:eastAsia="ru-RU"/>
              </w:rPr>
              <w:t>Oтветственностью</w:t>
            </w:r>
            <w:proofErr w:type="spellEnd"/>
            <w:r w:rsidRPr="00316C79">
              <w:rPr>
                <w:rFonts w:ascii="Arial" w:eastAsia="Times New Roman" w:hAnsi="Arial" w:cs="Arial"/>
                <w:sz w:val="20"/>
                <w:szCs w:val="20"/>
                <w:lang w:eastAsia="ru-RU"/>
              </w:rPr>
              <w:t xml:space="preserve"> “М Лизинг”</w:t>
            </w:r>
          </w:p>
          <w:p w14:paraId="4B7B356A" w14:textId="351D7FF2" w:rsidR="006137D4" w:rsidRPr="00316C79" w:rsidRDefault="006137D4" w:rsidP="006137D4">
            <w:pPr>
              <w:spacing w:before="60" w:after="60" w:line="240" w:lineRule="auto"/>
              <w:jc w:val="both"/>
              <w:rPr>
                <w:rFonts w:ascii="Arial" w:eastAsia="Times New Roman" w:hAnsi="Arial" w:cs="Arial"/>
                <w:color w:val="000000" w:themeColor="text1"/>
                <w:sz w:val="20"/>
                <w:szCs w:val="20"/>
                <w:lang w:eastAsia="ru-RU"/>
              </w:rPr>
            </w:pPr>
            <w:r w:rsidRPr="00316C79">
              <w:rPr>
                <w:rFonts w:ascii="Arial" w:eastAsia="Times New Roman" w:hAnsi="Arial" w:cs="Arial"/>
                <w:sz w:val="20"/>
                <w:szCs w:val="20"/>
                <w:lang w:val="en-US" w:eastAsia="ru-RU"/>
              </w:rPr>
              <w:t>a</w:t>
            </w:r>
            <w:r w:rsidRPr="00316C79">
              <w:rPr>
                <w:rFonts w:ascii="Arial" w:eastAsia="Times New Roman" w:hAnsi="Arial" w:cs="Arial"/>
                <w:sz w:val="20"/>
                <w:szCs w:val="20"/>
                <w:lang w:eastAsia="ru-RU"/>
              </w:rPr>
              <w:t>.</w:t>
            </w:r>
            <w:r w:rsidRPr="00316C79">
              <w:rPr>
                <w:rFonts w:ascii="Arial" w:eastAsia="Times New Roman" w:hAnsi="Arial" w:cs="Arial"/>
                <w:sz w:val="20"/>
                <w:szCs w:val="20"/>
                <w:lang w:val="en-US" w:eastAsia="ru-RU"/>
              </w:rPr>
              <w:t>k</w:t>
            </w:r>
            <w:r w:rsidRPr="00316C79">
              <w:rPr>
                <w:rFonts w:ascii="Arial" w:eastAsia="Times New Roman" w:hAnsi="Arial" w:cs="Arial"/>
                <w:sz w:val="20"/>
                <w:szCs w:val="20"/>
                <w:lang w:eastAsia="ru-RU"/>
              </w:rPr>
              <w:t>.</w:t>
            </w:r>
            <w:r w:rsidRPr="00316C79">
              <w:rPr>
                <w:rFonts w:ascii="Arial" w:eastAsia="Times New Roman" w:hAnsi="Arial" w:cs="Arial"/>
                <w:sz w:val="20"/>
                <w:szCs w:val="20"/>
                <w:lang w:val="en-US" w:eastAsia="ru-RU"/>
              </w:rPr>
              <w:t>a</w:t>
            </w:r>
            <w:r w:rsidRPr="00316C79">
              <w:rPr>
                <w:rFonts w:ascii="Arial" w:eastAsia="Times New Roman" w:hAnsi="Arial" w:cs="Arial"/>
                <w:sz w:val="20"/>
                <w:szCs w:val="20"/>
                <w:lang w:eastAsia="ru-RU"/>
              </w:rPr>
              <w:t xml:space="preserve">. </w:t>
            </w:r>
            <w:r w:rsidRPr="00316C79">
              <w:rPr>
                <w:rFonts w:ascii="Arial" w:eastAsia="Times New Roman" w:hAnsi="Arial" w:cs="Arial"/>
                <w:sz w:val="20"/>
                <w:szCs w:val="20"/>
                <w:lang w:val="en-US" w:eastAsia="ru-RU"/>
              </w:rPr>
              <w:t>OOO</w:t>
            </w:r>
            <w:r w:rsidRPr="00316C79">
              <w:rPr>
                <w:rFonts w:ascii="Arial" w:eastAsia="Times New Roman" w:hAnsi="Arial" w:cs="Arial"/>
                <w:sz w:val="20"/>
                <w:szCs w:val="20"/>
                <w:lang w:eastAsia="ru-RU"/>
              </w:rPr>
              <w:t xml:space="preserve"> “</w:t>
            </w:r>
            <w:r w:rsidRPr="00316C79">
              <w:rPr>
                <w:rFonts w:ascii="Arial" w:eastAsia="Times New Roman" w:hAnsi="Arial" w:cs="Arial"/>
                <w:sz w:val="20"/>
                <w:szCs w:val="20"/>
                <w:lang w:val="en-US" w:eastAsia="ru-RU"/>
              </w:rPr>
              <w:t>M</w:t>
            </w:r>
            <w:r w:rsidRPr="00316C79">
              <w:rPr>
                <w:rFonts w:ascii="Arial" w:eastAsia="Times New Roman" w:hAnsi="Arial" w:cs="Arial"/>
                <w:sz w:val="20"/>
                <w:szCs w:val="20"/>
                <w:lang w:eastAsia="ru-RU"/>
              </w:rPr>
              <w:t xml:space="preserve"> </w:t>
            </w:r>
            <w:proofErr w:type="spellStart"/>
            <w:r w:rsidRPr="00316C79">
              <w:rPr>
                <w:rFonts w:ascii="Arial" w:eastAsia="Times New Roman" w:hAnsi="Arial" w:cs="Arial"/>
                <w:sz w:val="20"/>
                <w:szCs w:val="20"/>
                <w:lang w:val="en-US" w:eastAsia="ru-RU"/>
              </w:rPr>
              <w:t>Lizing</w:t>
            </w:r>
            <w:proofErr w:type="spellEnd"/>
            <w:r w:rsidRPr="00316C79">
              <w:rPr>
                <w:rFonts w:ascii="Arial" w:eastAsia="Times New Roman" w:hAnsi="Arial" w:cs="Arial"/>
                <w:sz w:val="20"/>
                <w:szCs w:val="20"/>
                <w:lang w:eastAsia="ru-RU"/>
              </w:rPr>
              <w:t>”</w:t>
            </w:r>
          </w:p>
        </w:tc>
        <w:tc>
          <w:tcPr>
            <w:tcW w:w="3119"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50BD115A" w14:textId="2C8853AD" w:rsidR="006137D4" w:rsidRPr="006137D4" w:rsidRDefault="006137D4" w:rsidP="006137D4">
            <w:pPr>
              <w:spacing w:before="60" w:after="60" w:line="240" w:lineRule="auto"/>
              <w:jc w:val="both"/>
              <w:rPr>
                <w:rFonts w:ascii="Arial" w:eastAsia="Times New Roman" w:hAnsi="Arial" w:cs="Arial"/>
                <w:b/>
                <w:bCs/>
                <w:color w:val="000000" w:themeColor="text1"/>
                <w:sz w:val="20"/>
                <w:szCs w:val="20"/>
                <w:lang w:eastAsia="ru-RU"/>
              </w:rPr>
            </w:pPr>
            <w:bookmarkStart w:id="55" w:name="_Hlk224574498"/>
            <w:proofErr w:type="spellStart"/>
            <w:r w:rsidRPr="00316C79">
              <w:rPr>
                <w:rFonts w:ascii="Arial" w:eastAsia="Times New Roman" w:hAnsi="Arial" w:cs="Arial"/>
                <w:b/>
                <w:bCs/>
                <w:color w:val="000000" w:themeColor="text1"/>
                <w:sz w:val="20"/>
                <w:szCs w:val="20"/>
                <w:lang w:eastAsia="ru-RU"/>
              </w:rPr>
              <w:t>IMO</w:t>
            </w:r>
            <w:proofErr w:type="spellEnd"/>
            <w:r w:rsidRPr="00316C79">
              <w:rPr>
                <w:rFonts w:ascii="Arial" w:eastAsia="Times New Roman" w:hAnsi="Arial" w:cs="Arial"/>
                <w:b/>
                <w:bCs/>
                <w:color w:val="000000" w:themeColor="text1"/>
                <w:sz w:val="20"/>
                <w:szCs w:val="20"/>
                <w:lang w:eastAsia="ru-RU"/>
              </w:rPr>
              <w:t xml:space="preserve"> </w:t>
            </w:r>
            <w:proofErr w:type="spellStart"/>
            <w:r w:rsidRPr="00316C79">
              <w:rPr>
                <w:rFonts w:ascii="Arial" w:eastAsia="Times New Roman" w:hAnsi="Arial" w:cs="Arial"/>
                <w:b/>
                <w:bCs/>
                <w:color w:val="000000" w:themeColor="text1"/>
                <w:sz w:val="20"/>
                <w:szCs w:val="20"/>
                <w:lang w:eastAsia="ru-RU"/>
              </w:rPr>
              <w:t>number</w:t>
            </w:r>
            <w:proofErr w:type="spellEnd"/>
            <w:r w:rsidRPr="00316C79">
              <w:rPr>
                <w:rFonts w:ascii="Arial" w:eastAsia="Times New Roman" w:hAnsi="Arial" w:cs="Arial"/>
                <w:b/>
                <w:bCs/>
                <w:color w:val="000000" w:themeColor="text1"/>
                <w:sz w:val="20"/>
                <w:szCs w:val="20"/>
                <w:lang w:eastAsia="ru-RU"/>
              </w:rPr>
              <w:t>: 6246853</w:t>
            </w:r>
            <w:bookmarkEnd w:id="55"/>
          </w:p>
        </w:tc>
      </w:tr>
      <w:tr w:rsidR="006137D4" w:rsidRPr="006137D4" w14:paraId="72A2D854" w14:textId="77777777" w:rsidTr="00FC7786">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06597D05" w14:textId="04FEE12D" w:rsidR="006137D4" w:rsidRPr="00316C79" w:rsidRDefault="006137D4" w:rsidP="006137D4">
            <w:pPr>
              <w:spacing w:before="60" w:after="60" w:line="240" w:lineRule="auto"/>
              <w:jc w:val="both"/>
              <w:rPr>
                <w:rFonts w:ascii="Arial" w:eastAsia="Times New Roman" w:hAnsi="Arial" w:cs="Arial"/>
                <w:sz w:val="20"/>
                <w:szCs w:val="20"/>
                <w:lang w:eastAsia="ru-RU"/>
              </w:rPr>
            </w:pPr>
            <w:r w:rsidRPr="00316C79">
              <w:rPr>
                <w:rFonts w:ascii="Arial" w:eastAsia="Times New Roman" w:hAnsi="Arial" w:cs="Arial"/>
                <w:sz w:val="20"/>
                <w:szCs w:val="20"/>
                <w:lang w:eastAsia="ru-RU"/>
              </w:rPr>
              <w:t>371.</w:t>
            </w:r>
          </w:p>
        </w:tc>
        <w:tc>
          <w:tcPr>
            <w:tcW w:w="5760"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41114035" w14:textId="77777777" w:rsidR="006137D4" w:rsidRPr="00316C79" w:rsidRDefault="006137D4" w:rsidP="006137D4">
            <w:pPr>
              <w:spacing w:before="60" w:after="60" w:line="240" w:lineRule="auto"/>
              <w:jc w:val="both"/>
              <w:rPr>
                <w:rFonts w:ascii="Arial" w:eastAsia="Times New Roman" w:hAnsi="Arial" w:cs="Arial"/>
                <w:sz w:val="20"/>
                <w:szCs w:val="20"/>
                <w:lang w:val="en-US" w:eastAsia="ru-RU"/>
              </w:rPr>
            </w:pPr>
            <w:r w:rsidRPr="00316C79">
              <w:rPr>
                <w:rFonts w:ascii="Arial" w:eastAsia="Times New Roman" w:hAnsi="Arial" w:cs="Arial"/>
                <w:sz w:val="20"/>
                <w:szCs w:val="20"/>
                <w:lang w:val="en-US" w:eastAsia="ru-RU"/>
              </w:rPr>
              <w:t>Marine Trans Shipping LLC</w:t>
            </w:r>
          </w:p>
          <w:p w14:paraId="4DD90852" w14:textId="77777777" w:rsidR="006137D4" w:rsidRPr="00316C79" w:rsidRDefault="006137D4" w:rsidP="006137D4">
            <w:pPr>
              <w:spacing w:before="60" w:after="60" w:line="240" w:lineRule="auto"/>
              <w:jc w:val="both"/>
              <w:rPr>
                <w:rFonts w:ascii="Arial" w:eastAsia="Times New Roman" w:hAnsi="Arial" w:cs="Arial"/>
                <w:sz w:val="20"/>
                <w:szCs w:val="20"/>
                <w:lang w:val="en-US" w:eastAsia="ru-RU"/>
              </w:rPr>
            </w:pPr>
            <w:r w:rsidRPr="00316C79">
              <w:rPr>
                <w:rFonts w:ascii="Arial" w:eastAsia="Times New Roman" w:hAnsi="Arial" w:cs="Arial"/>
                <w:sz w:val="20"/>
                <w:szCs w:val="20"/>
                <w:lang w:val="en-US" w:eastAsia="ru-RU"/>
              </w:rPr>
              <w:t xml:space="preserve">Russian: </w:t>
            </w:r>
            <w:r w:rsidRPr="00316C79">
              <w:rPr>
                <w:rFonts w:ascii="Arial" w:eastAsia="Times New Roman" w:hAnsi="Arial" w:cs="Arial"/>
                <w:sz w:val="20"/>
                <w:szCs w:val="20"/>
                <w:lang w:eastAsia="ru-RU"/>
              </w:rPr>
              <w:t>ООО</w:t>
            </w:r>
            <w:r w:rsidRPr="00316C79">
              <w:rPr>
                <w:rFonts w:ascii="Arial" w:eastAsia="Times New Roman" w:hAnsi="Arial" w:cs="Arial"/>
                <w:sz w:val="20"/>
                <w:szCs w:val="20"/>
                <w:lang w:val="en-US" w:eastAsia="ru-RU"/>
              </w:rPr>
              <w:t xml:space="preserve"> </w:t>
            </w:r>
            <w:r w:rsidRPr="00316C79">
              <w:rPr>
                <w:rFonts w:ascii="Arial" w:eastAsia="Times New Roman" w:hAnsi="Arial" w:cs="Arial"/>
                <w:sz w:val="20"/>
                <w:szCs w:val="20"/>
                <w:lang w:eastAsia="ru-RU"/>
              </w:rPr>
              <w:t>Марин</w:t>
            </w:r>
            <w:r w:rsidRPr="00316C79">
              <w:rPr>
                <w:rFonts w:ascii="Arial" w:eastAsia="Times New Roman" w:hAnsi="Arial" w:cs="Arial"/>
                <w:sz w:val="20"/>
                <w:szCs w:val="20"/>
                <w:lang w:val="en-US" w:eastAsia="ru-RU"/>
              </w:rPr>
              <w:t xml:space="preserve"> </w:t>
            </w:r>
            <w:r w:rsidRPr="00316C79">
              <w:rPr>
                <w:rFonts w:ascii="Arial" w:eastAsia="Times New Roman" w:hAnsi="Arial" w:cs="Arial"/>
                <w:sz w:val="20"/>
                <w:szCs w:val="20"/>
                <w:lang w:eastAsia="ru-RU"/>
              </w:rPr>
              <w:t>Транс</w:t>
            </w:r>
            <w:r w:rsidRPr="00316C79">
              <w:rPr>
                <w:rFonts w:ascii="Arial" w:eastAsia="Times New Roman" w:hAnsi="Arial" w:cs="Arial"/>
                <w:sz w:val="20"/>
                <w:szCs w:val="20"/>
                <w:lang w:val="en-US" w:eastAsia="ru-RU"/>
              </w:rPr>
              <w:t xml:space="preserve"> </w:t>
            </w:r>
            <w:r w:rsidRPr="00316C79">
              <w:rPr>
                <w:rFonts w:ascii="Arial" w:eastAsia="Times New Roman" w:hAnsi="Arial" w:cs="Arial"/>
                <w:sz w:val="20"/>
                <w:szCs w:val="20"/>
                <w:lang w:eastAsia="ru-RU"/>
              </w:rPr>
              <w:t>Шиппинг</w:t>
            </w:r>
          </w:p>
          <w:p w14:paraId="321DCEE2" w14:textId="1A210E2E" w:rsidR="006137D4" w:rsidRPr="00316C79" w:rsidRDefault="006137D4" w:rsidP="006137D4">
            <w:pPr>
              <w:spacing w:before="60" w:after="60" w:line="240" w:lineRule="auto"/>
              <w:jc w:val="both"/>
              <w:rPr>
                <w:rFonts w:ascii="Arial" w:eastAsia="Times New Roman" w:hAnsi="Arial" w:cs="Arial"/>
                <w:color w:val="000000" w:themeColor="text1"/>
                <w:sz w:val="20"/>
                <w:szCs w:val="20"/>
                <w:lang w:eastAsia="ru-RU"/>
              </w:rPr>
            </w:pPr>
            <w:proofErr w:type="spellStart"/>
            <w:r w:rsidRPr="00316C79">
              <w:rPr>
                <w:rFonts w:ascii="Arial" w:eastAsia="Times New Roman" w:hAnsi="Arial" w:cs="Arial"/>
                <w:sz w:val="20"/>
                <w:szCs w:val="20"/>
                <w:lang w:eastAsia="ru-RU"/>
              </w:rPr>
              <w:t>a.k.a</w:t>
            </w:r>
            <w:proofErr w:type="spellEnd"/>
            <w:r w:rsidRPr="00316C79">
              <w:rPr>
                <w:rFonts w:ascii="Arial" w:eastAsia="Times New Roman" w:hAnsi="Arial" w:cs="Arial"/>
                <w:sz w:val="20"/>
                <w:szCs w:val="20"/>
                <w:lang w:eastAsia="ru-RU"/>
              </w:rPr>
              <w:t>. Общество С Ограниченной Ответственностью “Марин Транс Шиппинг”</w:t>
            </w:r>
          </w:p>
        </w:tc>
        <w:tc>
          <w:tcPr>
            <w:tcW w:w="3119"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3C967211" w14:textId="3B7096E5" w:rsidR="006137D4" w:rsidRPr="006137D4" w:rsidRDefault="006137D4" w:rsidP="006137D4">
            <w:pPr>
              <w:spacing w:before="60" w:after="60" w:line="240" w:lineRule="auto"/>
              <w:jc w:val="both"/>
              <w:rPr>
                <w:rFonts w:ascii="Arial" w:eastAsia="Times New Roman" w:hAnsi="Arial" w:cs="Arial"/>
                <w:b/>
                <w:bCs/>
                <w:color w:val="000000" w:themeColor="text1"/>
                <w:sz w:val="20"/>
                <w:szCs w:val="20"/>
                <w:lang w:eastAsia="ru-RU"/>
              </w:rPr>
            </w:pPr>
            <w:bookmarkStart w:id="56" w:name="_Hlk224574506"/>
            <w:proofErr w:type="spellStart"/>
            <w:r w:rsidRPr="00316C79">
              <w:rPr>
                <w:rFonts w:ascii="Arial" w:eastAsia="Times New Roman" w:hAnsi="Arial" w:cs="Arial"/>
                <w:b/>
                <w:bCs/>
                <w:color w:val="000000" w:themeColor="text1"/>
                <w:sz w:val="20"/>
                <w:szCs w:val="20"/>
                <w:lang w:eastAsia="ru-RU"/>
              </w:rPr>
              <w:t>IMO</w:t>
            </w:r>
            <w:proofErr w:type="spellEnd"/>
            <w:r w:rsidRPr="00316C79">
              <w:rPr>
                <w:rFonts w:ascii="Arial" w:eastAsia="Times New Roman" w:hAnsi="Arial" w:cs="Arial"/>
                <w:b/>
                <w:bCs/>
                <w:color w:val="000000" w:themeColor="text1"/>
                <w:sz w:val="20"/>
                <w:szCs w:val="20"/>
                <w:lang w:eastAsia="ru-RU"/>
              </w:rPr>
              <w:t xml:space="preserve"> </w:t>
            </w:r>
            <w:proofErr w:type="spellStart"/>
            <w:r w:rsidRPr="00316C79">
              <w:rPr>
                <w:rFonts w:ascii="Arial" w:eastAsia="Times New Roman" w:hAnsi="Arial" w:cs="Arial"/>
                <w:b/>
                <w:bCs/>
                <w:color w:val="000000" w:themeColor="text1"/>
                <w:sz w:val="20"/>
                <w:szCs w:val="20"/>
                <w:lang w:eastAsia="ru-RU"/>
              </w:rPr>
              <w:t>number</w:t>
            </w:r>
            <w:proofErr w:type="spellEnd"/>
            <w:r w:rsidRPr="00316C79">
              <w:rPr>
                <w:rFonts w:ascii="Arial" w:eastAsia="Times New Roman" w:hAnsi="Arial" w:cs="Arial"/>
                <w:b/>
                <w:bCs/>
                <w:color w:val="000000" w:themeColor="text1"/>
                <w:sz w:val="20"/>
                <w:szCs w:val="20"/>
                <w:lang w:eastAsia="ru-RU"/>
              </w:rPr>
              <w:t>: 6183435</w:t>
            </w:r>
            <w:bookmarkEnd w:id="56"/>
          </w:p>
        </w:tc>
      </w:tr>
      <w:tr w:rsidR="006137D4" w:rsidRPr="006137D4" w14:paraId="4EA01FCB" w14:textId="77777777" w:rsidTr="00FC7786">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441A6BB8" w14:textId="33B8FBAB" w:rsidR="006137D4" w:rsidRPr="00316C79" w:rsidRDefault="006137D4" w:rsidP="006137D4">
            <w:pPr>
              <w:spacing w:before="60" w:after="60" w:line="240" w:lineRule="auto"/>
              <w:jc w:val="both"/>
              <w:rPr>
                <w:rFonts w:ascii="Arial" w:eastAsia="Times New Roman" w:hAnsi="Arial" w:cs="Arial"/>
                <w:sz w:val="20"/>
                <w:szCs w:val="20"/>
                <w:lang w:eastAsia="ru-RU"/>
              </w:rPr>
            </w:pPr>
            <w:r w:rsidRPr="00316C79">
              <w:rPr>
                <w:rFonts w:ascii="Arial" w:eastAsia="Times New Roman" w:hAnsi="Arial" w:cs="Arial"/>
                <w:sz w:val="20"/>
                <w:szCs w:val="20"/>
                <w:lang w:eastAsia="ru-RU"/>
              </w:rPr>
              <w:t>377.</w:t>
            </w:r>
          </w:p>
        </w:tc>
        <w:tc>
          <w:tcPr>
            <w:tcW w:w="5760"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5A9B981A" w14:textId="77777777" w:rsidR="006137D4" w:rsidRPr="00316C79" w:rsidRDefault="006137D4" w:rsidP="006137D4">
            <w:pPr>
              <w:spacing w:before="60" w:after="60" w:line="240" w:lineRule="auto"/>
              <w:jc w:val="both"/>
              <w:rPr>
                <w:rFonts w:ascii="Arial" w:eastAsia="Times New Roman" w:hAnsi="Arial" w:cs="Arial"/>
                <w:sz w:val="20"/>
                <w:szCs w:val="20"/>
                <w:lang w:eastAsia="ru-RU"/>
              </w:rPr>
            </w:pPr>
            <w:proofErr w:type="spellStart"/>
            <w:r w:rsidRPr="00316C79">
              <w:rPr>
                <w:rFonts w:ascii="Arial" w:eastAsia="Times New Roman" w:hAnsi="Arial" w:cs="Arial"/>
                <w:sz w:val="20"/>
                <w:szCs w:val="20"/>
                <w:lang w:eastAsia="ru-RU"/>
              </w:rPr>
              <w:t>Sovfracht</w:t>
            </w:r>
            <w:proofErr w:type="spellEnd"/>
            <w:r w:rsidRPr="00316C79">
              <w:rPr>
                <w:rFonts w:ascii="Arial" w:eastAsia="Times New Roman" w:hAnsi="Arial" w:cs="Arial"/>
                <w:sz w:val="20"/>
                <w:szCs w:val="20"/>
                <w:lang w:eastAsia="ru-RU"/>
              </w:rPr>
              <w:t xml:space="preserve"> </w:t>
            </w:r>
            <w:proofErr w:type="spellStart"/>
            <w:r w:rsidRPr="00316C79">
              <w:rPr>
                <w:rFonts w:ascii="Arial" w:eastAsia="Times New Roman" w:hAnsi="Arial" w:cs="Arial"/>
                <w:sz w:val="20"/>
                <w:szCs w:val="20"/>
                <w:lang w:eastAsia="ru-RU"/>
              </w:rPr>
              <w:t>JSC</w:t>
            </w:r>
            <w:proofErr w:type="spellEnd"/>
          </w:p>
          <w:p w14:paraId="1E26F424" w14:textId="77777777" w:rsidR="006137D4" w:rsidRPr="00316C79" w:rsidRDefault="006137D4" w:rsidP="006137D4">
            <w:pPr>
              <w:spacing w:before="60" w:after="60" w:line="240" w:lineRule="auto"/>
              <w:jc w:val="both"/>
              <w:rPr>
                <w:rFonts w:ascii="Arial" w:eastAsia="Times New Roman" w:hAnsi="Arial" w:cs="Arial"/>
                <w:sz w:val="20"/>
                <w:szCs w:val="20"/>
                <w:lang w:eastAsia="ru-RU"/>
              </w:rPr>
            </w:pPr>
            <w:r w:rsidRPr="00316C79">
              <w:rPr>
                <w:rFonts w:ascii="Arial" w:eastAsia="Times New Roman" w:hAnsi="Arial" w:cs="Arial"/>
                <w:sz w:val="20"/>
                <w:szCs w:val="20"/>
                <w:lang w:eastAsia="ru-RU"/>
              </w:rPr>
              <w:t>Russian: Акционерное Общество “Совфрахт”</w:t>
            </w:r>
          </w:p>
          <w:p w14:paraId="5770C29F" w14:textId="77777777" w:rsidR="006137D4" w:rsidRPr="00316C79" w:rsidRDefault="006137D4" w:rsidP="006137D4">
            <w:pPr>
              <w:spacing w:before="60" w:after="60" w:line="240" w:lineRule="auto"/>
              <w:jc w:val="both"/>
              <w:rPr>
                <w:rFonts w:ascii="Arial" w:eastAsia="Times New Roman" w:hAnsi="Arial" w:cs="Arial"/>
                <w:sz w:val="20"/>
                <w:szCs w:val="20"/>
                <w:lang w:eastAsia="ru-RU"/>
              </w:rPr>
            </w:pPr>
            <w:proofErr w:type="spellStart"/>
            <w:r w:rsidRPr="00316C79">
              <w:rPr>
                <w:rFonts w:ascii="Arial" w:eastAsia="Times New Roman" w:hAnsi="Arial" w:cs="Arial"/>
                <w:sz w:val="20"/>
                <w:szCs w:val="20"/>
                <w:lang w:eastAsia="ru-RU"/>
              </w:rPr>
              <w:t>a.k.a</w:t>
            </w:r>
            <w:proofErr w:type="spellEnd"/>
            <w:r w:rsidRPr="00316C79">
              <w:rPr>
                <w:rFonts w:ascii="Arial" w:eastAsia="Times New Roman" w:hAnsi="Arial" w:cs="Arial"/>
                <w:sz w:val="20"/>
                <w:szCs w:val="20"/>
                <w:lang w:eastAsia="ru-RU"/>
              </w:rPr>
              <w:t xml:space="preserve">. </w:t>
            </w:r>
            <w:proofErr w:type="spellStart"/>
            <w:r w:rsidRPr="00316C79">
              <w:rPr>
                <w:rFonts w:ascii="Arial" w:eastAsia="Times New Roman" w:hAnsi="Arial" w:cs="Arial"/>
                <w:sz w:val="20"/>
                <w:szCs w:val="20"/>
                <w:lang w:eastAsia="ru-RU"/>
              </w:rPr>
              <w:t>JSC</w:t>
            </w:r>
            <w:proofErr w:type="spellEnd"/>
            <w:r w:rsidRPr="00316C79">
              <w:rPr>
                <w:rFonts w:ascii="Arial" w:eastAsia="Times New Roman" w:hAnsi="Arial" w:cs="Arial"/>
                <w:sz w:val="20"/>
                <w:szCs w:val="20"/>
                <w:lang w:eastAsia="ru-RU"/>
              </w:rPr>
              <w:t xml:space="preserve"> </w:t>
            </w:r>
            <w:proofErr w:type="spellStart"/>
            <w:r w:rsidRPr="00316C79">
              <w:rPr>
                <w:rFonts w:ascii="Arial" w:eastAsia="Times New Roman" w:hAnsi="Arial" w:cs="Arial"/>
                <w:sz w:val="20"/>
                <w:szCs w:val="20"/>
                <w:lang w:eastAsia="ru-RU"/>
              </w:rPr>
              <w:t>Sovfracht</w:t>
            </w:r>
            <w:proofErr w:type="spellEnd"/>
          </w:p>
          <w:p w14:paraId="1BE73AC9" w14:textId="77777777" w:rsidR="006137D4" w:rsidRPr="00316C79" w:rsidRDefault="006137D4" w:rsidP="006137D4">
            <w:pPr>
              <w:spacing w:before="60" w:after="60" w:line="240" w:lineRule="auto"/>
              <w:jc w:val="both"/>
              <w:rPr>
                <w:rFonts w:ascii="Arial" w:eastAsia="Times New Roman" w:hAnsi="Arial" w:cs="Arial"/>
                <w:sz w:val="20"/>
                <w:szCs w:val="20"/>
                <w:lang w:eastAsia="ru-RU"/>
              </w:rPr>
            </w:pPr>
            <w:proofErr w:type="spellStart"/>
            <w:r w:rsidRPr="00316C79">
              <w:rPr>
                <w:rFonts w:ascii="Arial" w:eastAsia="Times New Roman" w:hAnsi="Arial" w:cs="Arial"/>
                <w:sz w:val="20"/>
                <w:szCs w:val="20"/>
                <w:lang w:eastAsia="ru-RU"/>
              </w:rPr>
              <w:t>a.k.a</w:t>
            </w:r>
            <w:proofErr w:type="spellEnd"/>
            <w:r w:rsidRPr="00316C79">
              <w:rPr>
                <w:rFonts w:ascii="Arial" w:eastAsia="Times New Roman" w:hAnsi="Arial" w:cs="Arial"/>
                <w:sz w:val="20"/>
                <w:szCs w:val="20"/>
                <w:lang w:eastAsia="ru-RU"/>
              </w:rPr>
              <w:t xml:space="preserve">. </w:t>
            </w:r>
            <w:proofErr w:type="spellStart"/>
            <w:r w:rsidRPr="00316C79">
              <w:rPr>
                <w:rFonts w:ascii="Arial" w:eastAsia="Times New Roman" w:hAnsi="Arial" w:cs="Arial"/>
                <w:sz w:val="20"/>
                <w:szCs w:val="20"/>
                <w:lang w:eastAsia="ru-RU"/>
              </w:rPr>
              <w:t>Sovfracht</w:t>
            </w:r>
            <w:proofErr w:type="spellEnd"/>
            <w:r w:rsidRPr="00316C79">
              <w:rPr>
                <w:rFonts w:ascii="Arial" w:eastAsia="Times New Roman" w:hAnsi="Arial" w:cs="Arial"/>
                <w:sz w:val="20"/>
                <w:szCs w:val="20"/>
                <w:lang w:eastAsia="ru-RU"/>
              </w:rPr>
              <w:t xml:space="preserve"> </w:t>
            </w:r>
            <w:proofErr w:type="spellStart"/>
            <w:r w:rsidRPr="00316C79">
              <w:rPr>
                <w:rFonts w:ascii="Arial" w:eastAsia="Times New Roman" w:hAnsi="Arial" w:cs="Arial"/>
                <w:sz w:val="20"/>
                <w:szCs w:val="20"/>
                <w:lang w:eastAsia="ru-RU"/>
              </w:rPr>
              <w:t>PJSC</w:t>
            </w:r>
            <w:proofErr w:type="spellEnd"/>
          </w:p>
          <w:p w14:paraId="10C6EF83" w14:textId="77777777" w:rsidR="006137D4" w:rsidRPr="00316C79" w:rsidRDefault="006137D4" w:rsidP="006137D4">
            <w:pPr>
              <w:spacing w:before="60" w:after="60" w:line="240" w:lineRule="auto"/>
              <w:jc w:val="both"/>
              <w:rPr>
                <w:rFonts w:ascii="Arial" w:eastAsia="Times New Roman" w:hAnsi="Arial" w:cs="Arial"/>
                <w:sz w:val="20"/>
                <w:szCs w:val="20"/>
                <w:lang w:eastAsia="ru-RU"/>
              </w:rPr>
            </w:pPr>
            <w:proofErr w:type="spellStart"/>
            <w:r w:rsidRPr="00316C79">
              <w:rPr>
                <w:rFonts w:ascii="Arial" w:eastAsia="Times New Roman" w:hAnsi="Arial" w:cs="Arial"/>
                <w:sz w:val="20"/>
                <w:szCs w:val="20"/>
                <w:lang w:eastAsia="ru-RU"/>
              </w:rPr>
              <w:t>a.k.a</w:t>
            </w:r>
            <w:proofErr w:type="spellEnd"/>
            <w:r w:rsidRPr="00316C79">
              <w:rPr>
                <w:rFonts w:ascii="Arial" w:eastAsia="Times New Roman" w:hAnsi="Arial" w:cs="Arial"/>
                <w:sz w:val="20"/>
                <w:szCs w:val="20"/>
                <w:lang w:eastAsia="ru-RU"/>
              </w:rPr>
              <w:t xml:space="preserve">. </w:t>
            </w:r>
            <w:proofErr w:type="spellStart"/>
            <w:r w:rsidRPr="00316C79">
              <w:rPr>
                <w:rFonts w:ascii="Arial" w:eastAsia="Times New Roman" w:hAnsi="Arial" w:cs="Arial"/>
                <w:sz w:val="20"/>
                <w:szCs w:val="20"/>
                <w:lang w:eastAsia="ru-RU"/>
              </w:rPr>
              <w:t>Sovfrakht</w:t>
            </w:r>
            <w:proofErr w:type="spellEnd"/>
            <w:r w:rsidRPr="00316C79">
              <w:rPr>
                <w:rFonts w:ascii="Arial" w:eastAsia="Times New Roman" w:hAnsi="Arial" w:cs="Arial"/>
                <w:sz w:val="20"/>
                <w:szCs w:val="20"/>
                <w:lang w:eastAsia="ru-RU"/>
              </w:rPr>
              <w:t xml:space="preserve"> </w:t>
            </w:r>
            <w:proofErr w:type="spellStart"/>
            <w:r w:rsidRPr="00316C79">
              <w:rPr>
                <w:rFonts w:ascii="Arial" w:eastAsia="Times New Roman" w:hAnsi="Arial" w:cs="Arial"/>
                <w:sz w:val="20"/>
                <w:szCs w:val="20"/>
                <w:lang w:eastAsia="ru-RU"/>
              </w:rPr>
              <w:t>JSC</w:t>
            </w:r>
            <w:proofErr w:type="spellEnd"/>
          </w:p>
          <w:p w14:paraId="44A357B5" w14:textId="3ADF3ACC" w:rsidR="006137D4" w:rsidRPr="006137D4" w:rsidRDefault="006137D4" w:rsidP="006137D4">
            <w:pPr>
              <w:spacing w:before="60" w:after="60" w:line="240" w:lineRule="auto"/>
              <w:jc w:val="both"/>
              <w:rPr>
                <w:rFonts w:ascii="Arial" w:eastAsia="Times New Roman" w:hAnsi="Arial" w:cs="Arial"/>
                <w:sz w:val="20"/>
                <w:szCs w:val="20"/>
                <w:lang w:eastAsia="ru-RU"/>
              </w:rPr>
            </w:pPr>
            <w:proofErr w:type="spellStart"/>
            <w:r w:rsidRPr="00316C79">
              <w:rPr>
                <w:rFonts w:ascii="Arial" w:eastAsia="Times New Roman" w:hAnsi="Arial" w:cs="Arial"/>
                <w:sz w:val="20"/>
                <w:szCs w:val="20"/>
                <w:lang w:eastAsia="ru-RU"/>
              </w:rPr>
              <w:t>a.k.a</w:t>
            </w:r>
            <w:proofErr w:type="spellEnd"/>
            <w:r w:rsidRPr="00316C79">
              <w:rPr>
                <w:rFonts w:ascii="Arial" w:eastAsia="Times New Roman" w:hAnsi="Arial" w:cs="Arial"/>
                <w:sz w:val="20"/>
                <w:szCs w:val="20"/>
                <w:lang w:eastAsia="ru-RU"/>
              </w:rPr>
              <w:t>. АО СОВФРАХТ</w:t>
            </w:r>
          </w:p>
        </w:tc>
        <w:tc>
          <w:tcPr>
            <w:tcW w:w="3119"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4968A574" w14:textId="05D59873" w:rsidR="006137D4" w:rsidRPr="006137D4" w:rsidRDefault="006137D4" w:rsidP="006137D4">
            <w:pPr>
              <w:spacing w:before="60" w:after="60" w:line="240" w:lineRule="auto"/>
              <w:jc w:val="both"/>
              <w:rPr>
                <w:rFonts w:ascii="Arial" w:eastAsia="Times New Roman" w:hAnsi="Arial" w:cs="Arial"/>
                <w:b/>
                <w:bCs/>
                <w:color w:val="000000" w:themeColor="text1"/>
                <w:sz w:val="20"/>
                <w:szCs w:val="20"/>
                <w:lang w:val="en-US" w:eastAsia="ru-RU"/>
              </w:rPr>
            </w:pPr>
            <w:bookmarkStart w:id="57" w:name="_Hlk224574537"/>
            <w:r w:rsidRPr="00316C79">
              <w:rPr>
                <w:rFonts w:ascii="Arial" w:eastAsia="Times New Roman" w:hAnsi="Arial" w:cs="Arial"/>
                <w:b/>
                <w:bCs/>
                <w:color w:val="000000" w:themeColor="text1"/>
                <w:sz w:val="20"/>
                <w:szCs w:val="20"/>
                <w:lang w:val="en-US" w:eastAsia="ru-RU"/>
              </w:rPr>
              <w:t>IMO number: 1618475</w:t>
            </w:r>
            <w:bookmarkEnd w:id="57"/>
          </w:p>
        </w:tc>
      </w:tr>
      <w:tr w:rsidR="006137D4" w:rsidRPr="006137D4" w14:paraId="57667A83" w14:textId="77777777" w:rsidTr="00FC7786">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57F51929" w14:textId="45E8489D" w:rsidR="006137D4" w:rsidRPr="00316C79" w:rsidRDefault="006137D4" w:rsidP="006137D4">
            <w:pPr>
              <w:spacing w:before="60" w:after="60" w:line="240" w:lineRule="auto"/>
              <w:jc w:val="both"/>
              <w:rPr>
                <w:rFonts w:ascii="Arial" w:eastAsia="Times New Roman" w:hAnsi="Arial" w:cs="Arial"/>
                <w:sz w:val="20"/>
                <w:szCs w:val="20"/>
                <w:lang w:eastAsia="ru-RU"/>
              </w:rPr>
            </w:pPr>
            <w:r w:rsidRPr="00316C79">
              <w:rPr>
                <w:rFonts w:ascii="Arial" w:eastAsia="Times New Roman" w:hAnsi="Arial" w:cs="Arial"/>
                <w:sz w:val="20"/>
                <w:szCs w:val="20"/>
                <w:lang w:eastAsia="ru-RU"/>
              </w:rPr>
              <w:t>471.</w:t>
            </w:r>
          </w:p>
        </w:tc>
        <w:tc>
          <w:tcPr>
            <w:tcW w:w="5760"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7B368AAB" w14:textId="77777777" w:rsidR="006137D4" w:rsidRPr="00316C79" w:rsidRDefault="006137D4" w:rsidP="006137D4">
            <w:pPr>
              <w:spacing w:before="60" w:after="60" w:line="240" w:lineRule="auto"/>
              <w:jc w:val="both"/>
              <w:rPr>
                <w:rFonts w:ascii="Arial" w:eastAsia="Times New Roman" w:hAnsi="Arial" w:cs="Arial"/>
                <w:sz w:val="20"/>
                <w:szCs w:val="20"/>
                <w:lang w:eastAsia="ru-RU"/>
              </w:rPr>
            </w:pPr>
            <w:proofErr w:type="spellStart"/>
            <w:r w:rsidRPr="00316C79">
              <w:rPr>
                <w:rFonts w:ascii="Arial" w:eastAsia="Times New Roman" w:hAnsi="Arial" w:cs="Arial"/>
                <w:sz w:val="20"/>
                <w:szCs w:val="20"/>
                <w:lang w:eastAsia="ru-RU"/>
              </w:rPr>
              <w:t>JSC</w:t>
            </w:r>
            <w:proofErr w:type="spellEnd"/>
            <w:r w:rsidRPr="00316C79">
              <w:rPr>
                <w:rFonts w:ascii="Arial" w:eastAsia="Times New Roman" w:hAnsi="Arial" w:cs="Arial"/>
                <w:sz w:val="20"/>
                <w:szCs w:val="20"/>
                <w:lang w:eastAsia="ru-RU"/>
              </w:rPr>
              <w:t xml:space="preserve"> </w:t>
            </w:r>
            <w:proofErr w:type="spellStart"/>
            <w:r w:rsidRPr="00316C79">
              <w:rPr>
                <w:rFonts w:ascii="Arial" w:eastAsia="Times New Roman" w:hAnsi="Arial" w:cs="Arial"/>
                <w:sz w:val="20"/>
                <w:szCs w:val="20"/>
                <w:lang w:eastAsia="ru-RU"/>
              </w:rPr>
              <w:t>Sovcomflot</w:t>
            </w:r>
            <w:proofErr w:type="spellEnd"/>
          </w:p>
          <w:p w14:paraId="7672C7F1" w14:textId="77777777" w:rsidR="006137D4" w:rsidRPr="00316C79" w:rsidRDefault="006137D4" w:rsidP="006137D4">
            <w:pPr>
              <w:spacing w:before="60" w:after="60" w:line="240" w:lineRule="auto"/>
              <w:jc w:val="both"/>
              <w:rPr>
                <w:rFonts w:ascii="Arial" w:eastAsia="Times New Roman" w:hAnsi="Arial" w:cs="Arial"/>
                <w:sz w:val="20"/>
                <w:szCs w:val="20"/>
                <w:lang w:eastAsia="ru-RU"/>
              </w:rPr>
            </w:pPr>
            <w:r w:rsidRPr="00316C79">
              <w:rPr>
                <w:rFonts w:ascii="Arial" w:eastAsia="Times New Roman" w:hAnsi="Arial" w:cs="Arial"/>
                <w:sz w:val="20"/>
                <w:szCs w:val="20"/>
                <w:lang w:eastAsia="ru-RU"/>
              </w:rPr>
              <w:t>Russian: ПАО Современный коммерческий флот</w:t>
            </w:r>
          </w:p>
          <w:p w14:paraId="2C6D5247" w14:textId="77777777" w:rsidR="006137D4" w:rsidRPr="00316C79" w:rsidRDefault="006137D4" w:rsidP="006137D4">
            <w:pPr>
              <w:spacing w:before="60" w:after="60" w:line="240" w:lineRule="auto"/>
              <w:jc w:val="both"/>
              <w:rPr>
                <w:rFonts w:ascii="Arial" w:eastAsia="Times New Roman" w:hAnsi="Arial" w:cs="Arial"/>
                <w:sz w:val="20"/>
                <w:szCs w:val="20"/>
                <w:lang w:eastAsia="ru-RU"/>
              </w:rPr>
            </w:pPr>
            <w:proofErr w:type="spellStart"/>
            <w:r w:rsidRPr="00316C79">
              <w:rPr>
                <w:rFonts w:ascii="Arial" w:eastAsia="Times New Roman" w:hAnsi="Arial" w:cs="Arial"/>
                <w:sz w:val="20"/>
                <w:szCs w:val="20"/>
                <w:lang w:eastAsia="ru-RU"/>
              </w:rPr>
              <w:t>a.k.a</w:t>
            </w:r>
            <w:proofErr w:type="spellEnd"/>
            <w:r w:rsidRPr="00316C79">
              <w:rPr>
                <w:rFonts w:ascii="Arial" w:eastAsia="Times New Roman" w:hAnsi="Arial" w:cs="Arial"/>
                <w:sz w:val="20"/>
                <w:szCs w:val="20"/>
                <w:lang w:eastAsia="ru-RU"/>
              </w:rPr>
              <w:t>. ПАО Совкомфлот</w:t>
            </w:r>
          </w:p>
          <w:p w14:paraId="70D31CB9" w14:textId="78FA2CA8" w:rsidR="006137D4" w:rsidRPr="00316C79" w:rsidRDefault="006137D4" w:rsidP="006137D4">
            <w:pPr>
              <w:spacing w:before="60" w:after="60" w:line="240" w:lineRule="auto"/>
              <w:jc w:val="both"/>
              <w:rPr>
                <w:rFonts w:ascii="Arial" w:eastAsia="Times New Roman" w:hAnsi="Arial" w:cs="Arial"/>
                <w:sz w:val="20"/>
                <w:szCs w:val="20"/>
                <w:lang w:eastAsia="ru-RU"/>
              </w:rPr>
            </w:pPr>
            <w:proofErr w:type="spellStart"/>
            <w:r w:rsidRPr="00316C79">
              <w:rPr>
                <w:rFonts w:ascii="Arial" w:eastAsia="Times New Roman" w:hAnsi="Arial" w:cs="Arial"/>
                <w:sz w:val="20"/>
                <w:szCs w:val="20"/>
                <w:lang w:eastAsia="ru-RU"/>
              </w:rPr>
              <w:t>a.k.a</w:t>
            </w:r>
            <w:proofErr w:type="spellEnd"/>
            <w:r w:rsidRPr="00316C79">
              <w:rPr>
                <w:rFonts w:ascii="Arial" w:eastAsia="Times New Roman" w:hAnsi="Arial" w:cs="Arial"/>
                <w:sz w:val="20"/>
                <w:szCs w:val="20"/>
                <w:lang w:eastAsia="ru-RU"/>
              </w:rPr>
              <w:t xml:space="preserve">. </w:t>
            </w:r>
            <w:proofErr w:type="spellStart"/>
            <w:r w:rsidRPr="00316C79">
              <w:rPr>
                <w:rFonts w:ascii="Arial" w:eastAsia="Times New Roman" w:hAnsi="Arial" w:cs="Arial"/>
                <w:sz w:val="20"/>
                <w:szCs w:val="20"/>
                <w:lang w:eastAsia="ru-RU"/>
              </w:rPr>
              <w:t>Sovcomflot</w:t>
            </w:r>
            <w:proofErr w:type="spellEnd"/>
          </w:p>
        </w:tc>
        <w:tc>
          <w:tcPr>
            <w:tcW w:w="3119"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6E01D572" w14:textId="012A8916" w:rsidR="006137D4" w:rsidRPr="006137D4" w:rsidRDefault="006137D4" w:rsidP="006137D4">
            <w:pPr>
              <w:spacing w:before="60" w:after="60" w:line="240" w:lineRule="auto"/>
              <w:jc w:val="both"/>
              <w:rPr>
                <w:rFonts w:ascii="Arial" w:eastAsia="Times New Roman" w:hAnsi="Arial" w:cs="Arial"/>
                <w:b/>
                <w:bCs/>
                <w:color w:val="000000" w:themeColor="text1"/>
                <w:sz w:val="20"/>
                <w:szCs w:val="20"/>
                <w:lang w:val="en-US" w:eastAsia="ru-RU"/>
              </w:rPr>
            </w:pPr>
            <w:bookmarkStart w:id="58" w:name="_Hlk224574558"/>
            <w:r w:rsidRPr="00316C79">
              <w:rPr>
                <w:rFonts w:ascii="Arial" w:eastAsia="Times New Roman" w:hAnsi="Arial" w:cs="Arial"/>
                <w:b/>
                <w:bCs/>
                <w:color w:val="000000" w:themeColor="text1"/>
                <w:sz w:val="20"/>
                <w:szCs w:val="20"/>
                <w:lang w:val="en-US" w:eastAsia="ru-RU"/>
              </w:rPr>
              <w:t>IMO number: 1351347</w:t>
            </w:r>
            <w:bookmarkEnd w:id="58"/>
          </w:p>
        </w:tc>
      </w:tr>
      <w:tr w:rsidR="006137D4" w:rsidRPr="006137D4" w14:paraId="40752FD7" w14:textId="77777777" w:rsidTr="00FC7786">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7860D15D" w14:textId="360EECC7" w:rsidR="006137D4" w:rsidRPr="00316C79" w:rsidRDefault="006137D4" w:rsidP="006137D4">
            <w:pPr>
              <w:spacing w:before="60" w:after="60" w:line="240" w:lineRule="auto"/>
              <w:jc w:val="both"/>
              <w:rPr>
                <w:rFonts w:ascii="Arial" w:eastAsia="Times New Roman" w:hAnsi="Arial" w:cs="Arial"/>
                <w:sz w:val="20"/>
                <w:szCs w:val="20"/>
                <w:lang w:eastAsia="ru-RU"/>
              </w:rPr>
            </w:pPr>
            <w:r w:rsidRPr="00316C79">
              <w:rPr>
                <w:rFonts w:ascii="Arial" w:eastAsia="Times New Roman" w:hAnsi="Arial" w:cs="Arial"/>
                <w:sz w:val="20"/>
                <w:szCs w:val="20"/>
                <w:lang w:eastAsia="ru-RU"/>
              </w:rPr>
              <w:lastRenderedPageBreak/>
              <w:t>480.</w:t>
            </w:r>
          </w:p>
        </w:tc>
        <w:tc>
          <w:tcPr>
            <w:tcW w:w="5760"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759E6728" w14:textId="77777777" w:rsidR="006137D4" w:rsidRPr="00316C79" w:rsidRDefault="006137D4" w:rsidP="006137D4">
            <w:pPr>
              <w:spacing w:before="60" w:after="60" w:line="240" w:lineRule="auto"/>
              <w:jc w:val="both"/>
              <w:rPr>
                <w:rFonts w:ascii="Arial" w:eastAsia="Times New Roman" w:hAnsi="Arial" w:cs="Arial"/>
                <w:sz w:val="20"/>
                <w:szCs w:val="20"/>
                <w:lang w:eastAsia="ru-RU"/>
              </w:rPr>
            </w:pPr>
            <w:r w:rsidRPr="00316C79">
              <w:rPr>
                <w:rFonts w:ascii="Arial" w:eastAsia="Times New Roman" w:hAnsi="Arial" w:cs="Arial"/>
                <w:sz w:val="20"/>
                <w:szCs w:val="20"/>
                <w:lang w:eastAsia="ru-RU"/>
              </w:rPr>
              <w:t xml:space="preserve">Limited </w:t>
            </w:r>
            <w:proofErr w:type="spellStart"/>
            <w:r w:rsidRPr="00316C79">
              <w:rPr>
                <w:rFonts w:ascii="Arial" w:eastAsia="Times New Roman" w:hAnsi="Arial" w:cs="Arial"/>
                <w:sz w:val="20"/>
                <w:szCs w:val="20"/>
                <w:lang w:eastAsia="ru-RU"/>
              </w:rPr>
              <w:t>Liability</w:t>
            </w:r>
            <w:proofErr w:type="spellEnd"/>
            <w:r w:rsidRPr="00316C79">
              <w:rPr>
                <w:rFonts w:ascii="Arial" w:eastAsia="Times New Roman" w:hAnsi="Arial" w:cs="Arial"/>
                <w:sz w:val="20"/>
                <w:szCs w:val="20"/>
                <w:lang w:eastAsia="ru-RU"/>
              </w:rPr>
              <w:t xml:space="preserve"> Company </w:t>
            </w:r>
            <w:proofErr w:type="spellStart"/>
            <w:r w:rsidRPr="00316C79">
              <w:rPr>
                <w:rFonts w:ascii="Arial" w:eastAsia="Times New Roman" w:hAnsi="Arial" w:cs="Arial"/>
                <w:sz w:val="20"/>
                <w:szCs w:val="20"/>
                <w:lang w:eastAsia="ru-RU"/>
              </w:rPr>
              <w:t>Investneftetrade</w:t>
            </w:r>
            <w:proofErr w:type="spellEnd"/>
          </w:p>
          <w:p w14:paraId="58E853B4" w14:textId="77777777" w:rsidR="006137D4" w:rsidRPr="00316C79" w:rsidRDefault="006137D4" w:rsidP="006137D4">
            <w:pPr>
              <w:spacing w:before="60" w:after="60" w:line="240" w:lineRule="auto"/>
              <w:jc w:val="both"/>
              <w:rPr>
                <w:rFonts w:ascii="Arial" w:eastAsia="Times New Roman" w:hAnsi="Arial" w:cs="Arial"/>
                <w:sz w:val="20"/>
                <w:szCs w:val="20"/>
                <w:lang w:eastAsia="ru-RU"/>
              </w:rPr>
            </w:pPr>
            <w:r w:rsidRPr="00316C79">
              <w:rPr>
                <w:rFonts w:ascii="Arial" w:eastAsia="Times New Roman" w:hAnsi="Arial" w:cs="Arial"/>
                <w:sz w:val="20"/>
                <w:szCs w:val="20"/>
                <w:lang w:eastAsia="ru-RU"/>
              </w:rPr>
              <w:t>Russian: ОБЩЕСТВО С ОГРАНИЧЕННОЙ ОТВЕТСТВЕННОСТЬЮ “</w:t>
            </w:r>
            <w:proofErr w:type="spellStart"/>
            <w:r w:rsidRPr="00316C79">
              <w:rPr>
                <w:rFonts w:ascii="Arial" w:eastAsia="Times New Roman" w:hAnsi="Arial" w:cs="Arial"/>
                <w:sz w:val="20"/>
                <w:szCs w:val="20"/>
                <w:lang w:eastAsia="ru-RU"/>
              </w:rPr>
              <w:t>ИНВЕСТНЕФТЕТРЕЙД</w:t>
            </w:r>
            <w:proofErr w:type="spellEnd"/>
            <w:r w:rsidRPr="00316C79">
              <w:rPr>
                <w:rFonts w:ascii="Arial" w:eastAsia="Times New Roman" w:hAnsi="Arial" w:cs="Arial"/>
                <w:sz w:val="20"/>
                <w:szCs w:val="20"/>
                <w:lang w:eastAsia="ru-RU"/>
              </w:rPr>
              <w:t>”</w:t>
            </w:r>
          </w:p>
          <w:p w14:paraId="63E00910" w14:textId="77777777" w:rsidR="006137D4" w:rsidRPr="00316C79" w:rsidRDefault="006137D4" w:rsidP="006137D4">
            <w:pPr>
              <w:spacing w:before="60" w:after="60" w:line="240" w:lineRule="auto"/>
              <w:jc w:val="both"/>
              <w:rPr>
                <w:rFonts w:ascii="Arial" w:eastAsia="Times New Roman" w:hAnsi="Arial" w:cs="Arial"/>
                <w:sz w:val="20"/>
                <w:szCs w:val="20"/>
                <w:lang w:val="en-US" w:eastAsia="ru-RU"/>
              </w:rPr>
            </w:pPr>
            <w:r w:rsidRPr="00316C79">
              <w:rPr>
                <w:rFonts w:ascii="Arial" w:eastAsia="Times New Roman" w:hAnsi="Arial" w:cs="Arial"/>
                <w:sz w:val="20"/>
                <w:szCs w:val="20"/>
                <w:lang w:val="en-US" w:eastAsia="ru-RU"/>
              </w:rPr>
              <w:t xml:space="preserve">a.k.a. </w:t>
            </w:r>
            <w:proofErr w:type="spellStart"/>
            <w:r w:rsidRPr="00316C79">
              <w:rPr>
                <w:rFonts w:ascii="Arial" w:eastAsia="Times New Roman" w:hAnsi="Arial" w:cs="Arial"/>
                <w:sz w:val="20"/>
                <w:szCs w:val="20"/>
                <w:lang w:val="en-US" w:eastAsia="ru-RU"/>
              </w:rPr>
              <w:t>Investneftetrade</w:t>
            </w:r>
            <w:proofErr w:type="spellEnd"/>
          </w:p>
          <w:p w14:paraId="24C8A180" w14:textId="77777777" w:rsidR="006137D4" w:rsidRPr="00316C79" w:rsidRDefault="006137D4" w:rsidP="006137D4">
            <w:pPr>
              <w:spacing w:before="60" w:after="60" w:line="240" w:lineRule="auto"/>
              <w:jc w:val="both"/>
              <w:rPr>
                <w:rFonts w:ascii="Arial" w:eastAsia="Times New Roman" w:hAnsi="Arial" w:cs="Arial"/>
                <w:sz w:val="20"/>
                <w:szCs w:val="20"/>
                <w:lang w:val="en-US" w:eastAsia="ru-RU"/>
              </w:rPr>
            </w:pPr>
            <w:r w:rsidRPr="00316C79">
              <w:rPr>
                <w:rFonts w:ascii="Arial" w:eastAsia="Times New Roman" w:hAnsi="Arial" w:cs="Arial"/>
                <w:sz w:val="20"/>
                <w:szCs w:val="20"/>
                <w:lang w:val="en-US" w:eastAsia="ru-RU"/>
              </w:rPr>
              <w:t xml:space="preserve">a.k.a. </w:t>
            </w:r>
            <w:proofErr w:type="spellStart"/>
            <w:r w:rsidRPr="00316C79">
              <w:rPr>
                <w:rFonts w:ascii="Arial" w:eastAsia="Times New Roman" w:hAnsi="Arial" w:cs="Arial"/>
                <w:sz w:val="20"/>
                <w:szCs w:val="20"/>
                <w:lang w:val="en-US" w:eastAsia="ru-RU"/>
              </w:rPr>
              <w:t>Investneftetrade</w:t>
            </w:r>
            <w:proofErr w:type="spellEnd"/>
            <w:r w:rsidRPr="00316C79">
              <w:rPr>
                <w:rFonts w:ascii="Arial" w:eastAsia="Times New Roman" w:hAnsi="Arial" w:cs="Arial"/>
                <w:sz w:val="20"/>
                <w:szCs w:val="20"/>
                <w:lang w:val="en-US" w:eastAsia="ru-RU"/>
              </w:rPr>
              <w:t xml:space="preserve"> LLC</w:t>
            </w:r>
          </w:p>
          <w:p w14:paraId="3FE87A8D" w14:textId="77777777" w:rsidR="006137D4" w:rsidRPr="00316C79" w:rsidRDefault="006137D4" w:rsidP="006137D4">
            <w:pPr>
              <w:spacing w:before="60" w:after="60" w:line="240" w:lineRule="auto"/>
              <w:jc w:val="both"/>
              <w:rPr>
                <w:rFonts w:ascii="Arial" w:eastAsia="Times New Roman" w:hAnsi="Arial" w:cs="Arial"/>
                <w:sz w:val="20"/>
                <w:szCs w:val="20"/>
                <w:lang w:val="en-US" w:eastAsia="ru-RU"/>
              </w:rPr>
            </w:pPr>
            <w:r w:rsidRPr="00316C79">
              <w:rPr>
                <w:rFonts w:ascii="Arial" w:eastAsia="Times New Roman" w:hAnsi="Arial" w:cs="Arial"/>
                <w:sz w:val="20"/>
                <w:szCs w:val="20"/>
                <w:lang w:val="en-US" w:eastAsia="ru-RU"/>
              </w:rPr>
              <w:t xml:space="preserve">a.k.a. </w:t>
            </w:r>
            <w:proofErr w:type="spellStart"/>
            <w:r w:rsidRPr="00316C79">
              <w:rPr>
                <w:rFonts w:ascii="Arial" w:eastAsia="Times New Roman" w:hAnsi="Arial" w:cs="Arial"/>
                <w:sz w:val="20"/>
                <w:szCs w:val="20"/>
                <w:lang w:val="en-US" w:eastAsia="ru-RU"/>
              </w:rPr>
              <w:t>Investneftetreyd</w:t>
            </w:r>
            <w:proofErr w:type="spellEnd"/>
          </w:p>
          <w:p w14:paraId="54B23EE6" w14:textId="77777777" w:rsidR="006137D4" w:rsidRPr="00316C79" w:rsidRDefault="006137D4" w:rsidP="006137D4">
            <w:pPr>
              <w:spacing w:before="60" w:after="60" w:line="240" w:lineRule="auto"/>
              <w:jc w:val="both"/>
              <w:rPr>
                <w:rFonts w:ascii="Arial" w:eastAsia="Times New Roman" w:hAnsi="Arial" w:cs="Arial"/>
                <w:sz w:val="20"/>
                <w:szCs w:val="20"/>
                <w:lang w:val="en-US" w:eastAsia="ru-RU"/>
              </w:rPr>
            </w:pPr>
            <w:r w:rsidRPr="00316C79">
              <w:rPr>
                <w:rFonts w:ascii="Arial" w:eastAsia="Times New Roman" w:hAnsi="Arial" w:cs="Arial"/>
                <w:sz w:val="20"/>
                <w:szCs w:val="20"/>
                <w:lang w:val="en-US" w:eastAsia="ru-RU"/>
              </w:rPr>
              <w:t xml:space="preserve">a.k.a. </w:t>
            </w:r>
            <w:r w:rsidRPr="00316C79">
              <w:rPr>
                <w:rFonts w:ascii="Arial" w:eastAsia="Times New Roman" w:hAnsi="Arial" w:cs="Arial"/>
                <w:sz w:val="20"/>
                <w:szCs w:val="20"/>
                <w:lang w:eastAsia="ru-RU"/>
              </w:rPr>
              <w:t>ООО</w:t>
            </w:r>
            <w:r w:rsidRPr="00316C79">
              <w:rPr>
                <w:rFonts w:ascii="Arial" w:eastAsia="Times New Roman" w:hAnsi="Arial" w:cs="Arial"/>
                <w:sz w:val="20"/>
                <w:szCs w:val="20"/>
                <w:lang w:val="en-US" w:eastAsia="ru-RU"/>
              </w:rPr>
              <w:t xml:space="preserve"> “</w:t>
            </w:r>
            <w:proofErr w:type="spellStart"/>
            <w:r w:rsidRPr="00316C79">
              <w:rPr>
                <w:rFonts w:ascii="Arial" w:eastAsia="Times New Roman" w:hAnsi="Arial" w:cs="Arial"/>
                <w:sz w:val="20"/>
                <w:szCs w:val="20"/>
                <w:lang w:eastAsia="ru-RU"/>
              </w:rPr>
              <w:t>ИНВЕСТНЕФТЕТРЕЙД</w:t>
            </w:r>
            <w:proofErr w:type="spellEnd"/>
            <w:r w:rsidRPr="00316C79">
              <w:rPr>
                <w:rFonts w:ascii="Arial" w:eastAsia="Times New Roman" w:hAnsi="Arial" w:cs="Arial"/>
                <w:sz w:val="20"/>
                <w:szCs w:val="20"/>
                <w:lang w:val="en-US" w:eastAsia="ru-RU"/>
              </w:rPr>
              <w:t>”</w:t>
            </w:r>
          </w:p>
          <w:p w14:paraId="354CCE61" w14:textId="5523E8ED" w:rsidR="006137D4" w:rsidRPr="00316C79" w:rsidRDefault="006137D4" w:rsidP="006137D4">
            <w:pPr>
              <w:spacing w:before="60" w:after="60" w:line="240" w:lineRule="auto"/>
              <w:jc w:val="both"/>
              <w:rPr>
                <w:rFonts w:ascii="Arial" w:eastAsia="Times New Roman" w:hAnsi="Arial" w:cs="Arial"/>
                <w:sz w:val="20"/>
                <w:szCs w:val="20"/>
                <w:lang w:eastAsia="ru-RU"/>
              </w:rPr>
            </w:pPr>
            <w:proofErr w:type="spellStart"/>
            <w:r w:rsidRPr="00316C79">
              <w:rPr>
                <w:rFonts w:ascii="Arial" w:eastAsia="Times New Roman" w:hAnsi="Arial" w:cs="Arial"/>
                <w:sz w:val="20"/>
                <w:szCs w:val="20"/>
                <w:lang w:eastAsia="ru-RU"/>
              </w:rPr>
              <w:t>a.k.a</w:t>
            </w:r>
            <w:proofErr w:type="spellEnd"/>
            <w:r w:rsidRPr="00316C79">
              <w:rPr>
                <w:rFonts w:ascii="Arial" w:eastAsia="Times New Roman" w:hAnsi="Arial" w:cs="Arial"/>
                <w:sz w:val="20"/>
                <w:szCs w:val="20"/>
                <w:lang w:eastAsia="ru-RU"/>
              </w:rPr>
              <w:t xml:space="preserve">. </w:t>
            </w:r>
            <w:proofErr w:type="spellStart"/>
            <w:r w:rsidRPr="00316C79">
              <w:rPr>
                <w:rFonts w:ascii="Arial" w:eastAsia="Times New Roman" w:hAnsi="Arial" w:cs="Arial"/>
                <w:sz w:val="20"/>
                <w:szCs w:val="20"/>
                <w:lang w:eastAsia="ru-RU"/>
              </w:rPr>
              <w:t>ИНВЕСТНЕФТЕТРЕЙД</w:t>
            </w:r>
            <w:proofErr w:type="spellEnd"/>
          </w:p>
        </w:tc>
        <w:tc>
          <w:tcPr>
            <w:tcW w:w="3119"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5E9620CD" w14:textId="19597FCA" w:rsidR="006137D4" w:rsidRPr="006137D4" w:rsidRDefault="006137D4" w:rsidP="006137D4">
            <w:pPr>
              <w:spacing w:before="60" w:after="60" w:line="240" w:lineRule="auto"/>
              <w:jc w:val="both"/>
              <w:rPr>
                <w:rFonts w:ascii="Arial" w:eastAsia="Times New Roman" w:hAnsi="Arial" w:cs="Arial"/>
                <w:b/>
                <w:bCs/>
                <w:color w:val="000000" w:themeColor="text1"/>
                <w:sz w:val="20"/>
                <w:szCs w:val="20"/>
                <w:lang w:val="en-US" w:eastAsia="ru-RU"/>
              </w:rPr>
            </w:pPr>
            <w:bookmarkStart w:id="59" w:name="_Hlk224574568"/>
            <w:proofErr w:type="spellStart"/>
            <w:r w:rsidRPr="00316C79">
              <w:rPr>
                <w:rFonts w:ascii="Arial" w:eastAsia="Times New Roman" w:hAnsi="Arial" w:cs="Arial"/>
                <w:b/>
                <w:bCs/>
                <w:color w:val="000000" w:themeColor="text1"/>
                <w:sz w:val="20"/>
                <w:szCs w:val="20"/>
                <w:lang w:eastAsia="ru-RU"/>
              </w:rPr>
              <w:t>IMO</w:t>
            </w:r>
            <w:proofErr w:type="spellEnd"/>
            <w:r w:rsidRPr="00316C79">
              <w:rPr>
                <w:rFonts w:ascii="Arial" w:eastAsia="Times New Roman" w:hAnsi="Arial" w:cs="Arial"/>
                <w:b/>
                <w:bCs/>
                <w:color w:val="000000" w:themeColor="text1"/>
                <w:sz w:val="20"/>
                <w:szCs w:val="20"/>
                <w:lang w:eastAsia="ru-RU"/>
              </w:rPr>
              <w:t xml:space="preserve"> </w:t>
            </w:r>
            <w:proofErr w:type="spellStart"/>
            <w:r w:rsidRPr="00316C79">
              <w:rPr>
                <w:rFonts w:ascii="Arial" w:eastAsia="Times New Roman" w:hAnsi="Arial" w:cs="Arial"/>
                <w:b/>
                <w:bCs/>
                <w:color w:val="000000" w:themeColor="text1"/>
                <w:sz w:val="20"/>
                <w:szCs w:val="20"/>
                <w:lang w:eastAsia="ru-RU"/>
              </w:rPr>
              <w:t>number</w:t>
            </w:r>
            <w:proofErr w:type="spellEnd"/>
            <w:r w:rsidRPr="00316C79">
              <w:rPr>
                <w:rFonts w:ascii="Arial" w:eastAsia="Times New Roman" w:hAnsi="Arial" w:cs="Arial"/>
                <w:b/>
                <w:bCs/>
                <w:color w:val="000000" w:themeColor="text1"/>
                <w:sz w:val="20"/>
                <w:szCs w:val="20"/>
                <w:lang w:eastAsia="ru-RU"/>
              </w:rPr>
              <w:t>: 6385581</w:t>
            </w:r>
            <w:bookmarkEnd w:id="59"/>
          </w:p>
        </w:tc>
      </w:tr>
      <w:tr w:rsidR="006137D4" w:rsidRPr="006137D4" w14:paraId="460AC78D" w14:textId="77777777" w:rsidTr="00FC7786">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68467C0D" w14:textId="66D4CF06" w:rsidR="006137D4" w:rsidRPr="00316C79" w:rsidRDefault="006137D4" w:rsidP="006137D4">
            <w:pPr>
              <w:spacing w:before="60" w:after="60" w:line="240" w:lineRule="auto"/>
              <w:jc w:val="both"/>
              <w:rPr>
                <w:rFonts w:ascii="Arial" w:eastAsia="Times New Roman" w:hAnsi="Arial" w:cs="Arial"/>
                <w:sz w:val="20"/>
                <w:szCs w:val="20"/>
                <w:lang w:eastAsia="ru-RU"/>
              </w:rPr>
            </w:pPr>
            <w:r w:rsidRPr="00316C79">
              <w:rPr>
                <w:rFonts w:ascii="Arial" w:eastAsia="Times New Roman" w:hAnsi="Arial" w:cs="Arial"/>
                <w:sz w:val="20"/>
                <w:szCs w:val="20"/>
                <w:lang w:eastAsia="ru-RU"/>
              </w:rPr>
              <w:t>481.</w:t>
            </w:r>
          </w:p>
        </w:tc>
        <w:tc>
          <w:tcPr>
            <w:tcW w:w="5760"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0D1718DC" w14:textId="77777777" w:rsidR="006137D4" w:rsidRPr="00316C79" w:rsidRDefault="006137D4" w:rsidP="006137D4">
            <w:pPr>
              <w:spacing w:before="60" w:after="60" w:line="240" w:lineRule="auto"/>
              <w:jc w:val="both"/>
              <w:rPr>
                <w:rFonts w:ascii="Arial" w:eastAsia="Times New Roman" w:hAnsi="Arial" w:cs="Arial"/>
                <w:sz w:val="20"/>
                <w:szCs w:val="20"/>
                <w:lang w:eastAsia="ru-RU"/>
              </w:rPr>
            </w:pPr>
            <w:r w:rsidRPr="00316C79">
              <w:rPr>
                <w:rFonts w:ascii="Arial" w:eastAsia="Times New Roman" w:hAnsi="Arial" w:cs="Arial"/>
                <w:sz w:val="20"/>
                <w:szCs w:val="20"/>
                <w:lang w:eastAsia="ru-RU"/>
              </w:rPr>
              <w:t xml:space="preserve">Limited </w:t>
            </w:r>
            <w:proofErr w:type="spellStart"/>
            <w:r w:rsidRPr="00316C79">
              <w:rPr>
                <w:rFonts w:ascii="Arial" w:eastAsia="Times New Roman" w:hAnsi="Arial" w:cs="Arial"/>
                <w:sz w:val="20"/>
                <w:szCs w:val="20"/>
                <w:lang w:eastAsia="ru-RU"/>
              </w:rPr>
              <w:t>Liability</w:t>
            </w:r>
            <w:proofErr w:type="spellEnd"/>
            <w:r w:rsidRPr="00316C79">
              <w:rPr>
                <w:rFonts w:ascii="Arial" w:eastAsia="Times New Roman" w:hAnsi="Arial" w:cs="Arial"/>
                <w:sz w:val="20"/>
                <w:szCs w:val="20"/>
                <w:lang w:eastAsia="ru-RU"/>
              </w:rPr>
              <w:t xml:space="preserve"> Company Prime Shipping</w:t>
            </w:r>
          </w:p>
          <w:p w14:paraId="4A21772E" w14:textId="77777777" w:rsidR="006137D4" w:rsidRPr="00316C79" w:rsidRDefault="006137D4" w:rsidP="006137D4">
            <w:pPr>
              <w:spacing w:before="60" w:after="60" w:line="240" w:lineRule="auto"/>
              <w:jc w:val="both"/>
              <w:rPr>
                <w:rFonts w:ascii="Arial" w:eastAsia="Times New Roman" w:hAnsi="Arial" w:cs="Arial"/>
                <w:sz w:val="20"/>
                <w:szCs w:val="20"/>
                <w:lang w:eastAsia="ru-RU"/>
              </w:rPr>
            </w:pPr>
            <w:r w:rsidRPr="00316C79">
              <w:rPr>
                <w:rFonts w:ascii="Arial" w:eastAsia="Times New Roman" w:hAnsi="Arial" w:cs="Arial"/>
                <w:sz w:val="20"/>
                <w:szCs w:val="20"/>
                <w:lang w:eastAsia="ru-RU"/>
              </w:rPr>
              <w:t>Russian: Общество с Ограниченной Ответственностью “Прайм Шиппинг”</w:t>
            </w:r>
          </w:p>
          <w:p w14:paraId="00E5EF97" w14:textId="77777777" w:rsidR="006137D4" w:rsidRPr="00316C79" w:rsidRDefault="006137D4" w:rsidP="006137D4">
            <w:pPr>
              <w:spacing w:before="60" w:after="60" w:line="240" w:lineRule="auto"/>
              <w:jc w:val="both"/>
              <w:rPr>
                <w:rFonts w:ascii="Arial" w:eastAsia="Times New Roman" w:hAnsi="Arial" w:cs="Arial"/>
                <w:sz w:val="20"/>
                <w:szCs w:val="20"/>
                <w:lang w:val="en-US" w:eastAsia="ru-RU"/>
              </w:rPr>
            </w:pPr>
            <w:r w:rsidRPr="00316C79">
              <w:rPr>
                <w:rFonts w:ascii="Arial" w:eastAsia="Times New Roman" w:hAnsi="Arial" w:cs="Arial"/>
                <w:sz w:val="20"/>
                <w:szCs w:val="20"/>
                <w:lang w:val="en-US" w:eastAsia="ru-RU"/>
              </w:rPr>
              <w:t>a.k.a. PRIME SHIPPING LLC-RUS</w:t>
            </w:r>
          </w:p>
          <w:p w14:paraId="10251919" w14:textId="77777777" w:rsidR="006137D4" w:rsidRPr="00316C79" w:rsidRDefault="006137D4" w:rsidP="006137D4">
            <w:pPr>
              <w:spacing w:before="60" w:after="60" w:line="240" w:lineRule="auto"/>
              <w:jc w:val="both"/>
              <w:rPr>
                <w:rFonts w:ascii="Arial" w:eastAsia="Times New Roman" w:hAnsi="Arial" w:cs="Arial"/>
                <w:sz w:val="20"/>
                <w:szCs w:val="20"/>
                <w:lang w:val="en-US" w:eastAsia="ru-RU"/>
              </w:rPr>
            </w:pPr>
            <w:r w:rsidRPr="00316C79">
              <w:rPr>
                <w:rFonts w:ascii="Arial" w:eastAsia="Times New Roman" w:hAnsi="Arial" w:cs="Arial"/>
                <w:sz w:val="20"/>
                <w:szCs w:val="20"/>
                <w:lang w:val="en-US" w:eastAsia="ru-RU"/>
              </w:rPr>
              <w:t>a.k.a. Prime Shipping</w:t>
            </w:r>
          </w:p>
          <w:p w14:paraId="7A40921F" w14:textId="77777777" w:rsidR="006137D4" w:rsidRPr="00316C79" w:rsidRDefault="006137D4" w:rsidP="006137D4">
            <w:pPr>
              <w:spacing w:before="60" w:after="60" w:line="240" w:lineRule="auto"/>
              <w:jc w:val="both"/>
              <w:rPr>
                <w:rFonts w:ascii="Arial" w:eastAsia="Times New Roman" w:hAnsi="Arial" w:cs="Arial"/>
                <w:sz w:val="20"/>
                <w:szCs w:val="20"/>
                <w:lang w:val="en-US" w:eastAsia="ru-RU"/>
              </w:rPr>
            </w:pPr>
            <w:r w:rsidRPr="00316C79">
              <w:rPr>
                <w:rFonts w:ascii="Arial" w:eastAsia="Times New Roman" w:hAnsi="Arial" w:cs="Arial"/>
                <w:sz w:val="20"/>
                <w:szCs w:val="20"/>
                <w:lang w:val="en-US" w:eastAsia="ru-RU"/>
              </w:rPr>
              <w:t xml:space="preserve">a.k.a. </w:t>
            </w:r>
            <w:proofErr w:type="spellStart"/>
            <w:r w:rsidRPr="00316C79">
              <w:rPr>
                <w:rFonts w:ascii="Arial" w:eastAsia="Times New Roman" w:hAnsi="Arial" w:cs="Arial"/>
                <w:sz w:val="20"/>
                <w:szCs w:val="20"/>
                <w:lang w:val="en-US" w:eastAsia="ru-RU"/>
              </w:rPr>
              <w:t>Praim</w:t>
            </w:r>
            <w:proofErr w:type="spellEnd"/>
            <w:r w:rsidRPr="00316C79">
              <w:rPr>
                <w:rFonts w:ascii="Arial" w:eastAsia="Times New Roman" w:hAnsi="Arial" w:cs="Arial"/>
                <w:sz w:val="20"/>
                <w:szCs w:val="20"/>
                <w:lang w:val="en-US" w:eastAsia="ru-RU"/>
              </w:rPr>
              <w:t xml:space="preserve"> Shipping</w:t>
            </w:r>
          </w:p>
          <w:p w14:paraId="1A32A3E4" w14:textId="77777777" w:rsidR="006137D4" w:rsidRPr="00316C79" w:rsidRDefault="006137D4" w:rsidP="006137D4">
            <w:pPr>
              <w:spacing w:before="60" w:after="60" w:line="240" w:lineRule="auto"/>
              <w:jc w:val="both"/>
              <w:rPr>
                <w:rFonts w:ascii="Arial" w:eastAsia="Times New Roman" w:hAnsi="Arial" w:cs="Arial"/>
                <w:sz w:val="20"/>
                <w:szCs w:val="20"/>
                <w:lang w:val="en-US" w:eastAsia="ru-RU"/>
              </w:rPr>
            </w:pPr>
            <w:r w:rsidRPr="00316C79">
              <w:rPr>
                <w:rFonts w:ascii="Arial" w:eastAsia="Times New Roman" w:hAnsi="Arial" w:cs="Arial"/>
                <w:sz w:val="20"/>
                <w:szCs w:val="20"/>
                <w:lang w:val="en-US" w:eastAsia="ru-RU"/>
              </w:rPr>
              <w:t xml:space="preserve">a.k.a. </w:t>
            </w:r>
            <w:r w:rsidRPr="00316C79">
              <w:rPr>
                <w:rFonts w:ascii="Arial" w:eastAsia="Times New Roman" w:hAnsi="Arial" w:cs="Arial"/>
                <w:sz w:val="20"/>
                <w:szCs w:val="20"/>
                <w:lang w:eastAsia="ru-RU"/>
              </w:rPr>
              <w:t>ООО</w:t>
            </w:r>
            <w:r w:rsidRPr="00316C79">
              <w:rPr>
                <w:rFonts w:ascii="Arial" w:eastAsia="Times New Roman" w:hAnsi="Arial" w:cs="Arial"/>
                <w:sz w:val="20"/>
                <w:szCs w:val="20"/>
                <w:lang w:val="en-US" w:eastAsia="ru-RU"/>
              </w:rPr>
              <w:t xml:space="preserve"> “</w:t>
            </w:r>
            <w:r w:rsidRPr="00316C79">
              <w:rPr>
                <w:rFonts w:ascii="Arial" w:eastAsia="Times New Roman" w:hAnsi="Arial" w:cs="Arial"/>
                <w:sz w:val="20"/>
                <w:szCs w:val="20"/>
                <w:lang w:eastAsia="ru-RU"/>
              </w:rPr>
              <w:t>Прайм</w:t>
            </w:r>
            <w:r w:rsidRPr="00316C79">
              <w:rPr>
                <w:rFonts w:ascii="Arial" w:eastAsia="Times New Roman" w:hAnsi="Arial" w:cs="Arial"/>
                <w:sz w:val="20"/>
                <w:szCs w:val="20"/>
                <w:lang w:val="en-US" w:eastAsia="ru-RU"/>
              </w:rPr>
              <w:t xml:space="preserve"> </w:t>
            </w:r>
            <w:r w:rsidRPr="00316C79">
              <w:rPr>
                <w:rFonts w:ascii="Arial" w:eastAsia="Times New Roman" w:hAnsi="Arial" w:cs="Arial"/>
                <w:sz w:val="20"/>
                <w:szCs w:val="20"/>
                <w:lang w:eastAsia="ru-RU"/>
              </w:rPr>
              <w:t>Шиппинг</w:t>
            </w:r>
            <w:r w:rsidRPr="00316C79">
              <w:rPr>
                <w:rFonts w:ascii="Arial" w:eastAsia="Times New Roman" w:hAnsi="Arial" w:cs="Arial"/>
                <w:sz w:val="20"/>
                <w:szCs w:val="20"/>
                <w:lang w:val="en-US" w:eastAsia="ru-RU"/>
              </w:rPr>
              <w:t>”</w:t>
            </w:r>
          </w:p>
          <w:p w14:paraId="73120092" w14:textId="23C61DFF" w:rsidR="006137D4" w:rsidRPr="006137D4" w:rsidRDefault="006137D4" w:rsidP="006137D4">
            <w:pPr>
              <w:spacing w:before="60" w:after="60" w:line="240" w:lineRule="auto"/>
              <w:jc w:val="both"/>
              <w:rPr>
                <w:rFonts w:ascii="Arial" w:eastAsia="Times New Roman" w:hAnsi="Arial" w:cs="Arial"/>
                <w:sz w:val="20"/>
                <w:szCs w:val="20"/>
                <w:lang w:val="en-US" w:eastAsia="ru-RU"/>
              </w:rPr>
            </w:pPr>
            <w:r w:rsidRPr="00316C79">
              <w:rPr>
                <w:rFonts w:ascii="Arial" w:eastAsia="Times New Roman" w:hAnsi="Arial" w:cs="Arial"/>
                <w:sz w:val="20"/>
                <w:szCs w:val="20"/>
                <w:lang w:val="en-US" w:eastAsia="ru-RU"/>
              </w:rPr>
              <w:t xml:space="preserve">a.k.a. </w:t>
            </w:r>
            <w:r w:rsidRPr="00316C79">
              <w:rPr>
                <w:rFonts w:ascii="Arial" w:eastAsia="Times New Roman" w:hAnsi="Arial" w:cs="Arial"/>
                <w:sz w:val="20"/>
                <w:szCs w:val="20"/>
                <w:lang w:eastAsia="ru-RU"/>
              </w:rPr>
              <w:t>Прайм</w:t>
            </w:r>
            <w:r w:rsidRPr="00316C79">
              <w:rPr>
                <w:rFonts w:ascii="Arial" w:eastAsia="Times New Roman" w:hAnsi="Arial" w:cs="Arial"/>
                <w:sz w:val="20"/>
                <w:szCs w:val="20"/>
                <w:lang w:val="en-US" w:eastAsia="ru-RU"/>
              </w:rPr>
              <w:t xml:space="preserve"> </w:t>
            </w:r>
            <w:r w:rsidRPr="00316C79">
              <w:rPr>
                <w:rFonts w:ascii="Arial" w:eastAsia="Times New Roman" w:hAnsi="Arial" w:cs="Arial"/>
                <w:sz w:val="20"/>
                <w:szCs w:val="20"/>
                <w:lang w:eastAsia="ru-RU"/>
              </w:rPr>
              <w:t>Шиппинг</w:t>
            </w:r>
          </w:p>
        </w:tc>
        <w:tc>
          <w:tcPr>
            <w:tcW w:w="3119"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14ACD8ED" w14:textId="692A6A2E" w:rsidR="006137D4" w:rsidRPr="006137D4" w:rsidRDefault="006137D4" w:rsidP="006137D4">
            <w:pPr>
              <w:spacing w:before="60" w:after="60" w:line="240" w:lineRule="auto"/>
              <w:jc w:val="both"/>
              <w:rPr>
                <w:rFonts w:ascii="Arial" w:eastAsia="Times New Roman" w:hAnsi="Arial" w:cs="Arial"/>
                <w:b/>
                <w:bCs/>
                <w:color w:val="000000" w:themeColor="text1"/>
                <w:sz w:val="20"/>
                <w:szCs w:val="20"/>
                <w:lang w:eastAsia="ru-RU"/>
              </w:rPr>
            </w:pPr>
            <w:bookmarkStart w:id="60" w:name="_Hlk224574584"/>
            <w:proofErr w:type="spellStart"/>
            <w:r w:rsidRPr="00316C79">
              <w:rPr>
                <w:rFonts w:ascii="Arial" w:eastAsia="Times New Roman" w:hAnsi="Arial" w:cs="Arial"/>
                <w:b/>
                <w:bCs/>
                <w:color w:val="000000" w:themeColor="text1"/>
                <w:sz w:val="20"/>
                <w:szCs w:val="20"/>
                <w:lang w:eastAsia="ru-RU"/>
              </w:rPr>
              <w:t>IMO</w:t>
            </w:r>
            <w:proofErr w:type="spellEnd"/>
            <w:r w:rsidRPr="00316C79">
              <w:rPr>
                <w:rFonts w:ascii="Arial" w:eastAsia="Times New Roman" w:hAnsi="Arial" w:cs="Arial"/>
                <w:b/>
                <w:bCs/>
                <w:color w:val="000000" w:themeColor="text1"/>
                <w:sz w:val="20"/>
                <w:szCs w:val="20"/>
                <w:lang w:eastAsia="ru-RU"/>
              </w:rPr>
              <w:t xml:space="preserve"> </w:t>
            </w:r>
            <w:proofErr w:type="spellStart"/>
            <w:r w:rsidRPr="00316C79">
              <w:rPr>
                <w:rFonts w:ascii="Arial" w:eastAsia="Times New Roman" w:hAnsi="Arial" w:cs="Arial"/>
                <w:b/>
                <w:bCs/>
                <w:color w:val="000000" w:themeColor="text1"/>
                <w:sz w:val="20"/>
                <w:szCs w:val="20"/>
                <w:lang w:eastAsia="ru-RU"/>
              </w:rPr>
              <w:t>number</w:t>
            </w:r>
            <w:proofErr w:type="spellEnd"/>
            <w:r w:rsidRPr="00316C79">
              <w:rPr>
                <w:rFonts w:ascii="Arial" w:eastAsia="Times New Roman" w:hAnsi="Arial" w:cs="Arial"/>
                <w:b/>
                <w:bCs/>
                <w:color w:val="000000" w:themeColor="text1"/>
                <w:sz w:val="20"/>
                <w:szCs w:val="20"/>
                <w:lang w:eastAsia="ru-RU"/>
              </w:rPr>
              <w:t>: 4105625</w:t>
            </w:r>
            <w:bookmarkEnd w:id="60"/>
          </w:p>
        </w:tc>
      </w:tr>
      <w:tr w:rsidR="006137D4" w:rsidRPr="006137D4" w14:paraId="6EA39C89" w14:textId="77777777" w:rsidTr="006137D4">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E7A5EE3" w14:textId="77777777" w:rsidR="006137D4" w:rsidRPr="006137D4" w:rsidRDefault="006137D4" w:rsidP="006137D4">
            <w:pPr>
              <w:spacing w:before="60" w:after="60" w:line="240" w:lineRule="auto"/>
              <w:jc w:val="both"/>
              <w:rPr>
                <w:rFonts w:ascii="Arial" w:eastAsia="Times New Roman" w:hAnsi="Arial" w:cs="Arial"/>
                <w:color w:val="333333"/>
                <w:sz w:val="20"/>
                <w:szCs w:val="20"/>
                <w:lang w:eastAsia="ru-RU"/>
              </w:rPr>
            </w:pPr>
            <w:r w:rsidRPr="006137D4">
              <w:rPr>
                <w:rFonts w:ascii="Arial" w:eastAsia="Times New Roman" w:hAnsi="Arial" w:cs="Arial"/>
                <w:color w:val="333333"/>
                <w:sz w:val="20"/>
                <w:szCs w:val="20"/>
                <w:lang w:eastAsia="ru-RU"/>
              </w:rPr>
              <w:t>586.</w:t>
            </w:r>
          </w:p>
        </w:tc>
        <w:tc>
          <w:tcPr>
            <w:tcW w:w="576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796DFD0" w14:textId="77777777" w:rsidR="006137D4" w:rsidRPr="006137D4" w:rsidRDefault="006137D4" w:rsidP="006137D4">
            <w:pPr>
              <w:spacing w:before="60" w:after="60" w:line="240" w:lineRule="auto"/>
              <w:jc w:val="both"/>
              <w:rPr>
                <w:rFonts w:ascii="Arial" w:eastAsia="Times New Roman" w:hAnsi="Arial" w:cs="Arial"/>
                <w:color w:val="000000" w:themeColor="text1"/>
                <w:sz w:val="20"/>
                <w:szCs w:val="20"/>
                <w:lang w:val="en-US" w:eastAsia="ru-RU"/>
              </w:rPr>
            </w:pPr>
            <w:r w:rsidRPr="006137D4">
              <w:rPr>
                <w:rFonts w:ascii="Arial" w:eastAsia="Times New Roman" w:hAnsi="Arial" w:cs="Arial"/>
                <w:color w:val="000000" w:themeColor="text1"/>
                <w:sz w:val="20"/>
                <w:szCs w:val="20"/>
                <w:lang w:val="en-US" w:eastAsia="ru-RU"/>
              </w:rPr>
              <w:t xml:space="preserve">Moonlight Shipmanagement </w:t>
            </w:r>
            <w:proofErr w:type="spellStart"/>
            <w:r w:rsidRPr="006137D4">
              <w:rPr>
                <w:rFonts w:ascii="Arial" w:eastAsia="Times New Roman" w:hAnsi="Arial" w:cs="Arial"/>
                <w:color w:val="000000" w:themeColor="text1"/>
                <w:sz w:val="20"/>
                <w:szCs w:val="20"/>
                <w:lang w:val="en-US" w:eastAsia="ru-RU"/>
              </w:rPr>
              <w:t>L.L.C</w:t>
            </w:r>
            <w:proofErr w:type="spellEnd"/>
            <w:r w:rsidRPr="006137D4">
              <w:rPr>
                <w:rFonts w:ascii="Arial" w:eastAsia="Times New Roman" w:hAnsi="Arial" w:cs="Arial"/>
                <w:color w:val="000000" w:themeColor="text1"/>
                <w:sz w:val="20"/>
                <w:szCs w:val="20"/>
                <w:lang w:val="en-US" w:eastAsia="ru-RU"/>
              </w:rPr>
              <w:t> – FZ</w:t>
            </w:r>
          </w:p>
          <w:p w14:paraId="521514FD" w14:textId="77777777" w:rsidR="006137D4" w:rsidRPr="006137D4" w:rsidRDefault="006137D4" w:rsidP="006137D4">
            <w:pPr>
              <w:spacing w:before="60" w:after="60" w:line="240" w:lineRule="auto"/>
              <w:jc w:val="both"/>
              <w:rPr>
                <w:rFonts w:ascii="Arial" w:eastAsia="Times New Roman" w:hAnsi="Arial" w:cs="Arial"/>
                <w:color w:val="000000" w:themeColor="text1"/>
                <w:sz w:val="20"/>
                <w:szCs w:val="20"/>
                <w:lang w:val="en-US" w:eastAsia="ru-RU"/>
              </w:rPr>
            </w:pPr>
            <w:r w:rsidRPr="006137D4">
              <w:rPr>
                <w:rFonts w:ascii="Arial" w:eastAsia="Times New Roman" w:hAnsi="Arial" w:cs="Arial"/>
                <w:color w:val="000000" w:themeColor="text1"/>
                <w:sz w:val="20"/>
                <w:szCs w:val="20"/>
                <w:lang w:val="en-US" w:eastAsia="ru-RU"/>
              </w:rPr>
              <w:t>Arabic:</w:t>
            </w:r>
          </w:p>
          <w:p w14:paraId="0DD3135E" w14:textId="77777777" w:rsidR="006137D4" w:rsidRPr="006137D4" w:rsidRDefault="006137D4" w:rsidP="006137D4">
            <w:pPr>
              <w:spacing w:before="60" w:after="60" w:line="240" w:lineRule="auto"/>
              <w:jc w:val="both"/>
              <w:rPr>
                <w:rFonts w:ascii="Arial" w:eastAsia="Times New Roman" w:hAnsi="Arial" w:cs="Arial"/>
                <w:color w:val="000000" w:themeColor="text1"/>
                <w:sz w:val="20"/>
                <w:szCs w:val="20"/>
                <w:lang w:val="en-US" w:eastAsia="ru-RU"/>
              </w:rPr>
            </w:pPr>
            <w:proofErr w:type="spellStart"/>
            <w:r w:rsidRPr="006137D4">
              <w:rPr>
                <w:rFonts w:ascii="Arial" w:eastAsia="Times New Roman" w:hAnsi="Arial" w:cs="Arial"/>
                <w:color w:val="000000" w:themeColor="text1"/>
                <w:sz w:val="20"/>
                <w:szCs w:val="20"/>
                <w:lang w:eastAsia="ru-RU"/>
              </w:rPr>
              <w:t>مونلايت</w:t>
            </w:r>
            <w:proofErr w:type="spellEnd"/>
            <w:r w:rsidRPr="006137D4">
              <w:rPr>
                <w:rFonts w:ascii="Arial" w:eastAsia="Times New Roman" w:hAnsi="Arial" w:cs="Arial"/>
                <w:color w:val="000000" w:themeColor="text1"/>
                <w:sz w:val="20"/>
                <w:szCs w:val="20"/>
                <w:lang w:val="en-US" w:eastAsia="ru-RU"/>
              </w:rPr>
              <w:t xml:space="preserve"> </w:t>
            </w:r>
            <w:proofErr w:type="spellStart"/>
            <w:r w:rsidRPr="006137D4">
              <w:rPr>
                <w:rFonts w:ascii="Arial" w:eastAsia="Times New Roman" w:hAnsi="Arial" w:cs="Arial"/>
                <w:color w:val="000000" w:themeColor="text1"/>
                <w:sz w:val="20"/>
                <w:szCs w:val="20"/>
                <w:lang w:eastAsia="ru-RU"/>
              </w:rPr>
              <w:t>لادارة</w:t>
            </w:r>
            <w:proofErr w:type="spellEnd"/>
            <w:r w:rsidRPr="006137D4">
              <w:rPr>
                <w:rFonts w:ascii="Arial" w:eastAsia="Times New Roman" w:hAnsi="Arial" w:cs="Arial"/>
                <w:color w:val="000000" w:themeColor="text1"/>
                <w:sz w:val="20"/>
                <w:szCs w:val="20"/>
                <w:lang w:val="en-US" w:eastAsia="ru-RU"/>
              </w:rPr>
              <w:t xml:space="preserve"> </w:t>
            </w:r>
            <w:proofErr w:type="spellStart"/>
            <w:r w:rsidRPr="006137D4">
              <w:rPr>
                <w:rFonts w:ascii="Arial" w:eastAsia="Times New Roman" w:hAnsi="Arial" w:cs="Arial"/>
                <w:color w:val="000000" w:themeColor="text1"/>
                <w:sz w:val="20"/>
                <w:szCs w:val="20"/>
                <w:lang w:eastAsia="ru-RU"/>
              </w:rPr>
              <w:t>السفن</w:t>
            </w:r>
            <w:proofErr w:type="spellEnd"/>
            <w:r w:rsidRPr="006137D4">
              <w:rPr>
                <w:rFonts w:ascii="Arial" w:eastAsia="Times New Roman" w:hAnsi="Arial" w:cs="Arial"/>
                <w:color w:val="000000" w:themeColor="text1"/>
                <w:sz w:val="20"/>
                <w:szCs w:val="20"/>
                <w:lang w:val="en-US" w:eastAsia="ru-RU"/>
              </w:rPr>
              <w:t xml:space="preserve"> </w:t>
            </w:r>
            <w:r w:rsidRPr="006137D4">
              <w:rPr>
                <w:rFonts w:ascii="Arial" w:eastAsia="Times New Roman" w:hAnsi="Arial" w:cs="Arial"/>
                <w:color w:val="000000" w:themeColor="text1"/>
                <w:sz w:val="20"/>
                <w:szCs w:val="20"/>
                <w:lang w:eastAsia="ru-RU"/>
              </w:rPr>
              <w:t>ش</w:t>
            </w:r>
            <w:r w:rsidRPr="006137D4">
              <w:rPr>
                <w:rFonts w:ascii="Arial" w:eastAsia="Times New Roman" w:hAnsi="Arial" w:cs="Arial"/>
                <w:color w:val="000000" w:themeColor="text1"/>
                <w:sz w:val="20"/>
                <w:szCs w:val="20"/>
                <w:lang w:val="en-US" w:eastAsia="ru-RU"/>
              </w:rPr>
              <w:t>.</w:t>
            </w:r>
            <w:r w:rsidRPr="006137D4">
              <w:rPr>
                <w:rFonts w:ascii="Arial" w:eastAsia="Times New Roman" w:hAnsi="Arial" w:cs="Arial"/>
                <w:color w:val="000000" w:themeColor="text1"/>
                <w:sz w:val="20"/>
                <w:szCs w:val="20"/>
                <w:lang w:eastAsia="ru-RU"/>
              </w:rPr>
              <w:t>ذ</w:t>
            </w:r>
            <w:r w:rsidRPr="006137D4">
              <w:rPr>
                <w:rFonts w:ascii="Arial" w:eastAsia="Times New Roman" w:hAnsi="Arial" w:cs="Arial"/>
                <w:color w:val="000000" w:themeColor="text1"/>
                <w:sz w:val="20"/>
                <w:szCs w:val="20"/>
                <w:lang w:val="en-US" w:eastAsia="ru-RU"/>
              </w:rPr>
              <w:t>.</w:t>
            </w:r>
            <w:r w:rsidRPr="006137D4">
              <w:rPr>
                <w:rFonts w:ascii="Arial" w:eastAsia="Times New Roman" w:hAnsi="Arial" w:cs="Arial"/>
                <w:color w:val="000000" w:themeColor="text1"/>
                <w:sz w:val="20"/>
                <w:szCs w:val="20"/>
                <w:lang w:eastAsia="ru-RU"/>
              </w:rPr>
              <w:t>م</w:t>
            </w:r>
            <w:r w:rsidRPr="006137D4">
              <w:rPr>
                <w:rFonts w:ascii="Arial" w:eastAsia="Times New Roman" w:hAnsi="Arial" w:cs="Arial"/>
                <w:color w:val="000000" w:themeColor="text1"/>
                <w:sz w:val="20"/>
                <w:szCs w:val="20"/>
                <w:lang w:val="en-US" w:eastAsia="ru-RU"/>
              </w:rPr>
              <w:t>.</w:t>
            </w:r>
            <w:r w:rsidRPr="006137D4">
              <w:rPr>
                <w:rFonts w:ascii="Arial" w:eastAsia="Times New Roman" w:hAnsi="Arial" w:cs="Arial"/>
                <w:color w:val="000000" w:themeColor="text1"/>
                <w:sz w:val="20"/>
                <w:szCs w:val="20"/>
                <w:lang w:eastAsia="ru-RU"/>
              </w:rPr>
              <w:t>م</w:t>
            </w:r>
            <w:r w:rsidRPr="006137D4">
              <w:rPr>
                <w:rFonts w:ascii="Arial" w:eastAsia="Times New Roman" w:hAnsi="Arial" w:cs="Arial"/>
                <w:color w:val="000000" w:themeColor="text1"/>
                <w:sz w:val="20"/>
                <w:szCs w:val="20"/>
                <w:lang w:val="en-US" w:eastAsia="ru-RU"/>
              </w:rPr>
              <w:t>-</w:t>
            </w:r>
            <w:proofErr w:type="spellStart"/>
            <w:r w:rsidRPr="006137D4">
              <w:rPr>
                <w:rFonts w:ascii="Arial" w:eastAsia="Times New Roman" w:hAnsi="Arial" w:cs="Arial"/>
                <w:color w:val="000000" w:themeColor="text1"/>
                <w:sz w:val="20"/>
                <w:szCs w:val="20"/>
                <w:lang w:eastAsia="ru-RU"/>
              </w:rPr>
              <w:t>منطقة</w:t>
            </w:r>
            <w:proofErr w:type="spellEnd"/>
          </w:p>
          <w:p w14:paraId="759AAE60" w14:textId="77777777" w:rsidR="006137D4" w:rsidRPr="006137D4" w:rsidRDefault="006137D4" w:rsidP="006137D4">
            <w:pPr>
              <w:spacing w:before="60" w:after="60" w:line="240" w:lineRule="auto"/>
              <w:jc w:val="both"/>
              <w:rPr>
                <w:rFonts w:ascii="Arial" w:eastAsia="Times New Roman" w:hAnsi="Arial" w:cs="Arial"/>
                <w:color w:val="000000" w:themeColor="text1"/>
                <w:sz w:val="20"/>
                <w:szCs w:val="20"/>
                <w:lang w:val="en-US" w:eastAsia="ru-RU"/>
              </w:rPr>
            </w:pPr>
            <w:r w:rsidRPr="006137D4">
              <w:rPr>
                <w:rFonts w:ascii="Arial" w:eastAsia="Times New Roman" w:hAnsi="Arial" w:cs="Arial"/>
                <w:color w:val="000000" w:themeColor="text1"/>
                <w:sz w:val="20"/>
                <w:szCs w:val="20"/>
                <w:lang w:val="en-US" w:eastAsia="ru-RU"/>
              </w:rPr>
              <w:t xml:space="preserve">a.k.a. Avebury Shipmanagement </w:t>
            </w:r>
            <w:proofErr w:type="spellStart"/>
            <w:r w:rsidRPr="006137D4">
              <w:rPr>
                <w:rFonts w:ascii="Arial" w:eastAsia="Times New Roman" w:hAnsi="Arial" w:cs="Arial"/>
                <w:color w:val="000000" w:themeColor="text1"/>
                <w:sz w:val="20"/>
                <w:szCs w:val="20"/>
                <w:lang w:val="en-US" w:eastAsia="ru-RU"/>
              </w:rPr>
              <w:t>L.L.C</w:t>
            </w:r>
            <w:proofErr w:type="spellEnd"/>
            <w:r w:rsidRPr="006137D4">
              <w:rPr>
                <w:rFonts w:ascii="Arial" w:eastAsia="Times New Roman" w:hAnsi="Arial" w:cs="Arial"/>
                <w:color w:val="000000" w:themeColor="text1"/>
                <w:sz w:val="20"/>
                <w:szCs w:val="20"/>
                <w:lang w:val="en-US" w:eastAsia="ru-RU"/>
              </w:rPr>
              <w:t> – FZ</w:t>
            </w:r>
          </w:p>
          <w:p w14:paraId="4A207FAD" w14:textId="77777777" w:rsidR="006137D4" w:rsidRPr="006137D4" w:rsidRDefault="006137D4" w:rsidP="006137D4">
            <w:pPr>
              <w:spacing w:before="60" w:after="60" w:line="240" w:lineRule="auto"/>
              <w:jc w:val="both"/>
              <w:rPr>
                <w:rFonts w:ascii="Arial" w:eastAsia="Times New Roman" w:hAnsi="Arial" w:cs="Arial"/>
                <w:color w:val="000000" w:themeColor="text1"/>
                <w:sz w:val="20"/>
                <w:szCs w:val="20"/>
                <w:lang w:val="en-US" w:eastAsia="ru-RU"/>
              </w:rPr>
            </w:pPr>
            <w:r w:rsidRPr="006137D4">
              <w:rPr>
                <w:rFonts w:ascii="Arial" w:eastAsia="Times New Roman" w:hAnsi="Arial" w:cs="Arial"/>
                <w:color w:val="000000" w:themeColor="text1"/>
                <w:sz w:val="20"/>
                <w:szCs w:val="20"/>
                <w:lang w:val="en-US" w:eastAsia="ru-RU"/>
              </w:rPr>
              <w:t>a.k.a.</w:t>
            </w:r>
          </w:p>
          <w:p w14:paraId="5BCEF1C7" w14:textId="77777777" w:rsidR="006137D4" w:rsidRPr="006137D4" w:rsidRDefault="006137D4" w:rsidP="006137D4">
            <w:pPr>
              <w:spacing w:before="60" w:after="60" w:line="240" w:lineRule="auto"/>
              <w:jc w:val="both"/>
              <w:rPr>
                <w:rFonts w:ascii="Arial" w:eastAsia="Times New Roman" w:hAnsi="Arial" w:cs="Arial"/>
                <w:color w:val="000000" w:themeColor="text1"/>
                <w:sz w:val="20"/>
                <w:szCs w:val="20"/>
                <w:lang w:val="en-US" w:eastAsia="ru-RU"/>
              </w:rPr>
            </w:pPr>
            <w:proofErr w:type="spellStart"/>
            <w:r w:rsidRPr="006137D4">
              <w:rPr>
                <w:rFonts w:ascii="Arial" w:eastAsia="Times New Roman" w:hAnsi="Arial" w:cs="Arial"/>
                <w:color w:val="000000" w:themeColor="text1"/>
                <w:sz w:val="20"/>
                <w:szCs w:val="20"/>
                <w:lang w:eastAsia="ru-RU"/>
              </w:rPr>
              <w:t>افيبوري</w:t>
            </w:r>
            <w:proofErr w:type="spellEnd"/>
            <w:r w:rsidRPr="006137D4">
              <w:rPr>
                <w:rFonts w:ascii="Arial" w:eastAsia="Times New Roman" w:hAnsi="Arial" w:cs="Arial"/>
                <w:color w:val="000000" w:themeColor="text1"/>
                <w:sz w:val="20"/>
                <w:szCs w:val="20"/>
                <w:lang w:val="en-US" w:eastAsia="ru-RU"/>
              </w:rPr>
              <w:t xml:space="preserve"> </w:t>
            </w:r>
            <w:proofErr w:type="spellStart"/>
            <w:r w:rsidRPr="006137D4">
              <w:rPr>
                <w:rFonts w:ascii="Arial" w:eastAsia="Times New Roman" w:hAnsi="Arial" w:cs="Arial"/>
                <w:color w:val="000000" w:themeColor="text1"/>
                <w:sz w:val="20"/>
                <w:szCs w:val="20"/>
                <w:lang w:eastAsia="ru-RU"/>
              </w:rPr>
              <w:t>شيبمانجمينت</w:t>
            </w:r>
            <w:proofErr w:type="spellEnd"/>
            <w:r w:rsidRPr="006137D4">
              <w:rPr>
                <w:rFonts w:ascii="Arial" w:eastAsia="Times New Roman" w:hAnsi="Arial" w:cs="Arial"/>
                <w:color w:val="000000" w:themeColor="text1"/>
                <w:sz w:val="20"/>
                <w:szCs w:val="20"/>
                <w:lang w:val="en-US" w:eastAsia="ru-RU"/>
              </w:rPr>
              <w:t xml:space="preserve"> </w:t>
            </w:r>
            <w:r w:rsidRPr="006137D4">
              <w:rPr>
                <w:rFonts w:ascii="Arial" w:eastAsia="Times New Roman" w:hAnsi="Arial" w:cs="Arial"/>
                <w:color w:val="000000" w:themeColor="text1"/>
                <w:sz w:val="20"/>
                <w:szCs w:val="20"/>
                <w:lang w:eastAsia="ru-RU"/>
              </w:rPr>
              <w:t>ش</w:t>
            </w:r>
            <w:r w:rsidRPr="006137D4">
              <w:rPr>
                <w:rFonts w:ascii="Arial" w:eastAsia="Times New Roman" w:hAnsi="Arial" w:cs="Arial"/>
                <w:color w:val="000000" w:themeColor="text1"/>
                <w:sz w:val="20"/>
                <w:szCs w:val="20"/>
                <w:lang w:val="en-US" w:eastAsia="ru-RU"/>
              </w:rPr>
              <w:t>.</w:t>
            </w:r>
            <w:r w:rsidRPr="006137D4">
              <w:rPr>
                <w:rFonts w:ascii="Arial" w:eastAsia="Times New Roman" w:hAnsi="Arial" w:cs="Arial"/>
                <w:color w:val="000000" w:themeColor="text1"/>
                <w:sz w:val="20"/>
                <w:szCs w:val="20"/>
                <w:lang w:eastAsia="ru-RU"/>
              </w:rPr>
              <w:t>ذ</w:t>
            </w:r>
            <w:r w:rsidRPr="006137D4">
              <w:rPr>
                <w:rFonts w:ascii="Arial" w:eastAsia="Times New Roman" w:hAnsi="Arial" w:cs="Arial"/>
                <w:color w:val="000000" w:themeColor="text1"/>
                <w:sz w:val="20"/>
                <w:szCs w:val="20"/>
                <w:lang w:val="en-US" w:eastAsia="ru-RU"/>
              </w:rPr>
              <w:t>.</w:t>
            </w:r>
            <w:r w:rsidRPr="006137D4">
              <w:rPr>
                <w:rFonts w:ascii="Arial" w:eastAsia="Times New Roman" w:hAnsi="Arial" w:cs="Arial"/>
                <w:color w:val="000000" w:themeColor="text1"/>
                <w:sz w:val="20"/>
                <w:szCs w:val="20"/>
                <w:lang w:eastAsia="ru-RU"/>
              </w:rPr>
              <w:t>م</w:t>
            </w:r>
            <w:r w:rsidRPr="006137D4">
              <w:rPr>
                <w:rFonts w:ascii="Arial" w:eastAsia="Times New Roman" w:hAnsi="Arial" w:cs="Arial"/>
                <w:color w:val="000000" w:themeColor="text1"/>
                <w:sz w:val="20"/>
                <w:szCs w:val="20"/>
                <w:lang w:val="en-US" w:eastAsia="ru-RU"/>
              </w:rPr>
              <w:t>.</w:t>
            </w:r>
            <w:r w:rsidRPr="006137D4">
              <w:rPr>
                <w:rFonts w:ascii="Arial" w:eastAsia="Times New Roman" w:hAnsi="Arial" w:cs="Arial"/>
                <w:color w:val="000000" w:themeColor="text1"/>
                <w:sz w:val="20"/>
                <w:szCs w:val="20"/>
                <w:lang w:eastAsia="ru-RU"/>
              </w:rPr>
              <w:t>م</w:t>
            </w:r>
            <w:r w:rsidRPr="006137D4">
              <w:rPr>
                <w:rFonts w:ascii="Arial" w:eastAsia="Times New Roman" w:hAnsi="Arial" w:cs="Arial"/>
                <w:color w:val="000000" w:themeColor="text1"/>
                <w:sz w:val="20"/>
                <w:szCs w:val="20"/>
                <w:lang w:val="en-US" w:eastAsia="ru-RU"/>
              </w:rPr>
              <w:t>-</w:t>
            </w:r>
            <w:proofErr w:type="spellStart"/>
            <w:r w:rsidRPr="006137D4">
              <w:rPr>
                <w:rFonts w:ascii="Arial" w:eastAsia="Times New Roman" w:hAnsi="Arial" w:cs="Arial"/>
                <w:color w:val="000000" w:themeColor="text1"/>
                <w:sz w:val="20"/>
                <w:szCs w:val="20"/>
                <w:lang w:eastAsia="ru-RU"/>
              </w:rPr>
              <w:t>منطقة</w:t>
            </w:r>
            <w:proofErr w:type="spellEnd"/>
            <w:r w:rsidRPr="006137D4">
              <w:rPr>
                <w:rFonts w:ascii="Arial" w:eastAsia="Times New Roman" w:hAnsi="Arial" w:cs="Arial"/>
                <w:color w:val="000000" w:themeColor="text1"/>
                <w:sz w:val="20"/>
                <w:szCs w:val="20"/>
                <w:lang w:val="en-US" w:eastAsia="ru-RU"/>
              </w:rPr>
              <w:t xml:space="preserve"> </w:t>
            </w:r>
            <w:proofErr w:type="spellStart"/>
            <w:r w:rsidRPr="006137D4">
              <w:rPr>
                <w:rFonts w:ascii="Arial" w:eastAsia="Times New Roman" w:hAnsi="Arial" w:cs="Arial"/>
                <w:color w:val="000000" w:themeColor="text1"/>
                <w:sz w:val="20"/>
                <w:szCs w:val="20"/>
                <w:lang w:eastAsia="ru-RU"/>
              </w:rPr>
              <w:t>حرة</w:t>
            </w:r>
            <w:proofErr w:type="spellEnd"/>
          </w:p>
        </w:tc>
        <w:tc>
          <w:tcPr>
            <w:tcW w:w="311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617EB1D" w14:textId="77777777" w:rsidR="006137D4" w:rsidRPr="006137D4" w:rsidRDefault="006137D4" w:rsidP="006137D4">
            <w:pPr>
              <w:spacing w:before="60" w:after="60" w:line="240" w:lineRule="auto"/>
              <w:jc w:val="both"/>
              <w:rPr>
                <w:rFonts w:ascii="Arial" w:eastAsia="Times New Roman" w:hAnsi="Arial" w:cs="Arial"/>
                <w:b/>
                <w:bCs/>
                <w:color w:val="333333"/>
                <w:sz w:val="20"/>
                <w:szCs w:val="20"/>
                <w:lang w:eastAsia="ru-RU"/>
              </w:rPr>
            </w:pPr>
            <w:proofErr w:type="spellStart"/>
            <w:r w:rsidRPr="006137D4">
              <w:rPr>
                <w:rFonts w:ascii="Arial" w:eastAsia="Times New Roman" w:hAnsi="Arial" w:cs="Arial"/>
                <w:b/>
                <w:bCs/>
                <w:color w:val="333333"/>
                <w:sz w:val="20"/>
                <w:szCs w:val="20"/>
                <w:lang w:eastAsia="ru-RU"/>
              </w:rPr>
              <w:t>IMO</w:t>
            </w:r>
            <w:proofErr w:type="spellEnd"/>
            <w:r w:rsidRPr="006137D4">
              <w:rPr>
                <w:rFonts w:ascii="Arial" w:eastAsia="Times New Roman" w:hAnsi="Arial" w:cs="Arial"/>
                <w:b/>
                <w:bCs/>
                <w:color w:val="333333"/>
                <w:sz w:val="20"/>
                <w:szCs w:val="20"/>
                <w:lang w:eastAsia="ru-RU"/>
              </w:rPr>
              <w:t xml:space="preserve"> </w:t>
            </w:r>
            <w:proofErr w:type="spellStart"/>
            <w:r w:rsidRPr="006137D4">
              <w:rPr>
                <w:rFonts w:ascii="Arial" w:eastAsia="Times New Roman" w:hAnsi="Arial" w:cs="Arial"/>
                <w:b/>
                <w:bCs/>
                <w:color w:val="333333"/>
                <w:sz w:val="20"/>
                <w:szCs w:val="20"/>
                <w:lang w:eastAsia="ru-RU"/>
              </w:rPr>
              <w:t>number</w:t>
            </w:r>
            <w:proofErr w:type="spellEnd"/>
            <w:r w:rsidRPr="006137D4">
              <w:rPr>
                <w:rFonts w:ascii="Arial" w:eastAsia="Times New Roman" w:hAnsi="Arial" w:cs="Arial"/>
                <w:b/>
                <w:bCs/>
                <w:color w:val="333333"/>
                <w:sz w:val="20"/>
                <w:szCs w:val="20"/>
                <w:lang w:eastAsia="ru-RU"/>
              </w:rPr>
              <w:t>: 0011359</w:t>
            </w:r>
          </w:p>
        </w:tc>
      </w:tr>
      <w:tr w:rsidR="006137D4" w:rsidRPr="006137D4" w14:paraId="569B9739" w14:textId="77777777" w:rsidTr="006137D4">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1D53709" w14:textId="77777777" w:rsidR="006137D4" w:rsidRPr="006137D4" w:rsidRDefault="006137D4" w:rsidP="006137D4">
            <w:pPr>
              <w:spacing w:before="60" w:after="60" w:line="240" w:lineRule="auto"/>
              <w:jc w:val="both"/>
              <w:rPr>
                <w:rFonts w:ascii="Arial" w:eastAsia="Times New Roman" w:hAnsi="Arial" w:cs="Arial"/>
                <w:color w:val="333333"/>
                <w:sz w:val="20"/>
                <w:szCs w:val="20"/>
                <w:lang w:eastAsia="ru-RU"/>
              </w:rPr>
            </w:pPr>
            <w:r w:rsidRPr="006137D4">
              <w:rPr>
                <w:rFonts w:ascii="Arial" w:eastAsia="Times New Roman" w:hAnsi="Arial" w:cs="Arial"/>
                <w:color w:val="333333"/>
                <w:sz w:val="20"/>
                <w:szCs w:val="20"/>
                <w:lang w:eastAsia="ru-RU"/>
              </w:rPr>
              <w:t>595.</w:t>
            </w:r>
          </w:p>
        </w:tc>
        <w:tc>
          <w:tcPr>
            <w:tcW w:w="576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BAD0113" w14:textId="77777777" w:rsidR="006137D4" w:rsidRPr="006137D4" w:rsidRDefault="006137D4" w:rsidP="006137D4">
            <w:pPr>
              <w:spacing w:before="60" w:after="60" w:line="240" w:lineRule="auto"/>
              <w:jc w:val="both"/>
              <w:rPr>
                <w:rFonts w:ascii="Arial" w:eastAsia="Times New Roman" w:hAnsi="Arial" w:cs="Arial"/>
                <w:color w:val="333333"/>
                <w:sz w:val="20"/>
                <w:szCs w:val="20"/>
                <w:lang w:val="en-US" w:eastAsia="ru-RU"/>
              </w:rPr>
            </w:pPr>
            <w:r w:rsidRPr="006137D4">
              <w:rPr>
                <w:rFonts w:ascii="Arial" w:eastAsia="Times New Roman" w:hAnsi="Arial" w:cs="Arial"/>
                <w:color w:val="333333"/>
                <w:sz w:val="20"/>
                <w:szCs w:val="20"/>
                <w:lang w:val="en-US" w:eastAsia="ru-RU"/>
              </w:rPr>
              <w:t xml:space="preserve">Cape Gemi </w:t>
            </w:r>
            <w:proofErr w:type="spellStart"/>
            <w:r w:rsidRPr="006137D4">
              <w:rPr>
                <w:rFonts w:ascii="Arial" w:eastAsia="Times New Roman" w:hAnsi="Arial" w:cs="Arial"/>
                <w:color w:val="333333"/>
                <w:sz w:val="20"/>
                <w:szCs w:val="20"/>
                <w:lang w:val="en-US" w:eastAsia="ru-RU"/>
              </w:rPr>
              <w:t>Isletmeciligi</w:t>
            </w:r>
            <w:proofErr w:type="spellEnd"/>
            <w:r w:rsidRPr="006137D4">
              <w:rPr>
                <w:rFonts w:ascii="Arial" w:eastAsia="Times New Roman" w:hAnsi="Arial" w:cs="Arial"/>
                <w:color w:val="333333"/>
                <w:sz w:val="20"/>
                <w:szCs w:val="20"/>
                <w:lang w:val="en-US" w:eastAsia="ru-RU"/>
              </w:rPr>
              <w:t xml:space="preserve"> AS</w:t>
            </w:r>
          </w:p>
        </w:tc>
        <w:tc>
          <w:tcPr>
            <w:tcW w:w="311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2F33095" w14:textId="4AF0DFAC" w:rsidR="006137D4" w:rsidRPr="006137D4" w:rsidRDefault="006137D4" w:rsidP="006137D4">
            <w:pPr>
              <w:spacing w:before="60" w:after="60" w:line="240" w:lineRule="auto"/>
              <w:jc w:val="both"/>
              <w:rPr>
                <w:rFonts w:ascii="Arial" w:eastAsia="Times New Roman" w:hAnsi="Arial" w:cs="Arial"/>
                <w:b/>
                <w:bCs/>
                <w:color w:val="333333"/>
                <w:sz w:val="20"/>
                <w:szCs w:val="20"/>
                <w:lang w:val="en-US" w:eastAsia="ru-RU"/>
              </w:rPr>
            </w:pPr>
            <w:r w:rsidRPr="006137D4">
              <w:rPr>
                <w:rFonts w:ascii="Arial" w:eastAsia="Times New Roman" w:hAnsi="Arial" w:cs="Arial"/>
                <w:b/>
                <w:bCs/>
                <w:color w:val="333333"/>
                <w:sz w:val="20"/>
                <w:szCs w:val="20"/>
                <w:lang w:val="en-US" w:eastAsia="ru-RU"/>
              </w:rPr>
              <w:t>I</w:t>
            </w:r>
            <w:r w:rsidRPr="006137D4">
              <w:rPr>
                <w:rFonts w:ascii="Arial" w:eastAsia="Times New Roman" w:hAnsi="Arial" w:cs="Arial"/>
                <w:b/>
                <w:bCs/>
                <w:color w:val="333333"/>
                <w:sz w:val="20"/>
                <w:szCs w:val="20"/>
                <w:lang w:val="en-US" w:eastAsia="ru-RU"/>
              </w:rPr>
              <w:t>MO number: 6477894</w:t>
            </w:r>
          </w:p>
        </w:tc>
      </w:tr>
      <w:tr w:rsidR="006137D4" w:rsidRPr="006137D4" w14:paraId="1F48B760" w14:textId="77777777" w:rsidTr="006137D4">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F485919" w14:textId="77777777" w:rsidR="006137D4" w:rsidRPr="006137D4" w:rsidRDefault="006137D4" w:rsidP="006137D4">
            <w:pPr>
              <w:spacing w:before="60" w:after="60" w:line="240" w:lineRule="auto"/>
              <w:jc w:val="both"/>
              <w:rPr>
                <w:rFonts w:ascii="Arial" w:eastAsia="Times New Roman" w:hAnsi="Arial" w:cs="Arial"/>
                <w:color w:val="333333"/>
                <w:sz w:val="20"/>
                <w:szCs w:val="20"/>
                <w:lang w:eastAsia="ru-RU"/>
              </w:rPr>
            </w:pPr>
            <w:r w:rsidRPr="006137D4">
              <w:rPr>
                <w:rFonts w:ascii="Arial" w:eastAsia="Times New Roman" w:hAnsi="Arial" w:cs="Arial"/>
                <w:color w:val="333333"/>
                <w:sz w:val="20"/>
                <w:szCs w:val="20"/>
                <w:lang w:eastAsia="ru-RU"/>
              </w:rPr>
              <w:t>617.</w:t>
            </w:r>
          </w:p>
        </w:tc>
        <w:tc>
          <w:tcPr>
            <w:tcW w:w="576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58F18DB" w14:textId="77777777" w:rsidR="006137D4" w:rsidRPr="006137D4" w:rsidRDefault="006137D4" w:rsidP="006137D4">
            <w:pPr>
              <w:spacing w:before="60" w:after="60" w:line="240" w:lineRule="auto"/>
              <w:jc w:val="both"/>
              <w:rPr>
                <w:rFonts w:ascii="Arial" w:eastAsia="Times New Roman" w:hAnsi="Arial" w:cs="Arial"/>
                <w:color w:val="333333"/>
                <w:sz w:val="20"/>
                <w:szCs w:val="20"/>
                <w:lang w:val="en-US" w:eastAsia="ru-RU"/>
              </w:rPr>
            </w:pPr>
            <w:r w:rsidRPr="006137D4">
              <w:rPr>
                <w:rFonts w:ascii="Arial" w:eastAsia="Times New Roman" w:hAnsi="Arial" w:cs="Arial"/>
                <w:color w:val="333333"/>
                <w:sz w:val="20"/>
                <w:szCs w:val="20"/>
                <w:lang w:val="en-US" w:eastAsia="ru-RU"/>
              </w:rPr>
              <w:t>Aqua Fleet Management Limited Liability Company</w:t>
            </w:r>
          </w:p>
          <w:p w14:paraId="1DB95E4E" w14:textId="77777777" w:rsidR="006137D4" w:rsidRPr="006137D4" w:rsidRDefault="006137D4" w:rsidP="006137D4">
            <w:pPr>
              <w:spacing w:before="60" w:after="60" w:line="240" w:lineRule="auto"/>
              <w:jc w:val="both"/>
              <w:rPr>
                <w:rFonts w:ascii="Arial" w:eastAsia="Times New Roman" w:hAnsi="Arial" w:cs="Arial"/>
                <w:color w:val="333333"/>
                <w:sz w:val="20"/>
                <w:szCs w:val="20"/>
                <w:lang w:val="en-US" w:eastAsia="ru-RU"/>
              </w:rPr>
            </w:pPr>
            <w:r w:rsidRPr="006137D4">
              <w:rPr>
                <w:rFonts w:ascii="Arial" w:eastAsia="Times New Roman" w:hAnsi="Arial" w:cs="Arial"/>
                <w:color w:val="333333"/>
                <w:sz w:val="20"/>
                <w:szCs w:val="20"/>
                <w:lang w:val="en-US" w:eastAsia="ru-RU"/>
              </w:rPr>
              <w:t xml:space="preserve">Azerbaijani: ‘Aqua Fleet Management’ </w:t>
            </w:r>
            <w:proofErr w:type="spellStart"/>
            <w:r w:rsidRPr="006137D4">
              <w:rPr>
                <w:rFonts w:ascii="Arial" w:eastAsia="Times New Roman" w:hAnsi="Arial" w:cs="Arial"/>
                <w:color w:val="333333"/>
                <w:sz w:val="20"/>
                <w:szCs w:val="20"/>
                <w:lang w:val="en-US" w:eastAsia="ru-RU"/>
              </w:rPr>
              <w:t>Məhdud</w:t>
            </w:r>
            <w:proofErr w:type="spellEnd"/>
            <w:r w:rsidRPr="006137D4">
              <w:rPr>
                <w:rFonts w:ascii="Arial" w:eastAsia="Times New Roman" w:hAnsi="Arial" w:cs="Arial"/>
                <w:color w:val="333333"/>
                <w:sz w:val="20"/>
                <w:szCs w:val="20"/>
                <w:lang w:val="en-US" w:eastAsia="ru-RU"/>
              </w:rPr>
              <w:t xml:space="preserve"> </w:t>
            </w:r>
            <w:proofErr w:type="spellStart"/>
            <w:r w:rsidRPr="006137D4">
              <w:rPr>
                <w:rFonts w:ascii="Arial" w:eastAsia="Times New Roman" w:hAnsi="Arial" w:cs="Arial"/>
                <w:color w:val="333333"/>
                <w:sz w:val="20"/>
                <w:szCs w:val="20"/>
                <w:lang w:val="en-US" w:eastAsia="ru-RU"/>
              </w:rPr>
              <w:t>Məsuliyyətli</w:t>
            </w:r>
            <w:proofErr w:type="spellEnd"/>
            <w:r w:rsidRPr="006137D4">
              <w:rPr>
                <w:rFonts w:ascii="Arial" w:eastAsia="Times New Roman" w:hAnsi="Arial" w:cs="Arial"/>
                <w:color w:val="333333"/>
                <w:sz w:val="20"/>
                <w:szCs w:val="20"/>
                <w:lang w:val="en-US" w:eastAsia="ru-RU"/>
              </w:rPr>
              <w:t xml:space="preserve"> </w:t>
            </w:r>
            <w:proofErr w:type="spellStart"/>
            <w:r w:rsidRPr="006137D4">
              <w:rPr>
                <w:rFonts w:ascii="Arial" w:eastAsia="Times New Roman" w:hAnsi="Arial" w:cs="Arial"/>
                <w:color w:val="333333"/>
                <w:sz w:val="20"/>
                <w:szCs w:val="20"/>
                <w:lang w:val="en-US" w:eastAsia="ru-RU"/>
              </w:rPr>
              <w:t>Cəmiyyəti</w:t>
            </w:r>
            <w:proofErr w:type="spellEnd"/>
          </w:p>
          <w:p w14:paraId="6B639A85" w14:textId="77777777" w:rsidR="006137D4" w:rsidRPr="006137D4" w:rsidRDefault="006137D4" w:rsidP="006137D4">
            <w:pPr>
              <w:spacing w:before="60" w:after="60" w:line="240" w:lineRule="auto"/>
              <w:jc w:val="both"/>
              <w:rPr>
                <w:rFonts w:ascii="Arial" w:eastAsia="Times New Roman" w:hAnsi="Arial" w:cs="Arial"/>
                <w:color w:val="333333"/>
                <w:sz w:val="20"/>
                <w:szCs w:val="20"/>
                <w:lang w:val="en-US" w:eastAsia="ru-RU"/>
              </w:rPr>
            </w:pPr>
            <w:r w:rsidRPr="006137D4">
              <w:rPr>
                <w:rFonts w:ascii="Arial" w:eastAsia="Times New Roman" w:hAnsi="Arial" w:cs="Arial"/>
                <w:color w:val="333333"/>
                <w:sz w:val="20"/>
                <w:szCs w:val="20"/>
                <w:lang w:val="en-US" w:eastAsia="ru-RU"/>
              </w:rPr>
              <w:t>a.k.a. Aqua Fleet Management LLC</w:t>
            </w:r>
          </w:p>
        </w:tc>
        <w:tc>
          <w:tcPr>
            <w:tcW w:w="311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177E2E7" w14:textId="77777777" w:rsidR="006137D4" w:rsidRPr="006137D4" w:rsidRDefault="006137D4" w:rsidP="006137D4">
            <w:pPr>
              <w:spacing w:before="60" w:after="60" w:line="240" w:lineRule="auto"/>
              <w:jc w:val="both"/>
              <w:rPr>
                <w:rFonts w:ascii="Arial" w:eastAsia="Times New Roman" w:hAnsi="Arial" w:cs="Arial"/>
                <w:b/>
                <w:bCs/>
                <w:color w:val="333333"/>
                <w:sz w:val="20"/>
                <w:szCs w:val="20"/>
                <w:lang w:val="en-US" w:eastAsia="ru-RU"/>
              </w:rPr>
            </w:pPr>
            <w:r w:rsidRPr="006137D4">
              <w:rPr>
                <w:rFonts w:ascii="Arial" w:eastAsia="Times New Roman" w:hAnsi="Arial" w:cs="Arial"/>
                <w:b/>
                <w:bCs/>
                <w:color w:val="333333"/>
                <w:sz w:val="20"/>
                <w:szCs w:val="20"/>
                <w:lang w:val="en-US" w:eastAsia="ru-RU"/>
              </w:rPr>
              <w:t>IMO Number: 0052896</w:t>
            </w:r>
          </w:p>
        </w:tc>
      </w:tr>
      <w:tr w:rsidR="006137D4" w:rsidRPr="006137D4" w14:paraId="0412B39C" w14:textId="77777777" w:rsidTr="006137D4">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E8F9B63" w14:textId="77777777" w:rsidR="006137D4" w:rsidRPr="006137D4" w:rsidRDefault="006137D4" w:rsidP="006137D4">
            <w:pPr>
              <w:spacing w:before="60" w:after="60" w:line="240" w:lineRule="auto"/>
              <w:jc w:val="both"/>
              <w:rPr>
                <w:rFonts w:ascii="Arial" w:eastAsia="Times New Roman" w:hAnsi="Arial" w:cs="Arial"/>
                <w:color w:val="333333"/>
                <w:sz w:val="20"/>
                <w:szCs w:val="20"/>
                <w:lang w:eastAsia="ru-RU"/>
              </w:rPr>
            </w:pPr>
            <w:r w:rsidRPr="006137D4">
              <w:rPr>
                <w:rFonts w:ascii="Arial" w:eastAsia="Times New Roman" w:hAnsi="Arial" w:cs="Arial"/>
                <w:color w:val="333333"/>
                <w:sz w:val="20"/>
                <w:szCs w:val="20"/>
                <w:lang w:eastAsia="ru-RU"/>
              </w:rPr>
              <w:t>618.</w:t>
            </w:r>
          </w:p>
        </w:tc>
        <w:tc>
          <w:tcPr>
            <w:tcW w:w="576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648DE84" w14:textId="77777777" w:rsidR="006137D4" w:rsidRPr="006137D4" w:rsidRDefault="006137D4" w:rsidP="006137D4">
            <w:pPr>
              <w:spacing w:before="60" w:after="60" w:line="240" w:lineRule="auto"/>
              <w:jc w:val="both"/>
              <w:rPr>
                <w:rFonts w:ascii="Arial" w:eastAsia="Times New Roman" w:hAnsi="Arial" w:cs="Arial"/>
                <w:color w:val="333333"/>
                <w:sz w:val="20"/>
                <w:szCs w:val="20"/>
                <w:lang w:val="en-US" w:eastAsia="ru-RU"/>
              </w:rPr>
            </w:pPr>
            <w:proofErr w:type="spellStart"/>
            <w:r w:rsidRPr="006137D4">
              <w:rPr>
                <w:rFonts w:ascii="Arial" w:eastAsia="Times New Roman" w:hAnsi="Arial" w:cs="Arial"/>
                <w:color w:val="333333"/>
                <w:sz w:val="20"/>
                <w:szCs w:val="20"/>
                <w:lang w:val="en-US" w:eastAsia="ru-RU"/>
              </w:rPr>
              <w:t>Sapang</w:t>
            </w:r>
            <w:proofErr w:type="spellEnd"/>
            <w:r w:rsidRPr="006137D4">
              <w:rPr>
                <w:rFonts w:ascii="Arial" w:eastAsia="Times New Roman" w:hAnsi="Arial" w:cs="Arial"/>
                <w:color w:val="333333"/>
                <w:sz w:val="20"/>
                <w:szCs w:val="20"/>
                <w:lang w:val="en-US" w:eastAsia="ru-RU"/>
              </w:rPr>
              <w:t xml:space="preserve"> Shipping Inc</w:t>
            </w:r>
          </w:p>
        </w:tc>
        <w:tc>
          <w:tcPr>
            <w:tcW w:w="311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BB40438" w14:textId="77777777" w:rsidR="006137D4" w:rsidRPr="006137D4" w:rsidRDefault="006137D4" w:rsidP="006137D4">
            <w:pPr>
              <w:spacing w:before="60" w:after="60" w:line="240" w:lineRule="auto"/>
              <w:jc w:val="both"/>
              <w:rPr>
                <w:rFonts w:ascii="Arial" w:eastAsia="Times New Roman" w:hAnsi="Arial" w:cs="Arial"/>
                <w:b/>
                <w:bCs/>
                <w:color w:val="333333"/>
                <w:sz w:val="20"/>
                <w:szCs w:val="20"/>
                <w:lang w:val="en-US" w:eastAsia="ru-RU"/>
              </w:rPr>
            </w:pPr>
            <w:r w:rsidRPr="006137D4">
              <w:rPr>
                <w:rFonts w:ascii="Arial" w:eastAsia="Times New Roman" w:hAnsi="Arial" w:cs="Arial"/>
                <w:b/>
                <w:bCs/>
                <w:color w:val="333333"/>
                <w:sz w:val="20"/>
                <w:szCs w:val="20"/>
                <w:lang w:val="en-US" w:eastAsia="ru-RU"/>
              </w:rPr>
              <w:t>IMO number: 6474841</w:t>
            </w:r>
          </w:p>
        </w:tc>
      </w:tr>
      <w:tr w:rsidR="006137D4" w:rsidRPr="006137D4" w14:paraId="2CCB2709" w14:textId="77777777" w:rsidTr="00762440">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044431E1" w14:textId="6C4519A6" w:rsidR="006137D4" w:rsidRPr="006137D4" w:rsidRDefault="006137D4" w:rsidP="006137D4">
            <w:pPr>
              <w:spacing w:before="60" w:after="60" w:line="240" w:lineRule="auto"/>
              <w:jc w:val="both"/>
              <w:rPr>
                <w:rFonts w:ascii="Arial" w:eastAsia="Times New Roman" w:hAnsi="Arial" w:cs="Arial"/>
                <w:color w:val="333333"/>
                <w:sz w:val="20"/>
                <w:szCs w:val="20"/>
                <w:lang w:eastAsia="ru-RU"/>
              </w:rPr>
            </w:pPr>
            <w:r w:rsidRPr="00316C79">
              <w:rPr>
                <w:rFonts w:ascii="Arial" w:eastAsia="Times New Roman" w:hAnsi="Arial" w:cs="Arial"/>
                <w:sz w:val="20"/>
                <w:szCs w:val="20"/>
                <w:lang w:eastAsia="ru-RU"/>
              </w:rPr>
              <w:t>619.</w:t>
            </w:r>
          </w:p>
        </w:tc>
        <w:tc>
          <w:tcPr>
            <w:tcW w:w="5760"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31F5E3FA" w14:textId="77777777" w:rsidR="006137D4" w:rsidRPr="00316C79" w:rsidRDefault="006137D4" w:rsidP="006137D4">
            <w:pPr>
              <w:spacing w:before="60" w:after="60" w:line="240" w:lineRule="auto"/>
              <w:jc w:val="both"/>
              <w:rPr>
                <w:rFonts w:ascii="Arial" w:eastAsia="Times New Roman" w:hAnsi="Arial" w:cs="Arial"/>
                <w:sz w:val="20"/>
                <w:szCs w:val="20"/>
                <w:lang w:val="en-US" w:eastAsia="ru-RU"/>
              </w:rPr>
            </w:pPr>
            <w:r w:rsidRPr="00316C79">
              <w:rPr>
                <w:rFonts w:ascii="Arial" w:eastAsia="Times New Roman" w:hAnsi="Arial" w:cs="Arial"/>
                <w:sz w:val="20"/>
                <w:szCs w:val="20"/>
                <w:lang w:val="en-US" w:eastAsia="ru-RU"/>
              </w:rPr>
              <w:t>Zhu Jiang Shipmanagement Co., Ltd</w:t>
            </w:r>
          </w:p>
          <w:p w14:paraId="473A2927" w14:textId="4137AC3C" w:rsidR="006137D4" w:rsidRPr="006137D4" w:rsidRDefault="006137D4" w:rsidP="006137D4">
            <w:pPr>
              <w:spacing w:before="60" w:after="60" w:line="240" w:lineRule="auto"/>
              <w:jc w:val="both"/>
              <w:rPr>
                <w:rFonts w:ascii="Arial" w:eastAsia="Times New Roman" w:hAnsi="Arial" w:cs="Arial"/>
                <w:color w:val="333333"/>
                <w:sz w:val="20"/>
                <w:szCs w:val="20"/>
                <w:lang w:val="en-US" w:eastAsia="ru-RU"/>
              </w:rPr>
            </w:pPr>
            <w:r w:rsidRPr="00316C79">
              <w:rPr>
                <w:rFonts w:ascii="Arial" w:eastAsia="Times New Roman" w:hAnsi="Arial" w:cs="Arial"/>
                <w:sz w:val="20"/>
                <w:szCs w:val="20"/>
                <w:lang w:val="en-US" w:eastAsia="ru-RU"/>
              </w:rPr>
              <w:t>a.k.a. Zhu Jiang Shipmanagement Co</w:t>
            </w:r>
          </w:p>
        </w:tc>
        <w:tc>
          <w:tcPr>
            <w:tcW w:w="3119"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1D49A1A6" w14:textId="3D951F1D" w:rsidR="006137D4" w:rsidRPr="006137D4" w:rsidRDefault="006137D4" w:rsidP="006137D4">
            <w:pPr>
              <w:spacing w:before="60" w:after="60" w:line="240" w:lineRule="auto"/>
              <w:jc w:val="both"/>
              <w:rPr>
                <w:rFonts w:ascii="Arial" w:eastAsia="Times New Roman" w:hAnsi="Arial" w:cs="Arial"/>
                <w:b/>
                <w:bCs/>
                <w:color w:val="333333"/>
                <w:sz w:val="20"/>
                <w:szCs w:val="20"/>
                <w:lang w:val="en-US" w:eastAsia="ru-RU"/>
              </w:rPr>
            </w:pPr>
            <w:bookmarkStart w:id="61" w:name="_Hlk224574601"/>
            <w:proofErr w:type="spellStart"/>
            <w:r w:rsidRPr="00316C79">
              <w:rPr>
                <w:rFonts w:ascii="Arial" w:eastAsia="Times New Roman" w:hAnsi="Arial" w:cs="Arial"/>
                <w:b/>
                <w:bCs/>
                <w:color w:val="000000" w:themeColor="text1"/>
                <w:sz w:val="20"/>
                <w:szCs w:val="20"/>
                <w:lang w:eastAsia="ru-RU"/>
              </w:rPr>
              <w:t>IMO</w:t>
            </w:r>
            <w:proofErr w:type="spellEnd"/>
            <w:r>
              <w:rPr>
                <w:rFonts w:ascii="Arial" w:eastAsia="Times New Roman" w:hAnsi="Arial" w:cs="Arial"/>
                <w:b/>
                <w:bCs/>
                <w:color w:val="000000" w:themeColor="text1"/>
                <w:sz w:val="20"/>
                <w:szCs w:val="20"/>
                <w:lang w:val="en-US" w:eastAsia="ru-RU"/>
              </w:rPr>
              <w:t xml:space="preserve"> number</w:t>
            </w:r>
            <w:r w:rsidRPr="00316C79">
              <w:rPr>
                <w:rFonts w:ascii="Arial" w:eastAsia="Times New Roman" w:hAnsi="Arial" w:cs="Arial"/>
                <w:b/>
                <w:bCs/>
                <w:color w:val="000000" w:themeColor="text1"/>
                <w:sz w:val="20"/>
                <w:szCs w:val="20"/>
                <w:lang w:eastAsia="ru-RU"/>
              </w:rPr>
              <w:t>: 0113880</w:t>
            </w:r>
            <w:bookmarkEnd w:id="61"/>
          </w:p>
        </w:tc>
      </w:tr>
      <w:tr w:rsidR="006137D4" w:rsidRPr="006137D4" w14:paraId="0EDA58B5" w14:textId="77777777" w:rsidTr="006137D4">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3D35B7D" w14:textId="77777777" w:rsidR="006137D4" w:rsidRPr="006137D4" w:rsidRDefault="006137D4" w:rsidP="006137D4">
            <w:pPr>
              <w:spacing w:before="60" w:after="60" w:line="240" w:lineRule="auto"/>
              <w:jc w:val="both"/>
              <w:rPr>
                <w:rFonts w:ascii="Arial" w:eastAsia="Times New Roman" w:hAnsi="Arial" w:cs="Arial"/>
                <w:color w:val="333333"/>
                <w:sz w:val="20"/>
                <w:szCs w:val="20"/>
                <w:lang w:eastAsia="ru-RU"/>
              </w:rPr>
            </w:pPr>
            <w:r w:rsidRPr="006137D4">
              <w:rPr>
                <w:rFonts w:ascii="Arial" w:eastAsia="Times New Roman" w:hAnsi="Arial" w:cs="Arial"/>
                <w:color w:val="333333"/>
                <w:sz w:val="20"/>
                <w:szCs w:val="20"/>
                <w:lang w:eastAsia="ru-RU"/>
              </w:rPr>
              <w:t>621.</w:t>
            </w:r>
          </w:p>
        </w:tc>
        <w:tc>
          <w:tcPr>
            <w:tcW w:w="576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E697E68" w14:textId="77777777" w:rsidR="006137D4" w:rsidRPr="006137D4" w:rsidRDefault="006137D4" w:rsidP="006137D4">
            <w:pPr>
              <w:spacing w:before="60" w:after="60" w:line="240" w:lineRule="auto"/>
              <w:jc w:val="both"/>
              <w:rPr>
                <w:rFonts w:ascii="Arial" w:eastAsia="Times New Roman" w:hAnsi="Arial" w:cs="Arial"/>
                <w:color w:val="333333"/>
                <w:sz w:val="20"/>
                <w:szCs w:val="20"/>
                <w:lang w:val="en-US" w:eastAsia="ru-RU"/>
              </w:rPr>
            </w:pPr>
            <w:proofErr w:type="spellStart"/>
            <w:r w:rsidRPr="006137D4">
              <w:rPr>
                <w:rFonts w:ascii="Arial" w:eastAsia="Times New Roman" w:hAnsi="Arial" w:cs="Arial"/>
                <w:color w:val="333333"/>
                <w:sz w:val="20"/>
                <w:szCs w:val="20"/>
                <w:lang w:val="en-US" w:eastAsia="ru-RU"/>
              </w:rPr>
              <w:t>Tarabya</w:t>
            </w:r>
            <w:proofErr w:type="spellEnd"/>
            <w:r w:rsidRPr="006137D4">
              <w:rPr>
                <w:rFonts w:ascii="Arial" w:eastAsia="Times New Roman" w:hAnsi="Arial" w:cs="Arial"/>
                <w:color w:val="333333"/>
                <w:sz w:val="20"/>
                <w:szCs w:val="20"/>
                <w:lang w:val="en-US" w:eastAsia="ru-RU"/>
              </w:rPr>
              <w:t xml:space="preserve"> Logistics Ltd</w:t>
            </w:r>
          </w:p>
        </w:tc>
        <w:tc>
          <w:tcPr>
            <w:tcW w:w="311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58A6B77F" w14:textId="77777777" w:rsidR="006137D4" w:rsidRPr="006137D4" w:rsidRDefault="006137D4" w:rsidP="006137D4">
            <w:pPr>
              <w:spacing w:before="60" w:after="60" w:line="240" w:lineRule="auto"/>
              <w:jc w:val="both"/>
              <w:rPr>
                <w:rFonts w:ascii="Arial" w:eastAsia="Times New Roman" w:hAnsi="Arial" w:cs="Arial"/>
                <w:b/>
                <w:bCs/>
                <w:color w:val="333333"/>
                <w:sz w:val="20"/>
                <w:szCs w:val="20"/>
                <w:lang w:val="en-US" w:eastAsia="ru-RU"/>
              </w:rPr>
            </w:pPr>
            <w:r w:rsidRPr="006137D4">
              <w:rPr>
                <w:rFonts w:ascii="Arial" w:eastAsia="Times New Roman" w:hAnsi="Arial" w:cs="Arial"/>
                <w:b/>
                <w:bCs/>
                <w:color w:val="333333"/>
                <w:sz w:val="20"/>
                <w:szCs w:val="20"/>
                <w:lang w:val="en-US" w:eastAsia="ru-RU"/>
              </w:rPr>
              <w:t>IMO number: 0108990</w:t>
            </w:r>
          </w:p>
        </w:tc>
      </w:tr>
      <w:tr w:rsidR="006137D4" w:rsidRPr="006137D4" w14:paraId="0866F914" w14:textId="77777777" w:rsidTr="006137D4">
        <w:tc>
          <w:tcPr>
            <w:tcW w:w="0" w:type="auto"/>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7CCB562F" w14:textId="77777777" w:rsidR="006137D4" w:rsidRPr="006137D4" w:rsidRDefault="006137D4" w:rsidP="006137D4">
            <w:pPr>
              <w:spacing w:before="60" w:after="60" w:line="240" w:lineRule="auto"/>
              <w:jc w:val="both"/>
              <w:rPr>
                <w:rFonts w:ascii="Arial" w:eastAsia="Times New Roman" w:hAnsi="Arial" w:cs="Arial"/>
                <w:color w:val="333333"/>
                <w:sz w:val="20"/>
                <w:szCs w:val="20"/>
                <w:lang w:eastAsia="ru-RU"/>
              </w:rPr>
            </w:pPr>
            <w:r w:rsidRPr="006137D4">
              <w:rPr>
                <w:rFonts w:ascii="Arial" w:eastAsia="Times New Roman" w:hAnsi="Arial" w:cs="Arial"/>
                <w:color w:val="333333"/>
                <w:sz w:val="20"/>
                <w:szCs w:val="20"/>
                <w:lang w:eastAsia="ru-RU"/>
              </w:rPr>
              <w:t>630.</w:t>
            </w:r>
          </w:p>
        </w:tc>
        <w:tc>
          <w:tcPr>
            <w:tcW w:w="576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FB634E6" w14:textId="77777777" w:rsidR="006137D4" w:rsidRPr="006137D4" w:rsidRDefault="006137D4" w:rsidP="006137D4">
            <w:pPr>
              <w:spacing w:before="60" w:after="60" w:line="240" w:lineRule="auto"/>
              <w:jc w:val="both"/>
              <w:rPr>
                <w:rFonts w:ascii="Arial" w:eastAsia="Times New Roman" w:hAnsi="Arial" w:cs="Arial"/>
                <w:color w:val="333333"/>
                <w:sz w:val="20"/>
                <w:szCs w:val="20"/>
                <w:lang w:val="en-US" w:eastAsia="ru-RU"/>
              </w:rPr>
            </w:pPr>
            <w:r w:rsidRPr="006137D4">
              <w:rPr>
                <w:rFonts w:ascii="Arial" w:eastAsia="Times New Roman" w:hAnsi="Arial" w:cs="Arial"/>
                <w:color w:val="333333"/>
                <w:sz w:val="20"/>
                <w:szCs w:val="20"/>
                <w:lang w:val="en-US" w:eastAsia="ru-RU"/>
              </w:rPr>
              <w:t>Twister Shipmanagement LLC-FZ</w:t>
            </w:r>
          </w:p>
          <w:p w14:paraId="2C181DB8" w14:textId="77777777" w:rsidR="006137D4" w:rsidRPr="006137D4" w:rsidRDefault="006137D4" w:rsidP="006137D4">
            <w:pPr>
              <w:spacing w:before="60" w:after="60" w:line="240" w:lineRule="auto"/>
              <w:jc w:val="both"/>
              <w:rPr>
                <w:rFonts w:ascii="Arial" w:eastAsia="Times New Roman" w:hAnsi="Arial" w:cs="Arial"/>
                <w:color w:val="333333"/>
                <w:sz w:val="20"/>
                <w:szCs w:val="20"/>
                <w:lang w:val="en-US" w:eastAsia="ru-RU"/>
              </w:rPr>
            </w:pPr>
            <w:r w:rsidRPr="006137D4">
              <w:rPr>
                <w:rFonts w:ascii="Arial" w:eastAsia="Times New Roman" w:hAnsi="Arial" w:cs="Arial"/>
                <w:color w:val="333333"/>
                <w:sz w:val="20"/>
                <w:szCs w:val="20"/>
                <w:lang w:val="en-US" w:eastAsia="ru-RU"/>
              </w:rPr>
              <w:t>a.k.a. Starfish Ship Management LLC-FZ</w:t>
            </w:r>
          </w:p>
        </w:tc>
        <w:tc>
          <w:tcPr>
            <w:tcW w:w="3119"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0629B08E" w14:textId="77777777" w:rsidR="006137D4" w:rsidRPr="006137D4" w:rsidRDefault="006137D4" w:rsidP="006137D4">
            <w:pPr>
              <w:spacing w:before="60" w:after="60" w:line="240" w:lineRule="auto"/>
              <w:jc w:val="both"/>
              <w:rPr>
                <w:rFonts w:ascii="Arial" w:eastAsia="Times New Roman" w:hAnsi="Arial" w:cs="Arial"/>
                <w:b/>
                <w:bCs/>
                <w:color w:val="333333"/>
                <w:sz w:val="20"/>
                <w:szCs w:val="20"/>
                <w:lang w:val="en-US" w:eastAsia="ru-RU"/>
              </w:rPr>
            </w:pPr>
            <w:r w:rsidRPr="006137D4">
              <w:rPr>
                <w:rFonts w:ascii="Arial" w:eastAsia="Times New Roman" w:hAnsi="Arial" w:cs="Arial"/>
                <w:b/>
                <w:bCs/>
                <w:color w:val="333333"/>
                <w:sz w:val="20"/>
                <w:szCs w:val="20"/>
                <w:lang w:val="en-US" w:eastAsia="ru-RU"/>
              </w:rPr>
              <w:t>IMO number: 0024553</w:t>
            </w:r>
          </w:p>
        </w:tc>
      </w:tr>
      <w:tr w:rsidR="00CF6D1D" w:rsidRPr="00CF6D1D" w14:paraId="3F86F169" w14:textId="77777777" w:rsidTr="002F76F0">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546D1332" w14:textId="1FFED6B5" w:rsidR="00CF6D1D" w:rsidRPr="006137D4" w:rsidRDefault="00CF6D1D" w:rsidP="00CF6D1D">
            <w:pPr>
              <w:spacing w:before="60" w:after="60" w:line="240" w:lineRule="auto"/>
              <w:jc w:val="both"/>
              <w:rPr>
                <w:rFonts w:ascii="Arial" w:eastAsia="Times New Roman" w:hAnsi="Arial" w:cs="Arial"/>
                <w:color w:val="333333"/>
                <w:sz w:val="20"/>
                <w:szCs w:val="20"/>
                <w:lang w:eastAsia="ru-RU"/>
              </w:rPr>
            </w:pPr>
            <w:r w:rsidRPr="00316C79">
              <w:rPr>
                <w:rFonts w:ascii="Arial" w:eastAsia="Times New Roman" w:hAnsi="Arial" w:cs="Arial"/>
                <w:sz w:val="20"/>
                <w:szCs w:val="20"/>
                <w:lang w:eastAsia="ru-RU"/>
              </w:rPr>
              <w:t>632.</w:t>
            </w:r>
          </w:p>
        </w:tc>
        <w:tc>
          <w:tcPr>
            <w:tcW w:w="5760"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0E7F9F78" w14:textId="77777777" w:rsidR="00CF6D1D" w:rsidRPr="00316C79" w:rsidRDefault="00CF6D1D" w:rsidP="00CF6D1D">
            <w:pPr>
              <w:spacing w:before="60" w:after="60" w:line="240" w:lineRule="auto"/>
              <w:jc w:val="both"/>
              <w:rPr>
                <w:rFonts w:ascii="Arial" w:eastAsia="Times New Roman" w:hAnsi="Arial" w:cs="Arial"/>
                <w:sz w:val="20"/>
                <w:szCs w:val="20"/>
                <w:lang w:eastAsia="ru-RU"/>
              </w:rPr>
            </w:pPr>
            <w:r w:rsidRPr="00316C79">
              <w:rPr>
                <w:rFonts w:ascii="Arial" w:eastAsia="Times New Roman" w:hAnsi="Arial" w:cs="Arial"/>
                <w:sz w:val="20"/>
                <w:szCs w:val="20"/>
                <w:lang w:eastAsia="ru-RU"/>
              </w:rPr>
              <w:t xml:space="preserve">Limited </w:t>
            </w:r>
            <w:proofErr w:type="spellStart"/>
            <w:r w:rsidRPr="00316C79">
              <w:rPr>
                <w:rFonts w:ascii="Arial" w:eastAsia="Times New Roman" w:hAnsi="Arial" w:cs="Arial"/>
                <w:sz w:val="20"/>
                <w:szCs w:val="20"/>
                <w:lang w:eastAsia="ru-RU"/>
              </w:rPr>
              <w:t>Liability</w:t>
            </w:r>
            <w:proofErr w:type="spellEnd"/>
            <w:r w:rsidRPr="00316C79">
              <w:rPr>
                <w:rFonts w:ascii="Arial" w:eastAsia="Times New Roman" w:hAnsi="Arial" w:cs="Arial"/>
                <w:sz w:val="20"/>
                <w:szCs w:val="20"/>
                <w:lang w:eastAsia="ru-RU"/>
              </w:rPr>
              <w:t xml:space="preserve"> Company “</w:t>
            </w:r>
            <w:proofErr w:type="spellStart"/>
            <w:r w:rsidRPr="00316C79">
              <w:rPr>
                <w:rFonts w:ascii="Arial" w:eastAsia="Times New Roman" w:hAnsi="Arial" w:cs="Arial"/>
                <w:sz w:val="20"/>
                <w:szCs w:val="20"/>
                <w:lang w:eastAsia="ru-RU"/>
              </w:rPr>
              <w:t>Volgotrans</w:t>
            </w:r>
            <w:proofErr w:type="spellEnd"/>
            <w:r w:rsidRPr="00316C79">
              <w:rPr>
                <w:rFonts w:ascii="Arial" w:eastAsia="Times New Roman" w:hAnsi="Arial" w:cs="Arial"/>
                <w:sz w:val="20"/>
                <w:szCs w:val="20"/>
                <w:lang w:eastAsia="ru-RU"/>
              </w:rPr>
              <w:t>”</w:t>
            </w:r>
          </w:p>
          <w:p w14:paraId="51157D88" w14:textId="77777777" w:rsidR="00CF6D1D" w:rsidRPr="00316C79" w:rsidRDefault="00CF6D1D" w:rsidP="00CF6D1D">
            <w:pPr>
              <w:spacing w:before="60" w:after="60" w:line="240" w:lineRule="auto"/>
              <w:jc w:val="both"/>
              <w:rPr>
                <w:rFonts w:ascii="Arial" w:eastAsia="Times New Roman" w:hAnsi="Arial" w:cs="Arial"/>
                <w:sz w:val="20"/>
                <w:szCs w:val="20"/>
                <w:lang w:eastAsia="ru-RU"/>
              </w:rPr>
            </w:pPr>
            <w:proofErr w:type="spellStart"/>
            <w:r w:rsidRPr="00316C79">
              <w:rPr>
                <w:rFonts w:ascii="Arial" w:eastAsia="Times New Roman" w:hAnsi="Arial" w:cs="Arial"/>
                <w:sz w:val="20"/>
                <w:szCs w:val="20"/>
                <w:lang w:eastAsia="ru-RU"/>
              </w:rPr>
              <w:t>Oбщество</w:t>
            </w:r>
            <w:proofErr w:type="spellEnd"/>
            <w:r w:rsidRPr="00316C79">
              <w:rPr>
                <w:rFonts w:ascii="Arial" w:eastAsia="Times New Roman" w:hAnsi="Arial" w:cs="Arial"/>
                <w:sz w:val="20"/>
                <w:szCs w:val="20"/>
                <w:lang w:eastAsia="ru-RU"/>
              </w:rPr>
              <w:t xml:space="preserve"> с ограниченной ответственностью “</w:t>
            </w:r>
            <w:proofErr w:type="spellStart"/>
            <w:r w:rsidRPr="00316C79">
              <w:rPr>
                <w:rFonts w:ascii="Arial" w:eastAsia="Times New Roman" w:hAnsi="Arial" w:cs="Arial"/>
                <w:sz w:val="20"/>
                <w:szCs w:val="20"/>
                <w:lang w:eastAsia="ru-RU"/>
              </w:rPr>
              <w:t>Bолготранс</w:t>
            </w:r>
            <w:proofErr w:type="spellEnd"/>
            <w:r w:rsidRPr="00316C79">
              <w:rPr>
                <w:rFonts w:ascii="Arial" w:eastAsia="Times New Roman" w:hAnsi="Arial" w:cs="Arial"/>
                <w:sz w:val="20"/>
                <w:szCs w:val="20"/>
                <w:lang w:eastAsia="ru-RU"/>
              </w:rPr>
              <w:t>”</w:t>
            </w:r>
          </w:p>
          <w:p w14:paraId="407DBA6D" w14:textId="77777777" w:rsidR="00CF6D1D" w:rsidRPr="00316C79" w:rsidRDefault="00CF6D1D" w:rsidP="00CF6D1D">
            <w:pPr>
              <w:spacing w:before="60" w:after="60" w:line="240" w:lineRule="auto"/>
              <w:jc w:val="both"/>
              <w:rPr>
                <w:rFonts w:ascii="Arial" w:eastAsia="Times New Roman" w:hAnsi="Arial" w:cs="Arial"/>
                <w:sz w:val="20"/>
                <w:szCs w:val="20"/>
                <w:lang w:val="en-US" w:eastAsia="ru-RU"/>
              </w:rPr>
            </w:pPr>
            <w:r w:rsidRPr="00316C79">
              <w:rPr>
                <w:rFonts w:ascii="Arial" w:eastAsia="Times New Roman" w:hAnsi="Arial" w:cs="Arial"/>
                <w:sz w:val="20"/>
                <w:szCs w:val="20"/>
                <w:lang w:val="en-US" w:eastAsia="ru-RU"/>
              </w:rPr>
              <w:t>a.k.a. LLC “</w:t>
            </w:r>
            <w:proofErr w:type="spellStart"/>
            <w:r w:rsidRPr="00316C79">
              <w:rPr>
                <w:rFonts w:ascii="Arial" w:eastAsia="Times New Roman" w:hAnsi="Arial" w:cs="Arial"/>
                <w:sz w:val="20"/>
                <w:szCs w:val="20"/>
                <w:lang w:val="en-US" w:eastAsia="ru-RU"/>
              </w:rPr>
              <w:t>Volgotrans</w:t>
            </w:r>
            <w:proofErr w:type="spellEnd"/>
            <w:r w:rsidRPr="00316C79">
              <w:rPr>
                <w:rFonts w:ascii="Arial" w:eastAsia="Times New Roman" w:hAnsi="Arial" w:cs="Arial"/>
                <w:sz w:val="20"/>
                <w:szCs w:val="20"/>
                <w:lang w:val="en-US" w:eastAsia="ru-RU"/>
              </w:rPr>
              <w:t>”</w:t>
            </w:r>
          </w:p>
          <w:p w14:paraId="3265B047" w14:textId="77777777" w:rsidR="00CF6D1D" w:rsidRPr="00316C79" w:rsidRDefault="00CF6D1D" w:rsidP="00CF6D1D">
            <w:pPr>
              <w:spacing w:before="60" w:after="60" w:line="240" w:lineRule="auto"/>
              <w:jc w:val="both"/>
              <w:rPr>
                <w:rFonts w:ascii="Arial" w:eastAsia="Times New Roman" w:hAnsi="Arial" w:cs="Arial"/>
                <w:sz w:val="20"/>
                <w:szCs w:val="20"/>
                <w:lang w:eastAsia="ru-RU"/>
              </w:rPr>
            </w:pPr>
            <w:proofErr w:type="spellStart"/>
            <w:r w:rsidRPr="00316C79">
              <w:rPr>
                <w:rFonts w:ascii="Arial" w:eastAsia="Times New Roman" w:hAnsi="Arial" w:cs="Arial"/>
                <w:sz w:val="20"/>
                <w:szCs w:val="20"/>
                <w:lang w:eastAsia="ru-RU"/>
              </w:rPr>
              <w:t>a.k.a</w:t>
            </w:r>
            <w:proofErr w:type="spellEnd"/>
            <w:r w:rsidRPr="00316C79">
              <w:rPr>
                <w:rFonts w:ascii="Arial" w:eastAsia="Times New Roman" w:hAnsi="Arial" w:cs="Arial"/>
                <w:sz w:val="20"/>
                <w:szCs w:val="20"/>
                <w:lang w:eastAsia="ru-RU"/>
              </w:rPr>
              <w:t>. ООО “</w:t>
            </w:r>
            <w:proofErr w:type="spellStart"/>
            <w:r w:rsidRPr="00316C79">
              <w:rPr>
                <w:rFonts w:ascii="Arial" w:eastAsia="Times New Roman" w:hAnsi="Arial" w:cs="Arial"/>
                <w:sz w:val="20"/>
                <w:szCs w:val="20"/>
                <w:lang w:eastAsia="ru-RU"/>
              </w:rPr>
              <w:t>Волготранс</w:t>
            </w:r>
            <w:proofErr w:type="spellEnd"/>
            <w:r w:rsidRPr="00316C79">
              <w:rPr>
                <w:rFonts w:ascii="Arial" w:eastAsia="Times New Roman" w:hAnsi="Arial" w:cs="Arial"/>
                <w:sz w:val="20"/>
                <w:szCs w:val="20"/>
                <w:lang w:eastAsia="ru-RU"/>
              </w:rPr>
              <w:t>”</w:t>
            </w:r>
          </w:p>
          <w:p w14:paraId="778648D1" w14:textId="022874FB" w:rsidR="00CF6D1D" w:rsidRPr="006137D4" w:rsidRDefault="00CF6D1D" w:rsidP="00CF6D1D">
            <w:pPr>
              <w:spacing w:before="60" w:after="60" w:line="240" w:lineRule="auto"/>
              <w:jc w:val="both"/>
              <w:rPr>
                <w:rFonts w:ascii="Arial" w:eastAsia="Times New Roman" w:hAnsi="Arial" w:cs="Arial"/>
                <w:color w:val="333333"/>
                <w:sz w:val="20"/>
                <w:szCs w:val="20"/>
                <w:lang w:val="en-US" w:eastAsia="ru-RU"/>
              </w:rPr>
            </w:pPr>
            <w:r w:rsidRPr="00316C79">
              <w:rPr>
                <w:rFonts w:ascii="Arial" w:eastAsia="Times New Roman" w:hAnsi="Arial" w:cs="Arial"/>
                <w:sz w:val="20"/>
                <w:szCs w:val="20"/>
                <w:lang w:val="en-US" w:eastAsia="ru-RU"/>
              </w:rPr>
              <w:t xml:space="preserve">a.k.a. </w:t>
            </w:r>
            <w:proofErr w:type="spellStart"/>
            <w:r w:rsidRPr="00316C79">
              <w:rPr>
                <w:rFonts w:ascii="Arial" w:eastAsia="Times New Roman" w:hAnsi="Arial" w:cs="Arial"/>
                <w:sz w:val="20"/>
                <w:szCs w:val="20"/>
                <w:lang w:val="en-US" w:eastAsia="ru-RU"/>
              </w:rPr>
              <w:t>Volgotrans</w:t>
            </w:r>
            <w:proofErr w:type="spellEnd"/>
            <w:r w:rsidRPr="00316C79">
              <w:rPr>
                <w:rFonts w:ascii="Arial" w:eastAsia="Times New Roman" w:hAnsi="Arial" w:cs="Arial"/>
                <w:sz w:val="20"/>
                <w:szCs w:val="20"/>
                <w:lang w:val="en-US" w:eastAsia="ru-RU"/>
              </w:rPr>
              <w:t xml:space="preserve"> LLC</w:t>
            </w:r>
          </w:p>
        </w:tc>
        <w:tc>
          <w:tcPr>
            <w:tcW w:w="3119"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tcPr>
          <w:p w14:paraId="75A46A17" w14:textId="477C9BC6" w:rsidR="00CF6D1D" w:rsidRPr="00CF6D1D" w:rsidRDefault="00CF6D1D" w:rsidP="00CF6D1D">
            <w:pPr>
              <w:spacing w:before="60" w:after="60" w:line="240" w:lineRule="auto"/>
              <w:jc w:val="both"/>
              <w:rPr>
                <w:rFonts w:ascii="Arial" w:eastAsia="Times New Roman" w:hAnsi="Arial" w:cs="Arial"/>
                <w:b/>
                <w:bCs/>
                <w:color w:val="333333"/>
                <w:sz w:val="20"/>
                <w:szCs w:val="20"/>
                <w:lang w:val="en-US" w:eastAsia="ru-RU"/>
              </w:rPr>
            </w:pPr>
            <w:bookmarkStart w:id="62" w:name="_Hlk224574617"/>
            <w:r w:rsidRPr="00316C79">
              <w:rPr>
                <w:rFonts w:ascii="Arial" w:eastAsia="Times New Roman" w:hAnsi="Arial" w:cs="Arial"/>
                <w:b/>
                <w:bCs/>
                <w:color w:val="000000" w:themeColor="text1"/>
                <w:sz w:val="20"/>
                <w:szCs w:val="20"/>
                <w:lang w:val="en-US" w:eastAsia="ru-RU"/>
              </w:rPr>
              <w:t>IMO number: 5511841</w:t>
            </w:r>
            <w:bookmarkEnd w:id="62"/>
          </w:p>
        </w:tc>
      </w:tr>
      <w:tr w:rsidR="00CF6D1D" w:rsidRPr="006137D4" w14:paraId="65C81834" w14:textId="77777777" w:rsidTr="009B6CD8">
        <w:tc>
          <w:tcPr>
            <w:tcW w:w="0" w:type="auto"/>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hideMark/>
          </w:tcPr>
          <w:p w14:paraId="5F9DC228" w14:textId="196810E2" w:rsidR="00CF6D1D" w:rsidRPr="006137D4" w:rsidRDefault="00CF6D1D" w:rsidP="00CF6D1D">
            <w:pPr>
              <w:spacing w:before="60" w:after="60" w:line="240" w:lineRule="auto"/>
              <w:jc w:val="both"/>
              <w:rPr>
                <w:rFonts w:ascii="Arial" w:eastAsia="Times New Roman" w:hAnsi="Arial" w:cs="Arial"/>
                <w:color w:val="333333"/>
                <w:sz w:val="20"/>
                <w:szCs w:val="20"/>
                <w:lang w:eastAsia="ru-RU"/>
              </w:rPr>
            </w:pPr>
            <w:r w:rsidRPr="00316C79">
              <w:rPr>
                <w:rFonts w:ascii="Arial" w:eastAsia="Times New Roman" w:hAnsi="Arial" w:cs="Arial"/>
                <w:sz w:val="20"/>
                <w:szCs w:val="20"/>
                <w:lang w:eastAsia="ru-RU"/>
              </w:rPr>
              <w:t>656.</w:t>
            </w:r>
          </w:p>
        </w:tc>
        <w:tc>
          <w:tcPr>
            <w:tcW w:w="5760"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hideMark/>
          </w:tcPr>
          <w:p w14:paraId="1E261943" w14:textId="77777777" w:rsidR="00CF6D1D" w:rsidRPr="00316C79" w:rsidRDefault="00CF6D1D" w:rsidP="00CF6D1D">
            <w:pPr>
              <w:spacing w:before="60" w:after="60" w:line="240" w:lineRule="auto"/>
              <w:jc w:val="both"/>
              <w:rPr>
                <w:rFonts w:ascii="Arial" w:eastAsia="Times New Roman" w:hAnsi="Arial" w:cs="Arial"/>
                <w:sz w:val="20"/>
                <w:szCs w:val="20"/>
                <w:lang w:val="en-US" w:eastAsia="ru-RU"/>
              </w:rPr>
            </w:pPr>
            <w:proofErr w:type="spellStart"/>
            <w:r w:rsidRPr="00316C79">
              <w:rPr>
                <w:rFonts w:ascii="Arial" w:eastAsia="Times New Roman" w:hAnsi="Arial" w:cs="Arial"/>
                <w:sz w:val="20"/>
                <w:szCs w:val="20"/>
                <w:lang w:val="en-US" w:eastAsia="ru-RU"/>
              </w:rPr>
              <w:t>Volgotanker</w:t>
            </w:r>
            <w:proofErr w:type="spellEnd"/>
            <w:r w:rsidRPr="00316C79">
              <w:rPr>
                <w:rFonts w:ascii="Arial" w:eastAsia="Times New Roman" w:hAnsi="Arial" w:cs="Arial"/>
                <w:sz w:val="20"/>
                <w:szCs w:val="20"/>
                <w:lang w:val="en-US" w:eastAsia="ru-RU"/>
              </w:rPr>
              <w:t xml:space="preserve"> Joint Stock Company</w:t>
            </w:r>
          </w:p>
          <w:p w14:paraId="422E64E1" w14:textId="36A3F057" w:rsidR="00CF6D1D" w:rsidRPr="006137D4" w:rsidRDefault="00CF6D1D" w:rsidP="00CF6D1D">
            <w:pPr>
              <w:spacing w:before="60" w:after="60" w:line="240" w:lineRule="auto"/>
              <w:jc w:val="both"/>
              <w:rPr>
                <w:rFonts w:ascii="Arial" w:eastAsia="Times New Roman" w:hAnsi="Arial" w:cs="Arial"/>
                <w:color w:val="333333"/>
                <w:sz w:val="20"/>
                <w:szCs w:val="20"/>
                <w:lang w:val="en-US" w:eastAsia="ru-RU"/>
              </w:rPr>
            </w:pPr>
            <w:r w:rsidRPr="00316C79">
              <w:rPr>
                <w:rFonts w:ascii="Arial" w:eastAsia="Times New Roman" w:hAnsi="Arial" w:cs="Arial"/>
                <w:sz w:val="20"/>
                <w:szCs w:val="20"/>
                <w:lang w:val="en-US" w:eastAsia="ru-RU"/>
              </w:rPr>
              <w:t xml:space="preserve">a.k.a. </w:t>
            </w:r>
            <w:proofErr w:type="spellStart"/>
            <w:r w:rsidRPr="00316C79">
              <w:rPr>
                <w:rFonts w:ascii="Arial" w:eastAsia="Times New Roman" w:hAnsi="Arial" w:cs="Arial"/>
                <w:sz w:val="20"/>
                <w:szCs w:val="20"/>
                <w:lang w:val="en-US" w:eastAsia="ru-RU"/>
              </w:rPr>
              <w:t>VOLGOTANKER</w:t>
            </w:r>
            <w:proofErr w:type="spellEnd"/>
            <w:r w:rsidRPr="00316C79">
              <w:rPr>
                <w:rFonts w:ascii="Arial" w:eastAsia="Times New Roman" w:hAnsi="Arial" w:cs="Arial"/>
                <w:sz w:val="20"/>
                <w:szCs w:val="20"/>
                <w:lang w:val="en-US" w:eastAsia="ru-RU"/>
              </w:rPr>
              <w:t xml:space="preserve"> </w:t>
            </w:r>
            <w:proofErr w:type="spellStart"/>
            <w:r w:rsidRPr="00316C79">
              <w:rPr>
                <w:rFonts w:ascii="Arial" w:eastAsia="Times New Roman" w:hAnsi="Arial" w:cs="Arial"/>
                <w:sz w:val="20"/>
                <w:szCs w:val="20"/>
                <w:lang w:val="en-US" w:eastAsia="ru-RU"/>
              </w:rPr>
              <w:t>VOLZHSKI</w:t>
            </w:r>
            <w:proofErr w:type="spellEnd"/>
            <w:r w:rsidRPr="00316C79">
              <w:rPr>
                <w:rFonts w:ascii="Arial" w:eastAsia="Times New Roman" w:hAnsi="Arial" w:cs="Arial"/>
                <w:sz w:val="20"/>
                <w:szCs w:val="20"/>
                <w:lang w:val="en-US" w:eastAsia="ru-RU"/>
              </w:rPr>
              <w:t xml:space="preserve"> OIL </w:t>
            </w:r>
            <w:proofErr w:type="spellStart"/>
            <w:r w:rsidRPr="00316C79">
              <w:rPr>
                <w:rFonts w:ascii="Arial" w:eastAsia="Times New Roman" w:hAnsi="Arial" w:cs="Arial"/>
                <w:sz w:val="20"/>
                <w:szCs w:val="20"/>
                <w:lang w:val="en-US" w:eastAsia="ru-RU"/>
              </w:rPr>
              <w:t>SHPG</w:t>
            </w:r>
            <w:proofErr w:type="spellEnd"/>
          </w:p>
        </w:tc>
        <w:tc>
          <w:tcPr>
            <w:tcW w:w="3119" w:type="dxa"/>
            <w:tcBorders>
              <w:top w:val="single" w:sz="6" w:space="0" w:color="000000"/>
              <w:left w:val="single" w:sz="6" w:space="0" w:color="000000"/>
              <w:bottom w:val="single" w:sz="6" w:space="0" w:color="000000"/>
              <w:right w:val="single" w:sz="6" w:space="0" w:color="000000"/>
            </w:tcBorders>
            <w:shd w:val="clear" w:color="auto" w:fill="auto"/>
            <w:tcMar>
              <w:top w:w="30" w:type="dxa"/>
              <w:left w:w="30" w:type="dxa"/>
              <w:bottom w:w="30" w:type="dxa"/>
              <w:right w:w="30" w:type="dxa"/>
            </w:tcMar>
            <w:hideMark/>
          </w:tcPr>
          <w:p w14:paraId="05A6A9AD" w14:textId="4B0F1B41" w:rsidR="00CF6D1D" w:rsidRPr="006137D4" w:rsidRDefault="00CF6D1D" w:rsidP="00CF6D1D">
            <w:pPr>
              <w:spacing w:before="60" w:after="60" w:line="240" w:lineRule="auto"/>
              <w:jc w:val="both"/>
              <w:rPr>
                <w:rFonts w:ascii="Arial" w:eastAsia="Times New Roman" w:hAnsi="Arial" w:cs="Arial"/>
                <w:b/>
                <w:bCs/>
                <w:color w:val="333333"/>
                <w:sz w:val="20"/>
                <w:szCs w:val="20"/>
                <w:lang w:eastAsia="ru-RU"/>
              </w:rPr>
            </w:pPr>
            <w:bookmarkStart w:id="63" w:name="_Hlk224574629"/>
            <w:proofErr w:type="spellStart"/>
            <w:r w:rsidRPr="00316C79">
              <w:rPr>
                <w:rFonts w:ascii="Arial" w:eastAsia="Times New Roman" w:hAnsi="Arial" w:cs="Arial"/>
                <w:b/>
                <w:bCs/>
                <w:color w:val="000000" w:themeColor="text1"/>
                <w:sz w:val="20"/>
                <w:szCs w:val="20"/>
                <w:lang w:eastAsia="ru-RU"/>
              </w:rPr>
              <w:t>IMO</w:t>
            </w:r>
            <w:proofErr w:type="spellEnd"/>
            <w:r w:rsidRPr="00316C79">
              <w:rPr>
                <w:rFonts w:ascii="Arial" w:eastAsia="Times New Roman" w:hAnsi="Arial" w:cs="Arial"/>
                <w:b/>
                <w:bCs/>
                <w:color w:val="000000" w:themeColor="text1"/>
                <w:sz w:val="20"/>
                <w:szCs w:val="20"/>
                <w:lang w:eastAsia="ru-RU"/>
              </w:rPr>
              <w:t xml:space="preserve"> </w:t>
            </w:r>
            <w:proofErr w:type="spellStart"/>
            <w:r w:rsidRPr="00316C79">
              <w:rPr>
                <w:rFonts w:ascii="Arial" w:eastAsia="Times New Roman" w:hAnsi="Arial" w:cs="Arial"/>
                <w:b/>
                <w:bCs/>
                <w:color w:val="000000" w:themeColor="text1"/>
                <w:sz w:val="20"/>
                <w:szCs w:val="20"/>
                <w:lang w:eastAsia="ru-RU"/>
              </w:rPr>
              <w:t>number</w:t>
            </w:r>
            <w:proofErr w:type="spellEnd"/>
            <w:r w:rsidRPr="00316C79">
              <w:rPr>
                <w:rFonts w:ascii="Arial" w:eastAsia="Times New Roman" w:hAnsi="Arial" w:cs="Arial"/>
                <w:b/>
                <w:bCs/>
                <w:color w:val="000000" w:themeColor="text1"/>
                <w:sz w:val="20"/>
                <w:szCs w:val="20"/>
                <w:lang w:eastAsia="ru-RU"/>
              </w:rPr>
              <w:t>: 0555669</w:t>
            </w:r>
            <w:bookmarkEnd w:id="63"/>
          </w:p>
        </w:tc>
      </w:tr>
    </w:tbl>
    <w:p w14:paraId="0A16907C" w14:textId="7728BFB3" w:rsidR="006137D4" w:rsidRPr="006137D4" w:rsidRDefault="006137D4" w:rsidP="006137D4">
      <w:pPr>
        <w:tabs>
          <w:tab w:val="left" w:pos="1880"/>
        </w:tabs>
        <w:spacing w:line="240" w:lineRule="auto"/>
        <w:rPr>
          <w:rFonts w:ascii="Arial" w:hAnsi="Arial" w:cs="Arial"/>
          <w:sz w:val="20"/>
          <w:szCs w:val="20"/>
          <w:lang w:val="en-US"/>
        </w:rPr>
      </w:pPr>
    </w:p>
    <w:sectPr w:rsidR="006137D4" w:rsidRPr="006137D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Ковалева Диана Вадимовна">
    <w15:presenceInfo w15:providerId="None" w15:userId="Ковалева Диана Вадимовна"/>
  </w15:person>
  <w15:person w15:author="SIBUR">
    <w15:presenceInfo w15:providerId="None" w15:userId="SIBU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6DD"/>
    <w:rsid w:val="000A39B3"/>
    <w:rsid w:val="000F5B6F"/>
    <w:rsid w:val="00122918"/>
    <w:rsid w:val="00140827"/>
    <w:rsid w:val="001D58E6"/>
    <w:rsid w:val="001F1AB0"/>
    <w:rsid w:val="00242376"/>
    <w:rsid w:val="00327D09"/>
    <w:rsid w:val="005B26DD"/>
    <w:rsid w:val="006137D4"/>
    <w:rsid w:val="00623BF3"/>
    <w:rsid w:val="00631F8B"/>
    <w:rsid w:val="00654015"/>
    <w:rsid w:val="007040D8"/>
    <w:rsid w:val="0070682B"/>
    <w:rsid w:val="0072045B"/>
    <w:rsid w:val="0078400F"/>
    <w:rsid w:val="009F7D40"/>
    <w:rsid w:val="00A2614E"/>
    <w:rsid w:val="00AA08AF"/>
    <w:rsid w:val="00AF77CE"/>
    <w:rsid w:val="00BC20F8"/>
    <w:rsid w:val="00CF6D1D"/>
    <w:rsid w:val="00D575A6"/>
    <w:rsid w:val="00E91CF4"/>
    <w:rsid w:val="00F67BF3"/>
    <w:rsid w:val="00FD5B3D"/>
    <w:rsid w:val="00FE2B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34321"/>
  <w15:chartTrackingRefBased/>
  <w15:docId w15:val="{CD09C1D3-6E62-43B8-91FE-5793B1CD5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Образец ЮП Заголовок"/>
    <w:basedOn w:val="a4"/>
    <w:link w:val="a5"/>
    <w:qFormat/>
    <w:rsid w:val="00F67BF3"/>
    <w:pPr>
      <w:widowControl w:val="0"/>
      <w:spacing w:before="240" w:after="240"/>
      <w:contextualSpacing w:val="0"/>
    </w:pPr>
    <w:rPr>
      <w:rFonts w:ascii="Times New Roman" w:eastAsia="Times New Roman" w:hAnsi="Times New Roman" w:cs="Arial"/>
      <w:b/>
      <w:bCs/>
      <w:spacing w:val="0"/>
      <w:kern w:val="0"/>
      <w:sz w:val="20"/>
      <w:szCs w:val="20"/>
      <w:lang w:eastAsia="ru-RU"/>
    </w:rPr>
  </w:style>
  <w:style w:type="character" w:customStyle="1" w:styleId="a5">
    <w:name w:val="Образец ЮП Заголовок Знак"/>
    <w:basedOn w:val="a6"/>
    <w:link w:val="a3"/>
    <w:rsid w:val="00F67BF3"/>
    <w:rPr>
      <w:rFonts w:ascii="Times New Roman" w:eastAsia="Times New Roman" w:hAnsi="Times New Roman" w:cs="Arial"/>
      <w:b/>
      <w:bCs/>
      <w:spacing w:val="-10"/>
      <w:kern w:val="28"/>
      <w:sz w:val="20"/>
      <w:szCs w:val="20"/>
      <w:lang w:eastAsia="ru-RU"/>
    </w:rPr>
  </w:style>
  <w:style w:type="paragraph" w:styleId="a4">
    <w:name w:val="Title"/>
    <w:basedOn w:val="a"/>
    <w:next w:val="a"/>
    <w:link w:val="a6"/>
    <w:uiPriority w:val="10"/>
    <w:qFormat/>
    <w:rsid w:val="00F67BF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4"/>
    <w:uiPriority w:val="10"/>
    <w:rsid w:val="00F67BF3"/>
    <w:rPr>
      <w:rFonts w:asciiTheme="majorHAnsi" w:eastAsiaTheme="majorEastAsia" w:hAnsiTheme="majorHAnsi" w:cstheme="majorBidi"/>
      <w:spacing w:val="-10"/>
      <w:kern w:val="28"/>
      <w:sz w:val="56"/>
      <w:szCs w:val="56"/>
    </w:rPr>
  </w:style>
  <w:style w:type="paragraph" w:customStyle="1" w:styleId="msonormal0">
    <w:name w:val="msonormal"/>
    <w:basedOn w:val="a"/>
    <w:rsid w:val="0014082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itle-annex-1">
    <w:name w:val="title-annex-1"/>
    <w:basedOn w:val="a"/>
    <w:rsid w:val="0014082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itle-annex-2">
    <w:name w:val="title-annex-2"/>
    <w:basedOn w:val="a"/>
    <w:rsid w:val="0014082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Normal (Web)"/>
    <w:basedOn w:val="a"/>
    <w:uiPriority w:val="99"/>
    <w:semiHidden/>
    <w:unhideWhenUsed/>
    <w:rsid w:val="0014082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
    <w:name w:val="Обычный1"/>
    <w:basedOn w:val="a"/>
    <w:rsid w:val="0014082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bl-norm">
    <w:name w:val="tbl-norm"/>
    <w:basedOn w:val="a"/>
    <w:rsid w:val="0014082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bl-left">
    <w:name w:val="tbl-left"/>
    <w:basedOn w:val="a"/>
    <w:rsid w:val="0014082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oj-tbl-txt">
    <w:name w:val="oj-tbl-txt"/>
    <w:basedOn w:val="a"/>
    <w:rsid w:val="001D58E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oj-italic">
    <w:name w:val="oj-italic"/>
    <w:basedOn w:val="a0"/>
    <w:rsid w:val="000A39B3"/>
  </w:style>
  <w:style w:type="paragraph" w:styleId="a8">
    <w:name w:val="Balloon Text"/>
    <w:basedOn w:val="a"/>
    <w:link w:val="a9"/>
    <w:uiPriority w:val="99"/>
    <w:semiHidden/>
    <w:unhideWhenUsed/>
    <w:rsid w:val="00327D09"/>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327D09"/>
    <w:rPr>
      <w:rFonts w:ascii="Segoe UI" w:hAnsi="Segoe UI" w:cs="Segoe UI"/>
      <w:sz w:val="18"/>
      <w:szCs w:val="18"/>
    </w:rPr>
  </w:style>
  <w:style w:type="character" w:styleId="aa">
    <w:name w:val="annotation reference"/>
    <w:basedOn w:val="a0"/>
    <w:uiPriority w:val="99"/>
    <w:semiHidden/>
    <w:unhideWhenUsed/>
    <w:rsid w:val="00AA08AF"/>
    <w:rPr>
      <w:sz w:val="16"/>
      <w:szCs w:val="16"/>
    </w:rPr>
  </w:style>
  <w:style w:type="paragraph" w:styleId="ab">
    <w:name w:val="annotation text"/>
    <w:basedOn w:val="a"/>
    <w:link w:val="ac"/>
    <w:uiPriority w:val="99"/>
    <w:semiHidden/>
    <w:unhideWhenUsed/>
    <w:rsid w:val="00AA08AF"/>
    <w:pPr>
      <w:spacing w:line="240" w:lineRule="auto"/>
    </w:pPr>
    <w:rPr>
      <w:sz w:val="20"/>
      <w:szCs w:val="20"/>
    </w:rPr>
  </w:style>
  <w:style w:type="character" w:customStyle="1" w:styleId="ac">
    <w:name w:val="Текст примечания Знак"/>
    <w:basedOn w:val="a0"/>
    <w:link w:val="ab"/>
    <w:uiPriority w:val="99"/>
    <w:semiHidden/>
    <w:rsid w:val="00AA08AF"/>
    <w:rPr>
      <w:sz w:val="20"/>
      <w:szCs w:val="20"/>
    </w:rPr>
  </w:style>
  <w:style w:type="paragraph" w:styleId="ad">
    <w:name w:val="annotation subject"/>
    <w:basedOn w:val="ab"/>
    <w:next w:val="ab"/>
    <w:link w:val="ae"/>
    <w:uiPriority w:val="99"/>
    <w:semiHidden/>
    <w:unhideWhenUsed/>
    <w:rsid w:val="00AA08AF"/>
    <w:rPr>
      <w:b/>
      <w:bCs/>
    </w:rPr>
  </w:style>
  <w:style w:type="character" w:customStyle="1" w:styleId="ae">
    <w:name w:val="Тема примечания Знак"/>
    <w:basedOn w:val="ac"/>
    <w:link w:val="ad"/>
    <w:uiPriority w:val="99"/>
    <w:semiHidden/>
    <w:rsid w:val="00AA08AF"/>
    <w:rPr>
      <w:b/>
      <w:bCs/>
      <w:sz w:val="20"/>
      <w:szCs w:val="20"/>
    </w:rPr>
  </w:style>
  <w:style w:type="paragraph" w:styleId="af">
    <w:name w:val="Revision"/>
    <w:hidden/>
    <w:uiPriority w:val="99"/>
    <w:semiHidden/>
    <w:rsid w:val="0024237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400584">
      <w:bodyDiv w:val="1"/>
      <w:marLeft w:val="0"/>
      <w:marRight w:val="0"/>
      <w:marTop w:val="0"/>
      <w:marBottom w:val="0"/>
      <w:divBdr>
        <w:top w:val="none" w:sz="0" w:space="0" w:color="auto"/>
        <w:left w:val="none" w:sz="0" w:space="0" w:color="auto"/>
        <w:bottom w:val="none" w:sz="0" w:space="0" w:color="auto"/>
        <w:right w:val="none" w:sz="0" w:space="0" w:color="auto"/>
      </w:divBdr>
    </w:div>
    <w:div w:id="592250931">
      <w:bodyDiv w:val="1"/>
      <w:marLeft w:val="0"/>
      <w:marRight w:val="0"/>
      <w:marTop w:val="0"/>
      <w:marBottom w:val="0"/>
      <w:divBdr>
        <w:top w:val="none" w:sz="0" w:space="0" w:color="auto"/>
        <w:left w:val="none" w:sz="0" w:space="0" w:color="auto"/>
        <w:bottom w:val="none" w:sz="0" w:space="0" w:color="auto"/>
        <w:right w:val="none" w:sz="0" w:space="0" w:color="auto"/>
      </w:divBdr>
    </w:div>
    <w:div w:id="622736993">
      <w:bodyDiv w:val="1"/>
      <w:marLeft w:val="0"/>
      <w:marRight w:val="0"/>
      <w:marTop w:val="0"/>
      <w:marBottom w:val="0"/>
      <w:divBdr>
        <w:top w:val="none" w:sz="0" w:space="0" w:color="auto"/>
        <w:left w:val="none" w:sz="0" w:space="0" w:color="auto"/>
        <w:bottom w:val="none" w:sz="0" w:space="0" w:color="auto"/>
        <w:right w:val="none" w:sz="0" w:space="0" w:color="auto"/>
      </w:divBdr>
    </w:div>
    <w:div w:id="624389808">
      <w:bodyDiv w:val="1"/>
      <w:marLeft w:val="0"/>
      <w:marRight w:val="0"/>
      <w:marTop w:val="0"/>
      <w:marBottom w:val="0"/>
      <w:divBdr>
        <w:top w:val="none" w:sz="0" w:space="0" w:color="auto"/>
        <w:left w:val="none" w:sz="0" w:space="0" w:color="auto"/>
        <w:bottom w:val="none" w:sz="0" w:space="0" w:color="auto"/>
        <w:right w:val="none" w:sz="0" w:space="0" w:color="auto"/>
      </w:divBdr>
    </w:div>
    <w:div w:id="687097101">
      <w:bodyDiv w:val="1"/>
      <w:marLeft w:val="0"/>
      <w:marRight w:val="0"/>
      <w:marTop w:val="0"/>
      <w:marBottom w:val="0"/>
      <w:divBdr>
        <w:top w:val="none" w:sz="0" w:space="0" w:color="auto"/>
        <w:left w:val="none" w:sz="0" w:space="0" w:color="auto"/>
        <w:bottom w:val="none" w:sz="0" w:space="0" w:color="auto"/>
        <w:right w:val="none" w:sz="0" w:space="0" w:color="auto"/>
      </w:divBdr>
    </w:div>
    <w:div w:id="693268104">
      <w:bodyDiv w:val="1"/>
      <w:marLeft w:val="0"/>
      <w:marRight w:val="0"/>
      <w:marTop w:val="0"/>
      <w:marBottom w:val="0"/>
      <w:divBdr>
        <w:top w:val="none" w:sz="0" w:space="0" w:color="auto"/>
        <w:left w:val="none" w:sz="0" w:space="0" w:color="auto"/>
        <w:bottom w:val="none" w:sz="0" w:space="0" w:color="auto"/>
        <w:right w:val="none" w:sz="0" w:space="0" w:color="auto"/>
      </w:divBdr>
    </w:div>
    <w:div w:id="817113132">
      <w:bodyDiv w:val="1"/>
      <w:marLeft w:val="0"/>
      <w:marRight w:val="0"/>
      <w:marTop w:val="0"/>
      <w:marBottom w:val="0"/>
      <w:divBdr>
        <w:top w:val="none" w:sz="0" w:space="0" w:color="auto"/>
        <w:left w:val="none" w:sz="0" w:space="0" w:color="auto"/>
        <w:bottom w:val="none" w:sz="0" w:space="0" w:color="auto"/>
        <w:right w:val="none" w:sz="0" w:space="0" w:color="auto"/>
      </w:divBdr>
    </w:div>
    <w:div w:id="1456681999">
      <w:bodyDiv w:val="1"/>
      <w:marLeft w:val="0"/>
      <w:marRight w:val="0"/>
      <w:marTop w:val="0"/>
      <w:marBottom w:val="0"/>
      <w:divBdr>
        <w:top w:val="none" w:sz="0" w:space="0" w:color="auto"/>
        <w:left w:val="none" w:sz="0" w:space="0" w:color="auto"/>
        <w:bottom w:val="none" w:sz="0" w:space="0" w:color="auto"/>
        <w:right w:val="none" w:sz="0" w:space="0" w:color="auto"/>
      </w:divBdr>
    </w:div>
    <w:div w:id="1576355154">
      <w:bodyDiv w:val="1"/>
      <w:marLeft w:val="0"/>
      <w:marRight w:val="0"/>
      <w:marTop w:val="0"/>
      <w:marBottom w:val="0"/>
      <w:divBdr>
        <w:top w:val="none" w:sz="0" w:space="0" w:color="auto"/>
        <w:left w:val="none" w:sz="0" w:space="0" w:color="auto"/>
        <w:bottom w:val="none" w:sz="0" w:space="0" w:color="auto"/>
        <w:right w:val="none" w:sz="0" w:space="0" w:color="auto"/>
      </w:divBdr>
    </w:div>
    <w:div w:id="1624311247">
      <w:bodyDiv w:val="1"/>
      <w:marLeft w:val="0"/>
      <w:marRight w:val="0"/>
      <w:marTop w:val="0"/>
      <w:marBottom w:val="0"/>
      <w:divBdr>
        <w:top w:val="none" w:sz="0" w:space="0" w:color="auto"/>
        <w:left w:val="none" w:sz="0" w:space="0" w:color="auto"/>
        <w:bottom w:val="none" w:sz="0" w:space="0" w:color="auto"/>
        <w:right w:val="none" w:sz="0" w:space="0" w:color="auto"/>
      </w:divBdr>
    </w:div>
    <w:div w:id="1863663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customXml" Target="../customXml/item4.xml"/><Relationship Id="rId9" Type="http://schemas.microsoft.com/office/2011/relationships/people" Target="peop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e1070701-6ceb-4b7e-af88-d82c4f766386" xsi:nil="true"/>
    <_dlc_DocId xmlns="f089171f-9a62-46ba-b25a-510fcfdc944d">LEGDHKNZFHQE-20-53931</_dlc_DocId>
    <_dlc_DocIdUrl xmlns="f089171f-9a62-46ba-b25a-510fcfdc944d">
      <Url>https://sp.sibur.local/Legal/_layouts/15/DocIdRedir.aspx?ID=LEGDHKNZFHQE-20-53931</Url>
      <Description>LEGDHKNZFHQE-20-53931</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Документ" ma:contentTypeID="0x010100F643B3A295650E4FBCFA12EBBEA81198" ma:contentTypeVersion="3" ma:contentTypeDescription="Создание документа." ma:contentTypeScope="" ma:versionID="66eb05eef7dea414ff29d87aec9da8b2">
  <xsd:schema xmlns:xsd="http://www.w3.org/2001/XMLSchema" xmlns:xs="http://www.w3.org/2001/XMLSchema" xmlns:p="http://schemas.microsoft.com/office/2006/metadata/properties" xmlns:ns2="f089171f-9a62-46ba-b25a-510fcfdc944d" xmlns:ns3="e1070701-6ceb-4b7e-af88-d82c4f766386" targetNamespace="http://schemas.microsoft.com/office/2006/metadata/properties" ma:root="true" ma:fieldsID="fb2a269bf31637dbcb9842093487b15e" ns2:_="" ns3:_="">
    <xsd:import namespace="f089171f-9a62-46ba-b25a-510fcfdc944d"/>
    <xsd:import namespace="e1070701-6ceb-4b7e-af88-d82c4f766386"/>
    <xsd:element name="properties">
      <xsd:complexType>
        <xsd:sequence>
          <xsd:element name="documentManagement">
            <xsd:complexType>
              <xsd:all>
                <xsd:element ref="ns2:_dlc_DocId" minOccurs="0"/>
                <xsd:element ref="ns2:_dlc_DocIdUrl" minOccurs="0"/>
                <xsd:element ref="ns2:_dlc_DocIdPersistId" minOccurs="0"/>
                <xsd:element ref="ns3:_x041a__x043e__x043c__x043c__x0435__x043d__x0442__x0430__x0440__x0438__x0438_"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9171f-9a62-46ba-b25a-510fcfdc944d" elementFormDefault="qualified">
    <xsd:import namespace="http://schemas.microsoft.com/office/2006/documentManagement/types"/>
    <xsd:import namespace="http://schemas.microsoft.com/office/infopath/2007/PartnerControls"/>
    <xsd:element name="_dlc_DocId" ma:index="8" nillable="true" ma:displayName="Значение идентификатора документа" ma:description="Значение идентификатора документа, присвоенного данному элементу." ma:internalName="_dlc_DocId" ma:readOnly="true">
      <xsd:simpleType>
        <xsd:restriction base="dms:Text"/>
      </xsd:simpleType>
    </xsd:element>
    <xsd:element name="_dlc_DocIdUrl" ma:index="9" nillable="true" ma:displayName="Идентификатор документа" ma:description="Постоянная ссылка на этот документ."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Сохранить идентификатор" ma:description="Сохранять идентификатор при добавлении." ma:hidden="true" ma:internalName="_dlc_DocIdPersistId" ma:readOnly="true">
      <xsd:simpleType>
        <xsd:restriction base="dms:Boolean"/>
      </xsd:simpleType>
    </xsd:element>
    <xsd:element name="SharedWithUsers" ma:index="12"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Совместно с подробностями"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1070701-6ceb-4b7e-af88-d82c4f766386" elementFormDefault="qualified">
    <xsd:import namespace="http://schemas.microsoft.com/office/2006/documentManagement/types"/>
    <xsd:import namespace="http://schemas.microsoft.com/office/infopath/2007/PartnerControls"/>
    <xsd:element name="_x041a__x043e__x043c__x043c__x0435__x043d__x0442__x0430__x0440__x0438__x0438_" ma:index="11" nillable="true" ma:displayName="Комментарии" ma:internalName="_x041a__x043e__x043c__x043c__x0435__x043d__x0442__x0430__x0440__x0438__x0438_">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0BF9FC-566D-4177-9F91-46200C7B96C5}">
  <ds:schemaRefs>
    <ds:schemaRef ds:uri="http://schemas.microsoft.com/office/2006/metadata/properties"/>
    <ds:schemaRef ds:uri="http://schemas.microsoft.com/office/infopath/2007/PartnerControls"/>
    <ds:schemaRef ds:uri="e1070701-6ceb-4b7e-af88-d82c4f766386"/>
    <ds:schemaRef ds:uri="f089171f-9a62-46ba-b25a-510fcfdc944d"/>
  </ds:schemaRefs>
</ds:datastoreItem>
</file>

<file path=customXml/itemProps2.xml><?xml version="1.0" encoding="utf-8"?>
<ds:datastoreItem xmlns:ds="http://schemas.openxmlformats.org/officeDocument/2006/customXml" ds:itemID="{BD1A080E-9DFA-426B-9516-EAAEA61569E4}">
  <ds:schemaRefs>
    <ds:schemaRef ds:uri="http://schemas.microsoft.com/sharepoint/v3/contenttype/forms"/>
  </ds:schemaRefs>
</ds:datastoreItem>
</file>

<file path=customXml/itemProps3.xml><?xml version="1.0" encoding="utf-8"?>
<ds:datastoreItem xmlns:ds="http://schemas.openxmlformats.org/officeDocument/2006/customXml" ds:itemID="{201B0A85-AAEC-40CE-A0B2-F7B9AE827589}">
  <ds:schemaRefs>
    <ds:schemaRef ds:uri="http://schemas.microsoft.com/sharepoint/events"/>
  </ds:schemaRefs>
</ds:datastoreItem>
</file>

<file path=customXml/itemProps4.xml><?xml version="1.0" encoding="utf-8"?>
<ds:datastoreItem xmlns:ds="http://schemas.openxmlformats.org/officeDocument/2006/customXml" ds:itemID="{58F2EA0F-9FCE-4021-B9F5-EF826DE461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9171f-9a62-46ba-b25a-510fcfdc944d"/>
    <ds:schemaRef ds:uri="e1070701-6ceb-4b7e-af88-d82c4f7663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92</Pages>
  <Words>31327</Words>
  <Characters>178567</Characters>
  <Application>Microsoft Office Word</Application>
  <DocSecurity>0</DocSecurity>
  <Lines>1488</Lines>
  <Paragraphs>418</Paragraphs>
  <ScaleCrop>false</ScaleCrop>
  <HeadingPairs>
    <vt:vector size="2" baseType="variant">
      <vt:variant>
        <vt:lpstr>Название</vt:lpstr>
      </vt:variant>
      <vt:variant>
        <vt:i4>1</vt:i4>
      </vt:variant>
    </vt:vector>
  </HeadingPairs>
  <TitlesOfParts>
    <vt:vector size="1" baseType="lpstr">
      <vt:lpstr/>
    </vt:vector>
  </TitlesOfParts>
  <Company>SIBUR</Company>
  <LinksUpToDate>false</LinksUpToDate>
  <CharactersWithSpaces>209476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Семенова Вероника Владимировна</dc:creator>
  <cp:keywords/>
  <dc:description/>
  <cp:lastModifiedBy>SIBUR</cp:lastModifiedBy>
  <cp:revision>15</cp:revision>
  <dcterms:created xsi:type="dcterms:W3CDTF">2025-06-17T12:34:00Z</dcterms:created>
  <dcterms:modified xsi:type="dcterms:W3CDTF">2026-03-16T14:50:00Z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0x010100F643B3A295650E4FBCFA12EBBEA81198</vt:lpwstr>
  </property>
  <property fmtid="{D5CDD505-2E9C-101B-9397-08002B2CF9AE}" pid="3" name="_dlc_DocIdItemGuid">
    <vt:lpwstr>763c27b9-ec38-4eac-bb92-14fb7636b8e2</vt:lpwstr>
  </property>
</Properties>
</file>