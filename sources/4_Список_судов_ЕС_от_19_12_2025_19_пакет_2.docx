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960D7" w14:textId="77777777" w:rsidR="00140827" w:rsidRPr="00140827" w:rsidRDefault="00140827" w:rsidP="00FE2B9A">
      <w:pPr>
        <w:shd w:val="clear" w:color="auto" w:fill="FFFFFF"/>
        <w:spacing w:after="120" w:line="312" w:lineRule="atLeast"/>
        <w:jc w:val="both"/>
        <w:rPr>
          <w:rFonts w:ascii="Arial Unicode MS" w:eastAsia="Times New Roman" w:hAnsi="Arial Unicode MS" w:cs="Times New Roman"/>
          <w:i/>
          <w:iCs/>
          <w:color w:val="333333"/>
          <w:sz w:val="21"/>
          <w:szCs w:val="21"/>
          <w:lang w:val="en-US" w:eastAsia="ru-RU"/>
        </w:rPr>
      </w:pPr>
      <w:r w:rsidRPr="00140827">
        <w:rPr>
          <w:rFonts w:ascii="Arial Unicode MS" w:eastAsia="Times New Roman" w:hAnsi="Arial Unicode MS" w:cs="Times New Roman"/>
          <w:i/>
          <w:iCs/>
          <w:color w:val="333333"/>
          <w:sz w:val="21"/>
          <w:szCs w:val="21"/>
          <w:lang w:val="en-US" w:eastAsia="ru-RU"/>
        </w:rPr>
        <w:t>ANNEX XLII</w:t>
      </w:r>
    </w:p>
    <w:p w14:paraId="3134F039" w14:textId="77777777" w:rsidR="00140827" w:rsidRPr="00140827" w:rsidRDefault="00140827" w:rsidP="00FE2B9A">
      <w:pPr>
        <w:shd w:val="clear" w:color="auto" w:fill="FFFFFF"/>
        <w:spacing w:after="120" w:line="312" w:lineRule="atLeast"/>
        <w:jc w:val="both"/>
        <w:rPr>
          <w:rFonts w:ascii="Arial Unicode MS" w:eastAsia="Times New Roman" w:hAnsi="Arial Unicode MS" w:cs="Times New Roman"/>
          <w:b/>
          <w:bCs/>
          <w:color w:val="333333"/>
          <w:sz w:val="21"/>
          <w:szCs w:val="21"/>
          <w:lang w:val="en-US" w:eastAsia="ru-RU"/>
        </w:rPr>
      </w:pPr>
      <w:r w:rsidRPr="00140827">
        <w:rPr>
          <w:rFonts w:ascii="Arial Unicode MS" w:eastAsia="Times New Roman" w:hAnsi="Arial Unicode MS" w:cs="Times New Roman"/>
          <w:b/>
          <w:bCs/>
          <w:color w:val="333333"/>
          <w:sz w:val="21"/>
          <w:szCs w:val="21"/>
          <w:lang w:val="en-US" w:eastAsia="ru-RU"/>
        </w:rPr>
        <w:t>List of vessels referred to in Article 3s</w:t>
      </w:r>
    </w:p>
    <w:tbl>
      <w:tblPr>
        <w:tblW w:w="9339" w:type="dxa"/>
        <w:jc w:val="center"/>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480"/>
        <w:gridCol w:w="2210"/>
        <w:gridCol w:w="1740"/>
        <w:gridCol w:w="3586"/>
        <w:gridCol w:w="1323"/>
      </w:tblGrid>
      <w:tr w:rsidR="00140827" w:rsidRPr="00140827" w14:paraId="7A70055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F0858F" w14:textId="77777777" w:rsidR="00140827" w:rsidRPr="00140827" w:rsidRDefault="00140827" w:rsidP="00FE2B9A">
            <w:pPr>
              <w:spacing w:after="0" w:line="312" w:lineRule="atLeast"/>
              <w:jc w:val="both"/>
              <w:rPr>
                <w:rFonts w:ascii="Times New Roman" w:eastAsia="Times New Roman" w:hAnsi="Times New Roman" w:cs="Times New Roman"/>
                <w:b/>
                <w:bCs/>
                <w:sz w:val="24"/>
                <w:szCs w:val="24"/>
                <w:lang w:val="en-US" w:eastAsia="ru-RU"/>
              </w:rPr>
            </w:pPr>
            <w:r w:rsidRPr="00140827">
              <w:rPr>
                <w:rFonts w:ascii="Times New Roman" w:eastAsia="Times New Roman" w:hAnsi="Times New Roman" w:cs="Times New Roman"/>
                <w:b/>
                <w:bCs/>
                <w:sz w:val="24"/>
                <w:szCs w:val="24"/>
                <w:lang w:val="en-US"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440AA65" w14:textId="77777777" w:rsidR="00140827" w:rsidRPr="00140827" w:rsidRDefault="00140827" w:rsidP="00FE2B9A">
            <w:pPr>
              <w:spacing w:before="60" w:after="60" w:line="312" w:lineRule="atLeast"/>
              <w:jc w:val="both"/>
              <w:rPr>
                <w:rFonts w:ascii="Times New Roman" w:eastAsia="Times New Roman" w:hAnsi="Times New Roman" w:cs="Times New Roman"/>
                <w:b/>
                <w:bCs/>
                <w:sz w:val="24"/>
                <w:szCs w:val="24"/>
                <w:lang w:eastAsia="ru-RU"/>
              </w:rPr>
            </w:pPr>
            <w:r w:rsidRPr="00140827">
              <w:rPr>
                <w:rFonts w:ascii="Times New Roman" w:eastAsia="Times New Roman" w:hAnsi="Times New Roman" w:cs="Times New Roman"/>
                <w:b/>
                <w:bCs/>
                <w:sz w:val="24"/>
                <w:szCs w:val="24"/>
                <w:lang w:eastAsia="ru-RU"/>
              </w:rPr>
              <w:t>Vessel name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FD5D0AA" w14:textId="77777777" w:rsidR="00140827" w:rsidRPr="00140827" w:rsidRDefault="00140827" w:rsidP="00FE2B9A">
            <w:pPr>
              <w:spacing w:before="60" w:after="60" w:line="312" w:lineRule="atLeast"/>
              <w:jc w:val="both"/>
              <w:rPr>
                <w:rFonts w:ascii="Times New Roman" w:eastAsia="Times New Roman" w:hAnsi="Times New Roman" w:cs="Times New Roman"/>
                <w:b/>
                <w:bCs/>
                <w:sz w:val="24"/>
                <w:szCs w:val="24"/>
                <w:lang w:eastAsia="ru-RU"/>
              </w:rPr>
            </w:pPr>
            <w:r w:rsidRPr="00140827">
              <w:rPr>
                <w:rFonts w:ascii="Times New Roman" w:eastAsia="Times New Roman" w:hAnsi="Times New Roman" w:cs="Times New Roman"/>
                <w:b/>
                <w:bCs/>
                <w:sz w:val="24"/>
                <w:szCs w:val="24"/>
                <w:lang w:eastAsia="ru-RU"/>
              </w:rPr>
              <w:t>IMO number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B2D9C7" w14:textId="77777777" w:rsidR="00140827" w:rsidRPr="00140827" w:rsidRDefault="00140827" w:rsidP="00FE2B9A">
            <w:pPr>
              <w:spacing w:before="60" w:after="60" w:line="312" w:lineRule="atLeast"/>
              <w:jc w:val="both"/>
              <w:rPr>
                <w:rFonts w:ascii="Times New Roman" w:eastAsia="Times New Roman" w:hAnsi="Times New Roman" w:cs="Times New Roman"/>
                <w:b/>
                <w:bCs/>
                <w:sz w:val="24"/>
                <w:szCs w:val="24"/>
                <w:lang w:eastAsia="ru-RU"/>
              </w:rPr>
            </w:pPr>
            <w:r w:rsidRPr="00140827">
              <w:rPr>
                <w:rFonts w:ascii="Times New Roman" w:eastAsia="Times New Roman" w:hAnsi="Times New Roman" w:cs="Times New Roman"/>
                <w:b/>
                <w:bCs/>
                <w:sz w:val="24"/>
                <w:szCs w:val="24"/>
                <w:lang w:eastAsia="ru-RU"/>
              </w:rPr>
              <w:t>Grounds for inclusion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59A732" w14:textId="77777777" w:rsidR="00140827" w:rsidRPr="00140827" w:rsidRDefault="00140827" w:rsidP="00FE2B9A">
            <w:pPr>
              <w:spacing w:before="60" w:after="60" w:line="312" w:lineRule="atLeast"/>
              <w:jc w:val="both"/>
              <w:rPr>
                <w:rFonts w:ascii="Times New Roman" w:eastAsia="Times New Roman" w:hAnsi="Times New Roman" w:cs="Times New Roman"/>
                <w:b/>
                <w:bCs/>
                <w:sz w:val="24"/>
                <w:szCs w:val="24"/>
                <w:lang w:eastAsia="ru-RU"/>
              </w:rPr>
            </w:pPr>
            <w:r w:rsidRPr="00140827">
              <w:rPr>
                <w:rFonts w:ascii="Times New Roman" w:eastAsia="Times New Roman" w:hAnsi="Times New Roman" w:cs="Times New Roman"/>
                <w:b/>
                <w:bCs/>
                <w:sz w:val="24"/>
                <w:szCs w:val="24"/>
                <w:lang w:eastAsia="ru-RU"/>
              </w:rPr>
              <w:t>Date of application</w:t>
            </w:r>
          </w:p>
        </w:tc>
      </w:tr>
      <w:tr w:rsidR="00140827" w:rsidRPr="00140827" w14:paraId="7ED9EF0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892B0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744785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Angara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C9A8C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9179842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5CA7D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(a):</w:t>
            </w:r>
          </w:p>
          <w:p w14:paraId="0C9FE33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goods and technology used in the defence and security sector, from or to Russia, for use in Russia or for Russia’s warfare in Ukraine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CDD3F7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25.6.2024</w:t>
            </w:r>
          </w:p>
        </w:tc>
      </w:tr>
      <w:tr w:rsidR="00140827" w:rsidRPr="00140827" w14:paraId="4256B0A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B313F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10D3E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Maria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9E061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8517839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5D14B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(a):</w:t>
            </w:r>
          </w:p>
          <w:p w14:paraId="40EFD72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goods and technology used in the defence and security sector, from or to Russia, for use in Russia or for Russia’s warfare in Ukraine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C1E52A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25.6.2024</w:t>
            </w:r>
          </w:p>
        </w:tc>
      </w:tr>
      <w:tr w:rsidR="00140827" w:rsidRPr="00140827" w14:paraId="3CD5CA0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2C4EA6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760B66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Saam FSU</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441559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9915090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97E78F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(c):</w:t>
            </w:r>
          </w:p>
          <w:p w14:paraId="23F2C0F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2E2AB6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25.6.2024</w:t>
            </w:r>
          </w:p>
        </w:tc>
      </w:tr>
      <w:tr w:rsidR="00140827" w:rsidRPr="00140827" w14:paraId="7A01529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B38EC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379899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Koryak FSU</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8A128B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9915105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A40F2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(c):</w:t>
            </w:r>
          </w:p>
          <w:p w14:paraId="65E5619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DDE0A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25.6.2024</w:t>
            </w:r>
          </w:p>
        </w:tc>
      </w:tr>
      <w:tr w:rsidR="00140827" w:rsidRPr="00140827" w14:paraId="10DA7EC9"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FCA73D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4CA40FE" w14:textId="77777777" w:rsidR="00140827" w:rsidRPr="00140827" w:rsidRDefault="001D58E6" w:rsidP="00FE2B9A">
            <w:pPr>
              <w:spacing w:before="60" w:after="60" w:line="312" w:lineRule="atLeast"/>
              <w:jc w:val="both"/>
              <w:rPr>
                <w:rFonts w:ascii="Times New Roman" w:eastAsia="Times New Roman" w:hAnsi="Times New Roman" w:cs="Times New Roman"/>
                <w:sz w:val="24"/>
                <w:szCs w:val="24"/>
                <w:lang w:val="en-US" w:eastAsia="ru-RU"/>
              </w:rPr>
            </w:pPr>
            <w:ins w:id="0" w:author="Ковалева Диана Вадимовна" w:date="2025-06-17T11:24:00Z">
              <w:r w:rsidRPr="001D58E6">
                <w:rPr>
                  <w:rFonts w:ascii="Times New Roman" w:eastAsia="Times New Roman" w:hAnsi="Times New Roman" w:cs="Times New Roman"/>
                  <w:sz w:val="24"/>
                  <w:szCs w:val="24"/>
                  <w:lang w:eastAsia="ru-RU"/>
                </w:rPr>
                <w:t>Kavya (formerly Hana</w:t>
              </w:r>
            </w:ins>
            <w:del w:id="1" w:author="Ковалева Диана Вадимовна" w:date="2025-06-17T11:24:00Z">
              <w:r w:rsidR="00140827" w:rsidRPr="00140827" w:rsidDel="001D58E6">
                <w:rPr>
                  <w:rFonts w:ascii="Times New Roman" w:eastAsia="Times New Roman" w:hAnsi="Times New Roman" w:cs="Times New Roman"/>
                  <w:sz w:val="24"/>
                  <w:szCs w:val="24"/>
                  <w:lang w:val="en-US" w:eastAsia="ru-RU"/>
                </w:rPr>
                <w:delText>Jun Ma (formerly Kavya, Hana</w:delText>
              </w:r>
            </w:del>
            <w:r w:rsidR="00140827" w:rsidRPr="00140827">
              <w:rPr>
                <w:rFonts w:ascii="Times New Roman" w:eastAsia="Times New Roman" w:hAnsi="Times New Roman" w:cs="Times New Roman"/>
                <w:sz w:val="24"/>
                <w:szCs w:val="24"/>
                <w:lang w:val="en-US"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2C13D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9353113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C02B29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5E8B2D1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4EA9F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25.6.2024</w:t>
            </w:r>
          </w:p>
        </w:tc>
      </w:tr>
      <w:tr w:rsidR="00140827" w:rsidRPr="00140827" w14:paraId="6CEA219C"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93E9EA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58C73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N Cerna (formerly Canis Power)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DEF6A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9289520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A81EB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52AEE3A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5FEBE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25.6.2024</w:t>
            </w:r>
          </w:p>
        </w:tc>
      </w:tr>
      <w:tr w:rsidR="00140827" w:rsidRPr="00140827" w14:paraId="1E9791C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D1840F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809E0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Apar (formerly Feng Shou; Andromeda Star)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F3BD7E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9402471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D66C7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1E0C103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D7A31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25.6.2024</w:t>
            </w:r>
          </w:p>
        </w:tc>
      </w:tr>
      <w:tr w:rsidR="00140827" w:rsidRPr="00140827" w14:paraId="50A4F84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C0478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684BD6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Legacy (formerly NS Lotus)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D636E4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9339337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A89E99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(c):</w:t>
            </w:r>
          </w:p>
          <w:p w14:paraId="57D40DB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20067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25.6.2024</w:t>
            </w:r>
          </w:p>
        </w:tc>
      </w:tr>
      <w:tr w:rsidR="00140827" w:rsidRPr="00140827" w14:paraId="28129148"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D53E6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C8501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Saga (formerly NS Spirit)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DB42A5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9318553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3C90BB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(c):</w:t>
            </w:r>
          </w:p>
          <w:p w14:paraId="22D4647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1E3CE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25.6.2024</w:t>
            </w:r>
          </w:p>
        </w:tc>
      </w:tr>
      <w:tr w:rsidR="00140827" w:rsidRPr="00140827" w14:paraId="7FC3268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5C2F3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8BB2A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Serenade (formerly NS Stream)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C50DB7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9318541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5009D0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(c):</w:t>
            </w:r>
          </w:p>
          <w:p w14:paraId="3394068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CA664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25.6.2024</w:t>
            </w:r>
          </w:p>
        </w:tc>
      </w:tr>
      <w:tr w:rsidR="00140827" w:rsidRPr="00140827" w14:paraId="1ECD703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CA92C3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11C52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Success (formerly SCF Arum)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C4F8D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9333436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8AB56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(c):</w:t>
            </w:r>
          </w:p>
          <w:p w14:paraId="105F2F3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lastRenderedPageBreak/>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EA22E0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25.6.2024</w:t>
            </w:r>
          </w:p>
        </w:tc>
      </w:tr>
      <w:tr w:rsidR="00140827" w:rsidRPr="00140827" w14:paraId="25348119"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57CF9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5C43DA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Lady 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47EAED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9161003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07947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(a):</w:t>
            </w:r>
          </w:p>
          <w:p w14:paraId="2CD7E2B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goods and technology used in the defence and security sector, from or to Russia, for use in Russia or for Russia’s warfare in Ukraine.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1214A8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25.6.2024</w:t>
            </w:r>
          </w:p>
        </w:tc>
      </w:tr>
      <w:tr w:rsidR="00140827" w:rsidRPr="00140827" w14:paraId="714B10F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49592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EDE21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Maia-1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306892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9358010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C89B5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(a):</w:t>
            </w:r>
          </w:p>
          <w:p w14:paraId="56FC7AA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goods and technology used in the defence and security sector, from or to Russia, for use in Russia or for Russia’s warfare in Ukraine.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EFB146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25.6.2024</w:t>
            </w:r>
          </w:p>
        </w:tc>
      </w:tr>
      <w:tr w:rsidR="00140827" w:rsidRPr="00140827" w14:paraId="3D910A8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D74B4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705B7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Audax</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72525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9763837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CE2A4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(c):</w:t>
            </w:r>
          </w:p>
          <w:p w14:paraId="7238A8B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ACE31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25.6.2024</w:t>
            </w:r>
          </w:p>
        </w:tc>
      </w:tr>
      <w:tr w:rsidR="00140827" w:rsidRPr="00140827" w14:paraId="1C36108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4DABB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C1980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Pugnax</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F2D4E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9763849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DEBA9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(c):</w:t>
            </w:r>
          </w:p>
          <w:p w14:paraId="3CAA46A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64FC7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25.6.2024</w:t>
            </w:r>
          </w:p>
        </w:tc>
      </w:tr>
      <w:tr w:rsidR="00140827" w:rsidRPr="00140827" w14:paraId="41EAA7DD"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1243CB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3B25F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Hunter Star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62CE9A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9830769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40D3D0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(c):</w:t>
            </w:r>
          </w:p>
          <w:p w14:paraId="6AEA412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D3582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25.6.2024</w:t>
            </w:r>
          </w:p>
        </w:tc>
      </w:tr>
      <w:tr w:rsidR="00140827" w:rsidRPr="00140827" w14:paraId="1406450C"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36AA3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62DE80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Daksha (formerly Hebe)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2A8C9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9259185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612E7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344147E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 xml:space="preserve">transport crude oil or petroleum products, as listed in Annex XXV, that originate in Russia or are </w:t>
            </w:r>
            <w:r w:rsidRPr="00140827">
              <w:rPr>
                <w:rFonts w:ascii="Times New Roman" w:eastAsia="Times New Roman" w:hAnsi="Times New Roman" w:cs="Times New Roman"/>
                <w:sz w:val="24"/>
                <w:szCs w:val="24"/>
                <w:lang w:val="en-US" w:eastAsia="ru-RU"/>
              </w:rPr>
              <w:lastRenderedPageBreak/>
              <w:t>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76F4DB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25.6.2024</w:t>
            </w:r>
          </w:p>
        </w:tc>
      </w:tr>
      <w:tr w:rsidR="00140827" w:rsidRPr="00140827" w14:paraId="181771D0"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939AB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CA3A25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Enisey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C97DC7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9079169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F19A9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(d):</w:t>
            </w:r>
          </w:p>
          <w:p w14:paraId="77C593F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are operated in such a way as to contribute or support actions or 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1CB1CA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25.6.2024</w:t>
            </w:r>
          </w:p>
        </w:tc>
      </w:tr>
      <w:tr w:rsidR="00140827" w:rsidRPr="00140827" w14:paraId="698E5268"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75FA2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0974F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Kelly Grace (formerly Vela Rain)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0DA062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9331141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2B8DE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7CF0323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5C3F4A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25.6.2024</w:t>
            </w:r>
          </w:p>
        </w:tc>
      </w:tr>
      <w:tr w:rsidR="00140827" w:rsidRPr="00140827" w14:paraId="7DB462C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3FC5D8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39C3C7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Ozanno (formerly Ocean AMZ)</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C94F5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9394935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4F5A4D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3EC14C4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97416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25.6.2024</w:t>
            </w:r>
          </w:p>
        </w:tc>
      </w:tr>
      <w:tr w:rsidR="00140827" w:rsidRPr="00140827" w14:paraId="63C539A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C3D869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6222A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Delvina (formerly Galian 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D856E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9331153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08ACDE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08093B8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 xml:space="preserve">transport crude oil or petroleum products, as listed in Annex XXV, that originate in Russia or are exported from Russia while practicing irregular and high-risk </w:t>
            </w:r>
            <w:r w:rsidRPr="00140827">
              <w:rPr>
                <w:rFonts w:ascii="Times New Roman" w:eastAsia="Times New Roman" w:hAnsi="Times New Roman" w:cs="Times New Roman"/>
                <w:sz w:val="24"/>
                <w:szCs w:val="24"/>
                <w:lang w:val="en-US" w:eastAsia="ru-RU"/>
              </w:rPr>
              <w:lastRenderedPageBreak/>
              <w:t>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53CACF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25.6.2024</w:t>
            </w:r>
          </w:p>
        </w:tc>
      </w:tr>
      <w:tr w:rsidR="00140827" w:rsidRPr="00140827" w14:paraId="47D4F16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042A4E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BCD97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Bodhi (formerly Robon)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F019E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9144782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1F758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41EDCE5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11757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25.6.2024</w:t>
            </w:r>
          </w:p>
        </w:tc>
      </w:tr>
      <w:tr w:rsidR="00140827" w:rsidRPr="00140827" w14:paraId="1E286A7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3D268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7FCC2E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Lunar Tide (formerly Beks Aqua)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CE871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9277735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214F6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14EFF84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14E88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25.6.2024</w:t>
            </w:r>
          </w:p>
        </w:tc>
      </w:tr>
      <w:tr w:rsidR="00140827" w:rsidRPr="00140827" w14:paraId="32E85BB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F8A1E2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B3380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Kemerovo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791C1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9312884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F36828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49396FE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8686A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25.6.2024</w:t>
            </w:r>
          </w:p>
        </w:tc>
      </w:tr>
      <w:tr w:rsidR="00140827" w:rsidRPr="00140827" w14:paraId="127A023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12FA9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23F91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Krymsk</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172AA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9270529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4CC90A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(g):</w:t>
            </w:r>
          </w:p>
          <w:p w14:paraId="66D628C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E7AA3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25.6.2024</w:t>
            </w:r>
          </w:p>
        </w:tc>
      </w:tr>
      <w:tr w:rsidR="00140827" w:rsidRPr="00140827" w14:paraId="0D27EF30"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DB3794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26.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93F8FD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Krasnoyarsk</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7D69F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9312896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58150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(g):</w:t>
            </w:r>
          </w:p>
          <w:p w14:paraId="422BB2F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7E810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25.6.2024</w:t>
            </w:r>
          </w:p>
        </w:tc>
      </w:tr>
      <w:tr w:rsidR="00140827" w:rsidRPr="00140827" w14:paraId="082A7C38"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0FC68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83FE47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Kaliningrad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2C5E4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9341067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29BAB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(g):</w:t>
            </w:r>
          </w:p>
          <w:p w14:paraId="3EECA7B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EA076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25.6.2024</w:t>
            </w:r>
          </w:p>
        </w:tc>
      </w:tr>
      <w:tr w:rsidR="00140827" w:rsidRPr="00140827" w14:paraId="6B04240B"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0EC319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037E92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Dashan (formerly Mianzimu)</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F8D2A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9299666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3B5A40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1A61D70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836D4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6B9E32D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E79F6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8D9F69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Pioneer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D530E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9256602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C2F7E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(c):</w:t>
            </w:r>
          </w:p>
          <w:p w14:paraId="17ACF97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1EA111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263D889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111E4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30.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C337E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Alissa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435B0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9273052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D08D0E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6643C75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 xml:space="preserve">transport crude oil or petroleum products, as listed in Annex XXV, that originate in Russia or are exported from Russia while practicing irregular and high-risk shipping practices as set out in the International Maritime Organisation </w:t>
            </w:r>
            <w:r w:rsidRPr="00140827">
              <w:rPr>
                <w:rFonts w:ascii="Times New Roman" w:eastAsia="Times New Roman" w:hAnsi="Times New Roman" w:cs="Times New Roman"/>
                <w:sz w:val="24"/>
                <w:szCs w:val="24"/>
                <w:lang w:val="en-US" w:eastAsia="ru-RU"/>
              </w:rPr>
              <w:lastRenderedPageBreak/>
              <w:t>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143847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17.12.2024</w:t>
            </w:r>
          </w:p>
        </w:tc>
      </w:tr>
      <w:tr w:rsidR="00140827" w:rsidRPr="00140827" w14:paraId="49407DC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AF08D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31.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2F3DC9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Marabella Sun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62E35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9323376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B9B52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1B66E2D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195E3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2093E9F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27448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32.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F7C5F6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Christophe de Margerie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640DD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9737187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74BA4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(c):</w:t>
            </w:r>
          </w:p>
          <w:p w14:paraId="371A9A8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2A6B5A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21AC75C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5836CD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F3523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Altair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AA5E73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9413547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A3FDB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33498CD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7AC8D1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4B1EC86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30354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34.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77DB2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Peta Lumina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51F273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9296391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30E7E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4A3CC70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AD4AE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570BD10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FAB40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D9CC5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San Damian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07FC31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9274331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06C6C1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(d):</w:t>
            </w:r>
          </w:p>
          <w:p w14:paraId="7A7BE90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 xml:space="preserve">are operated in such a way as to contribute or support actions or </w:t>
            </w:r>
            <w:r w:rsidRPr="00140827">
              <w:rPr>
                <w:rFonts w:ascii="Times New Roman" w:eastAsia="Times New Roman" w:hAnsi="Times New Roman" w:cs="Times New Roman"/>
                <w:sz w:val="24"/>
                <w:szCs w:val="24"/>
                <w:lang w:val="en-US" w:eastAsia="ru-RU"/>
              </w:rPr>
              <w:lastRenderedPageBreak/>
              <w:t>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EA690B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17.12.2024</w:t>
            </w:r>
          </w:p>
        </w:tc>
      </w:tr>
      <w:tr w:rsidR="00140827" w:rsidRPr="00140827" w14:paraId="1201944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5E7A5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36.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8941E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San Cosmas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B278D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9274343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D37B7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(d):</w:t>
            </w:r>
          </w:p>
          <w:p w14:paraId="673390F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are operated in such a way as to contribute or support actions or 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4E2C2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63DBD24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1A1A6F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37.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18FC07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San Severus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2D6F0B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9385233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DE714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(d):</w:t>
            </w:r>
          </w:p>
          <w:p w14:paraId="62ABA85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are operated in such a way as to contribute or support actions or 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66411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39CCF87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31E5C7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38.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CEDC7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Galaxy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0EC656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9826902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7FBC6D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0106E69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C8FE3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6B6B9D4C"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63ED7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39.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F98BFE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Rigel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205B43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9511533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DF728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6A3988F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 xml:space="preserve">transport crude oil or petroleum products, as listed in Annex XXV, </w:t>
            </w:r>
            <w:r w:rsidRPr="00140827">
              <w:rPr>
                <w:rFonts w:ascii="Times New Roman" w:eastAsia="Times New Roman" w:hAnsi="Times New Roman" w:cs="Times New Roman"/>
                <w:sz w:val="24"/>
                <w:szCs w:val="24"/>
                <w:lang w:val="en-US" w:eastAsia="ru-RU"/>
              </w:rPr>
              <w:lastRenderedPageBreak/>
              <w:t>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C49847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17.12.2024</w:t>
            </w:r>
          </w:p>
        </w:tc>
      </w:tr>
      <w:tr w:rsidR="00140827" w:rsidRPr="00140827" w14:paraId="00C65BB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7E652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40.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FC067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Cassiopeia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923B3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9341081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F650D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0089551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91A07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0061F36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4B92FF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F720CE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Constellation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66ED4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9306794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A9054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173C116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74F82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49E0E03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C35F1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42.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245A7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Andromeda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B040C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9292204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B2FF0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48EF2B8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65AE6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4CDC0E5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306714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43.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35703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Callisto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21EAE4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9299692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E10610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55686E0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 xml:space="preserve">transport crude oil or petroleum products, as listed in Annex XXV, that originate in Russia or are exported from Russia while practicing irregular and high-risk </w:t>
            </w:r>
            <w:r w:rsidRPr="00140827">
              <w:rPr>
                <w:rFonts w:ascii="Times New Roman" w:eastAsia="Times New Roman" w:hAnsi="Times New Roman" w:cs="Times New Roman"/>
                <w:sz w:val="24"/>
                <w:szCs w:val="24"/>
                <w:lang w:val="en-US" w:eastAsia="ru-RU"/>
              </w:rPr>
              <w:lastRenderedPageBreak/>
              <w:t>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2525D8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17.12.2024</w:t>
            </w:r>
          </w:p>
        </w:tc>
      </w:tr>
      <w:tr w:rsidR="00140827" w:rsidRPr="00140827" w14:paraId="2329797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1E0B5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44.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A5371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Alliance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53F08D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9413561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E43866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7F89381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3A06F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26269EBD"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256DE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45.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F5D5B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Phoenix</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149A0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9333424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E66FD8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4017FF5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3ABF01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6624403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2A4803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46.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D7A9B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Leo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B97260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9412347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9BA6B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6E57030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1B1C3A3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(c):</w:t>
            </w:r>
          </w:p>
          <w:p w14:paraId="24F28CE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81343F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7D2CC22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C048C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B41EF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Zenith</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1466B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9610781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4B609F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46A865F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455CF23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(c):</w:t>
            </w:r>
          </w:p>
          <w:p w14:paraId="19C55CB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826A1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17.12.2024</w:t>
            </w:r>
          </w:p>
        </w:tc>
      </w:tr>
      <w:tr w:rsidR="00140827" w:rsidRPr="00140827" w14:paraId="28927D6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205AA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48.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942C3D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Turbo Voyager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5EC1C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9299898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3DBB0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7A3BCD8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6349D52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(c):</w:t>
            </w:r>
          </w:p>
          <w:p w14:paraId="2282440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A79AA9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32E4BF39"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E2DAA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49.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EBE00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Sirius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FE942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9422445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86A90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240F845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02545DF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lastRenderedPageBreak/>
              <w:t>Article 3s(2), point (c):</w:t>
            </w:r>
          </w:p>
          <w:p w14:paraId="79A673B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B25EA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17.12.2024</w:t>
            </w:r>
          </w:p>
        </w:tc>
      </w:tr>
      <w:tr w:rsidR="00140827" w:rsidRPr="00140827" w14:paraId="1B8AE1C0"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C88AFC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50.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CCF78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Saturn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C40EEC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9421972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2142D9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7B24EA2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5237587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(c):</w:t>
            </w:r>
          </w:p>
          <w:p w14:paraId="3048E08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D9C5E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445FB4E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A0355B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51.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FB6A6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Life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42EAC7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9265756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D9C2FE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7BE6410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B59856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3662302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ACF99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52.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4F0A5C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Krishna 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14571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9271585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A5D4BF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283746C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 xml:space="preserve">transport crude oil or petroleum products, as listed in Annex XXV, that originate in Russia or are exported from Russia while practicing irregular and high-risk shipping practices as set out in the International Maritime Organisation </w:t>
            </w:r>
            <w:r w:rsidRPr="00140827">
              <w:rPr>
                <w:rFonts w:ascii="Times New Roman" w:eastAsia="Times New Roman" w:hAnsi="Times New Roman" w:cs="Times New Roman"/>
                <w:sz w:val="24"/>
                <w:szCs w:val="24"/>
                <w:lang w:val="en-US" w:eastAsia="ru-RU"/>
              </w:rPr>
              <w:lastRenderedPageBreak/>
              <w:t>General Assembly resolution A.1192(33)</w:t>
            </w:r>
          </w:p>
          <w:p w14:paraId="6BA3EFA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(c):</w:t>
            </w:r>
          </w:p>
          <w:p w14:paraId="0B2EAB7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7407F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17.12.2024</w:t>
            </w:r>
          </w:p>
        </w:tc>
      </w:tr>
      <w:tr w:rsidR="00140827" w:rsidRPr="00140827" w14:paraId="102C2C4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DDFC1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53.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21CF9D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Vladimir Vinogradov</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A96DC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9842188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E4EF0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(c):</w:t>
            </w:r>
          </w:p>
          <w:p w14:paraId="2BB32F9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36AA3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7E056FB9"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ABCA7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54.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E83A1F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Meridian (formerly Moskovsky Prospect)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AE9F71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9511521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CB9368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286E891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38E880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7935B33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9BFDB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55.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61833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Bolero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FF49D9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9412335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4F83C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73801B4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A42BE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573E407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28D41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56.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55E510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Vega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58248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9316127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7D5F5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52BED3B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 xml:space="preserve">transport crude oil or petroleum products, as listed in Annex XXV, that originate in Russia or are exported from Russia while practicing irregular and high-risk </w:t>
            </w:r>
            <w:r w:rsidRPr="00140827">
              <w:rPr>
                <w:rFonts w:ascii="Times New Roman" w:eastAsia="Times New Roman" w:hAnsi="Times New Roman" w:cs="Times New Roman"/>
                <w:sz w:val="24"/>
                <w:szCs w:val="24"/>
                <w:lang w:val="en-US" w:eastAsia="ru-RU"/>
              </w:rPr>
              <w:lastRenderedPageBreak/>
              <w:t>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CDB24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17.12.2024</w:t>
            </w:r>
          </w:p>
        </w:tc>
      </w:tr>
      <w:tr w:rsidR="00140827" w:rsidRPr="00140827" w14:paraId="10C6BF8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3BDEE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57.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E2732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Ocean Embrace (formely Tyagaraja)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B68339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9327372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7914B2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1BFD02B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45D0CF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3D4F788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3ADDA6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58.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9FBA9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Yi Meng Shan (formerly Attica)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C7112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9436941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8E998C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3497BA9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DD8BF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67DAC7B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CF4E7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59.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024EB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La Perouse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92F61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9849887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F76C87"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620B5C45"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DFAC1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05626B4B"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2BFED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5DC254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Echo (formerly Elbrus)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8F880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9276030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261A5CC"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(g):</w:t>
            </w:r>
          </w:p>
          <w:p w14:paraId="17223A42"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21C3D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32CD032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BAD67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61.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C2723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Georgy Maslov</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3A5744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9610793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D6B0477"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(g):</w:t>
            </w:r>
          </w:p>
          <w:p w14:paraId="7D970B17"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 xml:space="preserve">owned, chartered or operated by natural or legal persons, entities or </w:t>
            </w:r>
            <w:r w:rsidRPr="001D58E6">
              <w:rPr>
                <w:rFonts w:ascii="Times New Roman" w:eastAsia="Times New Roman" w:hAnsi="Times New Roman" w:cs="Times New Roman"/>
                <w:sz w:val="24"/>
                <w:szCs w:val="24"/>
                <w:lang w:val="en-US" w:eastAsia="ru-RU"/>
              </w:rPr>
              <w:lastRenderedPageBreak/>
              <w:t>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91649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17.12.2024</w:t>
            </w:r>
          </w:p>
        </w:tc>
      </w:tr>
      <w:tr w:rsidR="00140827" w:rsidRPr="00140827" w14:paraId="59069D6B"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FE79C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62.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93CC1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Premier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F09A31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9577082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C2722F"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(g):</w:t>
            </w:r>
          </w:p>
          <w:p w14:paraId="61A36431"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447940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5F7889B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DD1F9A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63.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631EB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Pathfinder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9EEC7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9577094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E14BDF"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(g):</w:t>
            </w:r>
          </w:p>
          <w:p w14:paraId="712872EA"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CD711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5B4A0C9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E49510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64.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DB6884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Sierra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970CF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9522324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3D965A1"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(g):</w:t>
            </w:r>
          </w:p>
          <w:p w14:paraId="361C9BBE"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8FA21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5F82D5F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2D10A1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65.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7C148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Trust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2C5D8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9382798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0CDFC1"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(g):</w:t>
            </w:r>
          </w:p>
          <w:p w14:paraId="38F0D58B" w14:textId="77777777" w:rsidR="00140827" w:rsidRPr="001D58E6" w:rsidRDefault="00140827" w:rsidP="00122918">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3CF4A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1DA53D4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56D45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66.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31C3018" w14:textId="2902C1C5" w:rsidR="00140827" w:rsidRPr="00140827" w:rsidRDefault="00E91CF4" w:rsidP="00FE2B9A">
            <w:pPr>
              <w:spacing w:before="60" w:after="60" w:line="312" w:lineRule="atLeast"/>
              <w:jc w:val="both"/>
              <w:rPr>
                <w:rFonts w:ascii="Times New Roman" w:eastAsia="Times New Roman" w:hAnsi="Times New Roman" w:cs="Times New Roman"/>
                <w:sz w:val="24"/>
                <w:szCs w:val="24"/>
                <w:lang w:eastAsia="ru-RU"/>
              </w:rPr>
            </w:pPr>
            <w:ins w:id="2" w:author="SIBUR" w:date="2025-07-28T09:19:00Z">
              <w:r w:rsidRPr="00E91CF4">
                <w:rPr>
                  <w:rFonts w:ascii="Times New Roman" w:eastAsia="Times New Roman" w:hAnsi="Times New Roman" w:cs="Times New Roman"/>
                  <w:sz w:val="24"/>
                  <w:szCs w:val="24"/>
                  <w:lang w:eastAsia="ru-RU"/>
                </w:rPr>
                <w:t>Jaguar (formerly Zaliv Amerika)</w:t>
              </w:r>
            </w:ins>
            <w:del w:id="3" w:author="SIBUR" w:date="2025-07-28T09:19:00Z">
              <w:r w:rsidDel="00E91CF4">
                <w:rPr>
                  <w:rFonts w:ascii="Times New Roman" w:eastAsia="Times New Roman" w:hAnsi="Times New Roman" w:cs="Times New Roman"/>
                  <w:sz w:val="24"/>
                  <w:szCs w:val="24"/>
                  <w:lang w:eastAsia="ru-RU"/>
                </w:rPr>
                <w:delText>Zaliv Amerika</w:delText>
              </w:r>
            </w:del>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6DEE8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9354301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6544EE"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(g):</w:t>
            </w:r>
          </w:p>
          <w:p w14:paraId="1F1230CF" w14:textId="7D727CC3"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 xml:space="preserve">owned, chartered or operated by natural or legal persons, entities or bodies listed in Annex I to Regulation (EU) No 269/2014, are </w:t>
            </w:r>
            <w:r w:rsidRPr="001D58E6">
              <w:rPr>
                <w:rFonts w:ascii="Times New Roman" w:eastAsia="Times New Roman" w:hAnsi="Times New Roman" w:cs="Times New Roman"/>
                <w:sz w:val="24"/>
                <w:szCs w:val="24"/>
                <w:lang w:val="en-US" w:eastAsia="ru-RU"/>
              </w:rPr>
              <w:lastRenderedPageBreak/>
              <w:t>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E7409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17.12.2024</w:t>
            </w:r>
          </w:p>
        </w:tc>
      </w:tr>
      <w:tr w:rsidR="00140827" w:rsidRPr="00140827" w14:paraId="73A4AABB"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2C28D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67.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4271FA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Zaliv Amurskiy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BF67DA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9354313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3F0853"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(g):</w:t>
            </w:r>
          </w:p>
          <w:p w14:paraId="2F2F026A"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7C611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46749EB8"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F36B4C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68.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C319D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Amber 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C2AF7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9235713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2D111DD"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49A70B46"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685AE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14741389"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F9DF4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69.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F73F8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Areia (formerly Emily 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4CA8E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9321847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5F8CA17"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046D86DC"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8DB69B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30FDBD80"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41E382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70.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5BF6C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Fjord Seal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17BB6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9513139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7D9A0A"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3B8B44E1"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DE3E0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5AA006A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15BAB2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71.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C0930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Heidi 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D4B04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9321976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C7AA977"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08C4442D"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C78354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17.12.2024</w:t>
            </w:r>
          </w:p>
        </w:tc>
      </w:tr>
      <w:tr w:rsidR="00140827" w:rsidRPr="00140827" w14:paraId="53A0807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2D3C0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72.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645A7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Line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F062F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9291250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F11C413"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379BC9AC"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948AD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4EDBA72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6D9EB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73.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6E968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Okeansky Prospect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911D1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9866380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160514"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15CD7E33"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6F2B4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41D15D4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A80F4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74.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600D8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Capella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4F31CD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9341079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DA5BA60"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29EBA1AF"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A681E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2418E250"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F3F35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75.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CA165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Siri</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C7A5A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9281683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2ACB4A"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01C5A4A3"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 xml:space="preserve">transport crude oil or petroleum products, as listed in Annex XXV, that originate in Russia or are </w:t>
            </w:r>
            <w:r w:rsidRPr="001D58E6">
              <w:rPr>
                <w:rFonts w:ascii="Times New Roman" w:eastAsia="Times New Roman" w:hAnsi="Times New Roman" w:cs="Times New Roman"/>
                <w:sz w:val="24"/>
                <w:szCs w:val="24"/>
                <w:lang w:val="en-US" w:eastAsia="ru-RU"/>
              </w:rPr>
              <w:lastRenderedPageBreak/>
              <w:t>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49B10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17.12.2024</w:t>
            </w:r>
          </w:p>
        </w:tc>
      </w:tr>
      <w:tr w:rsidR="00140827" w:rsidRPr="00140827" w14:paraId="4513CD08"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9AEEB3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76.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82296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North Way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A7BCD8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9953535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A8998C6"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0BB6DC31"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2A0BD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7B4E215D"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AD74A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77.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616B0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North Sky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4530FF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9953523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98EB5F"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228A7787"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182B9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38B255D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62EC3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78.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10DB8F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North Air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7D258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9953509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16AC47"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72DBE4A6"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8DFB1B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3E01DDA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93B2C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79.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3F6E4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North Mountain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176E47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9953511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27DCC2"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694CE068"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549DF2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17.12.2024</w:t>
            </w:r>
          </w:p>
        </w:tc>
      </w:tr>
      <w:tr w:rsidR="00140827" w:rsidRPr="00140827" w14:paraId="594FB97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A1931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80.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9945BA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Yuri Senkevich</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8DEDE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9301419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EC08D6"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(g):</w:t>
            </w:r>
          </w:p>
          <w:p w14:paraId="001BDED3"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3FF96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464705D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8AD24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81.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B316D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Belgorod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80E0E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9412359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417FE7"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(g):</w:t>
            </w:r>
          </w:p>
          <w:p w14:paraId="0DD473F3"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70D92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05E7572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DB7885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82.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4F6EBF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Bratsk</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C6511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9411020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20F52F"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(g):</w:t>
            </w:r>
          </w:p>
          <w:p w14:paraId="296AD727"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CCCD2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019EF52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06D13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83.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95840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Nikolay Zadornov</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F7466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9901037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5448F6"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(g):</w:t>
            </w:r>
          </w:p>
          <w:p w14:paraId="1A7FEF05"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014AC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0CDA049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2FEE3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84.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D1FF3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Victor Konetsky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239648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9301421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ED29709"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4FF9281C"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24848CF8"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0C20D4EC"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95188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3DCE8C4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2EF457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85.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489E9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Viktor Titov</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CF85E0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9301407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3BBFE2"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223D0151"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19684D74"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51702A7D"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1AE4F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25.2.2025</w:t>
            </w:r>
          </w:p>
        </w:tc>
      </w:tr>
      <w:tr w:rsidR="00140827" w:rsidRPr="00140827" w14:paraId="24ABF43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E7801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86.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72AC4F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Pavel Chernysh</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D2BE7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9301380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5E20F23"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4C6B69C3"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4FC53295"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5B3268AD"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E699E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1A64884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3C490A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87.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EE837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Captain Kostichev</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35CDE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9301392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2841A7"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516B6262"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1FAA24B7"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lastRenderedPageBreak/>
              <w:t>Article 3s(2), point (c):</w:t>
            </w:r>
          </w:p>
          <w:p w14:paraId="5D4F5586"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790D5B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25.2.2025</w:t>
            </w:r>
          </w:p>
        </w:tc>
      </w:tr>
      <w:tr w:rsidR="00140827" w:rsidRPr="00140827" w14:paraId="2BA182E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CC023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88.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7E320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Mermar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25210E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9231212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5F705E"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0566A90F"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4E704EEF"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4591004A"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6C4EC1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6782ADEB"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277DE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89.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C160AA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Surrey Quays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4A31C0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9350654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7637E4"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424B0476"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52F70C84"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6AA80223"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66DEE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4BB5A67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B56F45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1E7F9D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Nichole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68268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9332822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59A4A08"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5B16D1AC"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1576993D"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01E18644"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E88EA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25.2.2025</w:t>
            </w:r>
          </w:p>
        </w:tc>
      </w:tr>
      <w:tr w:rsidR="00140827" w:rsidRPr="00140827" w14:paraId="2C13265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2BFEF2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45C54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Crius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AD9A5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9251274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A06F73D"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3847ADC3"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30E1DA12"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6377C246"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64DA3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6CF301ED"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5B3060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FB821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Great Jacombo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EBA080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9319703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1D257B2"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5D7B2420"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5825BF02"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lastRenderedPageBreak/>
              <w:t>Article 3s(2), point (c):</w:t>
            </w:r>
          </w:p>
          <w:p w14:paraId="3B1D9255"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883A23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25.2.2025</w:t>
            </w:r>
          </w:p>
        </w:tc>
      </w:tr>
      <w:tr w:rsidR="00140827" w:rsidRPr="00140827" w14:paraId="3D3B4AF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9DDB4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FF3231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Chen Lu</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D9513F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9404948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2B23C6"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31083C3F"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23FC0425"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1637CF51"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19220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634CF19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B70F0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C8C66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Bull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C703A1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9292503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871EBBD"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156D618B"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043C79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5D20338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9DD838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0C938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Huihai Pacific</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85BEE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9346732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F95141"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77AED9F7"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 xml:space="preserve">transport crude oil or petroleum products, as listed in Annex XXV, that originate in Russia or are exported from Russia while practicing irregular and high-risk shipping practices as set out in the International Maritime Organisation </w:t>
            </w:r>
            <w:r w:rsidRPr="001D58E6">
              <w:rPr>
                <w:rFonts w:ascii="Times New Roman" w:eastAsia="Times New Roman" w:hAnsi="Times New Roman" w:cs="Times New Roman"/>
                <w:sz w:val="24"/>
                <w:szCs w:val="24"/>
                <w:lang w:val="en-US" w:eastAsia="ru-RU"/>
              </w:rPr>
              <w:lastRenderedPageBreak/>
              <w:t>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ECD12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25.2.2025</w:t>
            </w:r>
          </w:p>
        </w:tc>
      </w:tr>
      <w:tr w:rsidR="00140827" w:rsidRPr="00140827" w14:paraId="7278D33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66DAD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E6B83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Kudos Stars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136A3D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9288710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8398657"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11E399C4"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8EA5B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14B1F50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04CE95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A04CC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Udaya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DAF360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9288746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5B8976B"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1595946D"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6BE80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681CEC9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11806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C78DDF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Merope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E83D0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9281891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F7AD9EA"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4706B6B5"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9C094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39A667A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8AD4A1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009AD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PRS Ocean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1410A5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9276561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358199"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2AB97897"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54009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3254356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E28B1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100.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FED80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Stratos Aurora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B198B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9288708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3CBC82"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2018B633"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12766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7676103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91022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101.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D0DC28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Mercury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EBAB4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9321706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158EAB"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0D0EF67D"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212CE0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4E199E2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58367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102.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52E471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Neer 1 (formerly Kapal Cantik)</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69878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9224283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8242C2"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4247BCBB"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202AD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29B3763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7D522A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103.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9F040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Kiwala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D6A9CE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9332810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12C06E"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606D2CBA"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59C3A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6BFA010B"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4CC188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104.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D6552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Andaman Skies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D8E808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9288693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E5AB6F"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5BEEACD8"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69CD6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25.2.2025</w:t>
            </w:r>
          </w:p>
        </w:tc>
      </w:tr>
      <w:tr w:rsidR="00140827" w:rsidRPr="00140827" w14:paraId="7CF2D6F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107035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105.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184D0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Voyager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4F6AA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9843560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BB0DC4"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000BD92C"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1971AF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315B009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B2F02A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106.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584960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Kareliya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7D806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9306782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B50AFF"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(g):</w:t>
            </w:r>
          </w:p>
          <w:p w14:paraId="1B73CF53"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4E5723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65E16D4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B31A60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107.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BBFF5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Kazan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94066E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9258002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6B991A0"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(g):</w:t>
            </w:r>
          </w:p>
          <w:p w14:paraId="781486CE"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848B5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2C89427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2A283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108.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56982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Kotlas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517206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9299719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41DC6A"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(g):</w:t>
            </w:r>
          </w:p>
          <w:p w14:paraId="70B1AAAB"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 xml:space="preserve">are owned, chartered or operated by natural or legal persons, entities or bodies listed in Annex I to Regulation (EU) No 269/2014, are otherwise used in the name of, on </w:t>
            </w:r>
            <w:r w:rsidRPr="001D58E6">
              <w:rPr>
                <w:rFonts w:ascii="Times New Roman" w:eastAsia="Times New Roman" w:hAnsi="Times New Roman" w:cs="Times New Roman"/>
                <w:sz w:val="24"/>
                <w:szCs w:val="24"/>
                <w:lang w:val="en-US" w:eastAsia="ru-RU"/>
              </w:rPr>
              <w:lastRenderedPageBreak/>
              <w:t>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ED4BF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25.2.2025</w:t>
            </w:r>
          </w:p>
        </w:tc>
      </w:tr>
      <w:tr w:rsidR="00140827" w:rsidRPr="00140827" w14:paraId="1E278FF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C6A39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109.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7DEC8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Ligovsky Prospect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4E8FF9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9256066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A2354C"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(g):</w:t>
            </w:r>
          </w:p>
          <w:p w14:paraId="3EE37E99"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87C933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24D3AB0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CA2C4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D107E5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NS Leader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CCAFF5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9339301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B331A7"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(g):</w:t>
            </w:r>
          </w:p>
          <w:p w14:paraId="5F84CD93"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CF6EA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2CD8FE6D"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54AFD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111.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E9A5F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Prosperity (formerly NS Pride)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C90C1A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9322956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631EF5" w14:textId="1A812E3B"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w:t>
            </w:r>
            <w:ins w:id="4" w:author="SIBUR" w:date="2025-07-28T08:59:00Z">
              <w:r w:rsidR="00122918">
                <w:rPr>
                  <w:rFonts w:ascii="Times New Roman" w:eastAsia="Times New Roman" w:hAnsi="Times New Roman" w:cs="Times New Roman"/>
                  <w:sz w:val="24"/>
                  <w:szCs w:val="24"/>
                  <w:lang w:val="en-US" w:eastAsia="ru-RU"/>
                </w:rPr>
                <w:t>b</w:t>
              </w:r>
            </w:ins>
            <w:r w:rsidRPr="001D58E6">
              <w:rPr>
                <w:rFonts w:ascii="Times New Roman" w:eastAsia="Times New Roman" w:hAnsi="Times New Roman" w:cs="Times New Roman"/>
                <w:sz w:val="24"/>
                <w:szCs w:val="24"/>
                <w:lang w:val="en-US" w:eastAsia="ru-RU"/>
              </w:rPr>
              <w:t>):</w:t>
            </w:r>
          </w:p>
          <w:p w14:paraId="2DA76250" w14:textId="2AEB2899" w:rsidR="00140827" w:rsidRPr="001D58E6" w:rsidRDefault="00AF77CE" w:rsidP="00FE2B9A">
            <w:pPr>
              <w:spacing w:before="60" w:after="60" w:line="312" w:lineRule="atLeast"/>
              <w:jc w:val="both"/>
              <w:rPr>
                <w:rFonts w:ascii="Times New Roman" w:eastAsia="Times New Roman" w:hAnsi="Times New Roman" w:cs="Times New Roman"/>
                <w:sz w:val="24"/>
                <w:szCs w:val="24"/>
                <w:lang w:val="en-US" w:eastAsia="ru-RU"/>
              </w:rPr>
            </w:pPr>
            <w:ins w:id="5" w:author="SIBUR" w:date="2025-07-28T09:29:00Z">
              <w:r w:rsidRPr="00631F8B">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ins>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73719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0F6FAD9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BA5764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112.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B6B9F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Sapphire (formerly NS Silver)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07FE9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9309576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3BF7904" w14:textId="5638CB2B" w:rsidR="00327D09" w:rsidRPr="00327D09" w:rsidRDefault="00327D09" w:rsidP="00327D09">
            <w:pPr>
              <w:spacing w:before="60" w:after="60" w:line="312" w:lineRule="atLeast"/>
              <w:jc w:val="both"/>
              <w:rPr>
                <w:rFonts w:ascii="Times New Roman" w:eastAsia="Times New Roman" w:hAnsi="Times New Roman" w:cs="Times New Roman"/>
                <w:sz w:val="24"/>
                <w:szCs w:val="24"/>
                <w:lang w:val="en-US" w:eastAsia="ru-RU"/>
              </w:rPr>
            </w:pPr>
            <w:r w:rsidRPr="00327D09">
              <w:rPr>
                <w:rFonts w:ascii="Times New Roman" w:eastAsia="Times New Roman" w:hAnsi="Times New Roman" w:cs="Times New Roman"/>
                <w:sz w:val="24"/>
                <w:szCs w:val="24"/>
                <w:lang w:val="en-US" w:eastAsia="ru-RU"/>
              </w:rPr>
              <w:t>Article 3s(2), point (</w:t>
            </w:r>
            <w:ins w:id="6" w:author="SIBUR" w:date="2025-07-28T09:00:00Z">
              <w:r w:rsidR="00122918">
                <w:rPr>
                  <w:rFonts w:ascii="Times New Roman" w:eastAsia="Times New Roman" w:hAnsi="Times New Roman" w:cs="Times New Roman"/>
                  <w:sz w:val="24"/>
                  <w:szCs w:val="24"/>
                  <w:lang w:val="en-US" w:eastAsia="ru-RU"/>
                </w:rPr>
                <w:t>b</w:t>
              </w:r>
            </w:ins>
            <w:r w:rsidRPr="00327D09">
              <w:rPr>
                <w:rFonts w:ascii="Times New Roman" w:eastAsia="Times New Roman" w:hAnsi="Times New Roman" w:cs="Times New Roman"/>
                <w:sz w:val="24"/>
                <w:szCs w:val="24"/>
                <w:lang w:val="en-US" w:eastAsia="ru-RU"/>
              </w:rPr>
              <w:t>):</w:t>
            </w:r>
          </w:p>
          <w:p w14:paraId="564CCDA9" w14:textId="2FE3EE46" w:rsidR="00140827" w:rsidRPr="001D58E6" w:rsidRDefault="00AF77CE" w:rsidP="00327D09">
            <w:pPr>
              <w:spacing w:before="60" w:after="60" w:line="312" w:lineRule="atLeast"/>
              <w:jc w:val="both"/>
              <w:rPr>
                <w:rFonts w:ascii="Times New Roman" w:eastAsia="Times New Roman" w:hAnsi="Times New Roman" w:cs="Times New Roman"/>
                <w:sz w:val="24"/>
                <w:szCs w:val="24"/>
                <w:lang w:val="en-US" w:eastAsia="ru-RU"/>
              </w:rPr>
            </w:pPr>
            <w:ins w:id="7" w:author="SIBUR" w:date="2025-07-28T09:29:00Z">
              <w:r w:rsidRPr="00AF77CE">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ins>
            <w:ins w:id="8" w:author="SIBUR" w:date="2025-07-28T08:51:00Z">
              <w:r w:rsidR="00327D09" w:rsidRPr="001D58E6" w:rsidDel="00327D09">
                <w:rPr>
                  <w:rFonts w:ascii="Times New Roman" w:eastAsia="Times New Roman" w:hAnsi="Times New Roman" w:cs="Times New Roman"/>
                  <w:sz w:val="24"/>
                  <w:szCs w:val="24"/>
                  <w:lang w:val="en-US" w:eastAsia="ru-RU"/>
                </w:rPr>
                <w:t xml:space="preserve"> </w:t>
              </w:r>
            </w:ins>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7AC1F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3792F13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64698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113.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3145C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Pacific</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24F703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9329667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C909DEE"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(g):</w:t>
            </w:r>
          </w:p>
          <w:p w14:paraId="5307BD41"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 xml:space="preserve">are owned, chartered or operated by natural or legal persons, entities or bodies listed in Annex I to </w:t>
            </w:r>
            <w:r w:rsidRPr="001D58E6">
              <w:rPr>
                <w:rFonts w:ascii="Times New Roman" w:eastAsia="Times New Roman" w:hAnsi="Times New Roman" w:cs="Times New Roman"/>
                <w:sz w:val="24"/>
                <w:szCs w:val="24"/>
                <w:lang w:val="en-US" w:eastAsia="ru-RU"/>
              </w:rPr>
              <w:lastRenderedPageBreak/>
              <w:t>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F441F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25.2.2025</w:t>
            </w:r>
          </w:p>
        </w:tc>
      </w:tr>
      <w:tr w:rsidR="00140827" w:rsidRPr="00140827" w14:paraId="19C8A1A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B3D11E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114.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0E521A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Primorye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49409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9421960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23EAAEE"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(g):</w:t>
            </w:r>
          </w:p>
          <w:p w14:paraId="29304567"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E34B3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2A2FCA9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EE00A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115.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59C962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Shturman Albanov</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38736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9752084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B073EA"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(g):</w:t>
            </w:r>
          </w:p>
          <w:p w14:paraId="175B99A6"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222D4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7DCCB9B9"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7B0B5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116.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6F13A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Symphony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5528C1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9309588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AD6448B"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(g):</w:t>
            </w:r>
          </w:p>
          <w:p w14:paraId="09108D33"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05850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151FC34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FDF52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117.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B2B84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Asher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535C5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9258868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0A87CB"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4D0838D5"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4F792529"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7593714E"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 xml:space="preserve">are operated in such a way as to contribute or support actions or policies for the exploitation, </w:t>
            </w:r>
            <w:r w:rsidRPr="001D58E6">
              <w:rPr>
                <w:rFonts w:ascii="Times New Roman" w:eastAsia="Times New Roman" w:hAnsi="Times New Roman" w:cs="Times New Roman"/>
                <w:sz w:val="24"/>
                <w:szCs w:val="24"/>
                <w:lang w:val="en-US" w:eastAsia="ru-RU"/>
              </w:rPr>
              <w:lastRenderedPageBreak/>
              <w:t>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46EAE4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25.2.2025</w:t>
            </w:r>
          </w:p>
        </w:tc>
      </w:tr>
      <w:tr w:rsidR="00140827" w:rsidRPr="00140827" w14:paraId="113AF60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E92BE6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E9F3FD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Carl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E60435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9288851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052C16"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57793802"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606693D8"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5A42AD9E"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B0B72A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5B37325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FCE6E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119.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31D6A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Deliver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05604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9194983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4B2477"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1FC2A434"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0922107F"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7ADF950D"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66076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452AC420"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94174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F4E553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Facca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B28D99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9271951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30DDFD"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32C0DBBF"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 xml:space="preserve">transport crude oil or petroleum products, as listed in Annex XXV, that originate in Russia or are exported from Russia while practicing irregular and high-risk </w:t>
            </w:r>
            <w:r w:rsidRPr="001D58E6">
              <w:rPr>
                <w:rFonts w:ascii="Times New Roman" w:eastAsia="Times New Roman" w:hAnsi="Times New Roman" w:cs="Times New Roman"/>
                <w:sz w:val="24"/>
                <w:szCs w:val="24"/>
                <w:lang w:val="en-US" w:eastAsia="ru-RU"/>
              </w:rPr>
              <w:lastRenderedPageBreak/>
              <w:t>shipping practices as set out in the International Maritime Organisation General Assembly resolution A.1192(33)</w:t>
            </w:r>
          </w:p>
          <w:p w14:paraId="2BBB0801"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412ECB21"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3396B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25.2.2025</w:t>
            </w:r>
          </w:p>
        </w:tc>
      </w:tr>
      <w:tr w:rsidR="00140827" w:rsidRPr="00140827" w14:paraId="6AF3972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B2D5F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121.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C661F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Lang Ya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4A9B57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9332781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DA2B965"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56AF2F95"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19C14371"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26451780"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A34DF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32A4193C"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F9E45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122.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B9DA8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Minerva 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300A58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9282479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ADC5435"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71977FCB"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5C0E8967"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34BA1B98"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 xml:space="preserve">are operated in such a way as to contribute or support actions or policies for the exploitation, development or expansion of the </w:t>
            </w:r>
            <w:r w:rsidRPr="001D58E6">
              <w:rPr>
                <w:rFonts w:ascii="Times New Roman" w:eastAsia="Times New Roman" w:hAnsi="Times New Roman" w:cs="Times New Roman"/>
                <w:sz w:val="24"/>
                <w:szCs w:val="24"/>
                <w:lang w:val="en-US" w:eastAsia="ru-RU"/>
              </w:rPr>
              <w:lastRenderedPageBreak/>
              <w:t>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C174A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25.2.2025</w:t>
            </w:r>
          </w:p>
        </w:tc>
      </w:tr>
      <w:tr w:rsidR="00140827" w:rsidRPr="00140827" w14:paraId="02C5FD2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C68D6F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123.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D0C404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Moti</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0A257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9281011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24BA830"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7B7FF321"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769F33F1"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5498A799"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628CF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34B4D22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8C8CF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124.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08BF7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Ocean Faye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A7147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9321689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9C9F6A8"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04087B2A"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5469BA3F"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771AE15E"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D44D53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19F019E8"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EE47C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125.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45816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Serena (formerly Pontus I)</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483196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9255660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4723FFC"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3E0D8FE6"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 xml:space="preserve">transport crude oil or petroleum products, as listed in Annex XXV, that originate in Russia or are exported from Russia while practicing irregular and high-risk shipping practices as set out in the </w:t>
            </w:r>
            <w:r w:rsidRPr="001D58E6">
              <w:rPr>
                <w:rFonts w:ascii="Times New Roman" w:eastAsia="Times New Roman" w:hAnsi="Times New Roman" w:cs="Times New Roman"/>
                <w:sz w:val="24"/>
                <w:szCs w:val="24"/>
                <w:lang w:val="en-US" w:eastAsia="ru-RU"/>
              </w:rPr>
              <w:lastRenderedPageBreak/>
              <w:t>International Maritime Organisation General Assembly resolution A.1192(33)</w:t>
            </w:r>
          </w:p>
          <w:p w14:paraId="29562CDE"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6A0410F8"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0BEF8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25.2.2025</w:t>
            </w:r>
          </w:p>
        </w:tc>
      </w:tr>
      <w:tr w:rsidR="00140827" w:rsidRPr="00140827" w14:paraId="0561074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1E9E4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126.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AB61E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Sea Fidelity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D7159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9285835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64DAD7"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572C236D"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5357E4B6"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6DEE0B55"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035A75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129715C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60E66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127.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E735B9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Swiftsea Rider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8EE61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9318539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71EAA0C"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7E6E5B15"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p w14:paraId="6AA934D4"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785CA11F"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 xml:space="preserve">are operated in such a way as to contribute or support actions or policies for the exploitation, development or expansion of the </w:t>
            </w:r>
            <w:r w:rsidRPr="001D58E6">
              <w:rPr>
                <w:rFonts w:ascii="Times New Roman" w:eastAsia="Times New Roman" w:hAnsi="Times New Roman" w:cs="Times New Roman"/>
                <w:sz w:val="24"/>
                <w:szCs w:val="24"/>
                <w:lang w:val="en-US" w:eastAsia="ru-RU"/>
              </w:rPr>
              <w:lastRenderedPageBreak/>
              <w:t>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9E28F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25.2.2025</w:t>
            </w:r>
          </w:p>
        </w:tc>
      </w:tr>
      <w:tr w:rsidR="00140827" w:rsidRPr="00140827" w14:paraId="14A34B8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2C338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128.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C1F55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Aquatica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EEE245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9299769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0F5ACC5"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4BF1E91E"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88FEC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2316415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9519B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129.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E093B2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Ederra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32E482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9258026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19351AA"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3BB0E1DE"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BD5C5E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59ADC04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7D50A8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130.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300F2A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Eventin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69807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9308065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872AEAC"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42A3DAF8"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1437C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240CA03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9B5AFC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131.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25D65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Pravasi</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9C881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9409467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1ECFCD"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7116AA56"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D918E4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4925453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36A8CE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132.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9AC8BF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Sauri</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81EA2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9266475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00C430"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2273668B"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3194C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6886D14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DC842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C5AE3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Temiro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5B9781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9209972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407A05"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5F95FB17"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CE831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7F54AFA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169FA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134.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F798D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East Energy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B0564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9216298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9EA2B79"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17928059"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52A36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455330B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E30A0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03CA1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Zaliv Vostok</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6BB1D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9360130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923968"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09B11C62"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9A87A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1FFEC20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81B46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136.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F2A2E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Zaliv Aniva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60E08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9418494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913AC8"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5588F1E8"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 xml:space="preserve">transport crude oil or petroleum products, as listed in Annex XXV, that originate in Russia or are exported from Russia while </w:t>
            </w:r>
            <w:r w:rsidRPr="001D58E6">
              <w:rPr>
                <w:rFonts w:ascii="Times New Roman" w:eastAsia="Times New Roman" w:hAnsi="Times New Roman" w:cs="Times New Roman"/>
                <w:sz w:val="24"/>
                <w:szCs w:val="24"/>
                <w:lang w:val="en-US" w:eastAsia="ru-RU"/>
              </w:rPr>
              <w:lastRenderedPageBreak/>
              <w:t>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B536A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25.2.2025</w:t>
            </w:r>
          </w:p>
        </w:tc>
      </w:tr>
      <w:tr w:rsidR="00140827" w:rsidRPr="00140827" w14:paraId="16AE43C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B65FE6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137.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DCA16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Lokosao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52A032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9286657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7C6E0BA"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23A83450"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EB948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67819F3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6C0F3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138.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90F24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Madhav</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AC195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9353096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55D0C3"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6536A9B8"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19F2B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57F56AF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C5CC2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139.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935154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Atlas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47F535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9413573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3ACE9B3"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2B8E61C1"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048E7E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04EB2A2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16AFE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140.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67D12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Metagas Everest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D02FC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9243148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CC5678A"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6C220434"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082E7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7274A49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CBDDAE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141.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84F3D1" w14:textId="11E507E7" w:rsidR="00140827" w:rsidRPr="00140827" w:rsidRDefault="001F1AB0" w:rsidP="00FE2B9A">
            <w:pPr>
              <w:spacing w:before="60" w:after="60" w:line="312" w:lineRule="atLeast"/>
              <w:jc w:val="both"/>
              <w:rPr>
                <w:rFonts w:ascii="Times New Roman" w:eastAsia="Times New Roman" w:hAnsi="Times New Roman" w:cs="Times New Roman"/>
                <w:sz w:val="24"/>
                <w:szCs w:val="24"/>
                <w:lang w:eastAsia="ru-RU"/>
              </w:rPr>
            </w:pPr>
            <w:ins w:id="9" w:author="SIBUR" w:date="2025-07-28T09:43:00Z">
              <w:r w:rsidRPr="001F1AB0">
                <w:rPr>
                  <w:rFonts w:ascii="Times New Roman" w:eastAsia="Times New Roman" w:hAnsi="Times New Roman" w:cs="Times New Roman"/>
                  <w:sz w:val="24"/>
                  <w:szCs w:val="24"/>
                  <w:lang w:eastAsia="ru-RU"/>
                </w:rPr>
                <w:t>T Cereal (formerly Rolin)</w:t>
              </w:r>
            </w:ins>
            <w:del w:id="10" w:author="SIBUR" w:date="2025-07-28T09:43:00Z">
              <w:r w:rsidDel="001F1AB0">
                <w:rPr>
                  <w:rFonts w:ascii="Times New Roman" w:eastAsia="Times New Roman" w:hAnsi="Times New Roman" w:cs="Times New Roman"/>
                  <w:sz w:val="24"/>
                  <w:szCs w:val="24"/>
                  <w:lang w:eastAsia="ru-RU"/>
                </w:rPr>
                <w:delText>Rolin</w:delText>
              </w:r>
            </w:del>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8A6F7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9286073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EE32090" w14:textId="77777777" w:rsidR="00327D09" w:rsidRDefault="00327D09" w:rsidP="00327D09">
            <w:pPr>
              <w:spacing w:before="60" w:after="60" w:line="312" w:lineRule="atLeast"/>
              <w:jc w:val="both"/>
              <w:rPr>
                <w:rFonts w:ascii="Times New Roman" w:eastAsia="Times New Roman" w:hAnsi="Times New Roman" w:cs="Times New Roman"/>
                <w:sz w:val="24"/>
                <w:szCs w:val="24"/>
                <w:lang w:val="en-US" w:eastAsia="ru-RU"/>
              </w:rPr>
            </w:pPr>
            <w:r w:rsidRPr="00327D09">
              <w:rPr>
                <w:rFonts w:ascii="Times New Roman" w:eastAsia="Times New Roman" w:hAnsi="Times New Roman" w:cs="Times New Roman"/>
                <w:sz w:val="24"/>
                <w:szCs w:val="24"/>
                <w:lang w:val="en-US" w:eastAsia="ru-RU"/>
              </w:rPr>
              <w:t>Article 3s(2), point (b):</w:t>
            </w:r>
          </w:p>
          <w:p w14:paraId="25F8D082" w14:textId="1605E968" w:rsidR="00140827" w:rsidRPr="001D58E6" w:rsidRDefault="00AF77CE" w:rsidP="00327D09">
            <w:pPr>
              <w:spacing w:before="60" w:after="60" w:line="312" w:lineRule="atLeast"/>
              <w:jc w:val="both"/>
              <w:rPr>
                <w:rFonts w:ascii="Times New Roman" w:eastAsia="Times New Roman" w:hAnsi="Times New Roman" w:cs="Times New Roman"/>
                <w:sz w:val="24"/>
                <w:szCs w:val="24"/>
                <w:lang w:val="en-US" w:eastAsia="ru-RU"/>
              </w:rPr>
            </w:pPr>
            <w:r w:rsidRPr="00AF77CE">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r w:rsidR="00327D09" w:rsidRPr="001D58E6" w:rsidDel="00327D09">
              <w:rPr>
                <w:rFonts w:ascii="Times New Roman" w:eastAsia="Times New Roman" w:hAnsi="Times New Roman" w:cs="Times New Roman"/>
                <w:sz w:val="24"/>
                <w:szCs w:val="24"/>
                <w:lang w:val="en-US" w:eastAsia="ru-RU"/>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63D87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60B0327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DA769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142.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045AF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Viktor Bakaev</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121B28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9610810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4CAE34C"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(c):</w:t>
            </w:r>
          </w:p>
          <w:p w14:paraId="667EB6FE"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3F2D0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6A82E11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8C40B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143.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9C802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Fiora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EC5A4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9282493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D509CBA"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78996F39"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4CCDE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1507802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A01291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144.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91F7A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Noble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D6802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9333400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FF6B19"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4BBCA5DA"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F337B2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11CDA25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CBFF8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145.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C15DF9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Unity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E2E802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9388792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F69CF9"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37F0E9A1"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 xml:space="preserve">transport crude oil or petroleum products, as listed in Annex XXV, that originate in Russia or are exported from Russia while </w:t>
            </w:r>
            <w:r w:rsidRPr="001D58E6">
              <w:rPr>
                <w:rFonts w:ascii="Times New Roman" w:eastAsia="Times New Roman" w:hAnsi="Times New Roman" w:cs="Times New Roman"/>
                <w:sz w:val="24"/>
                <w:szCs w:val="24"/>
                <w:lang w:val="en-US" w:eastAsia="ru-RU"/>
              </w:rPr>
              <w:lastRenderedPageBreak/>
              <w:t>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3F91E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25.2.2025</w:t>
            </w:r>
          </w:p>
        </w:tc>
      </w:tr>
      <w:tr w:rsidR="00140827" w:rsidRPr="00140827" w14:paraId="6A02945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D99F6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146.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C4E3F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Sikar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69973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9419137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DB5D85"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3A9F7BE0"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36021E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293F13B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0157C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91FB8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Anatoly Kolodkin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16C7D9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9610808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1B9726"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point(g):</w:t>
            </w:r>
          </w:p>
          <w:p w14:paraId="1F825F9A"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9A65C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6394773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3E3B1C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148.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2769B9"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Wilma II</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00F96A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9247431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1126FB6"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4B547A86"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ED459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483CD699"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1AD86D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149.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1BCAF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Lorena Grand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472BA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9288899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631E34"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608A9DFC" w14:textId="77777777" w:rsidR="00140827" w:rsidRPr="001D58E6"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 xml:space="preserve">transport crude oil or petroleum products, as listed in Annex XXV, that originate in Russia or are exported from Russia while practicing irregular and high-risk shipping practices as set out in the International Maritime Organisation </w:t>
            </w:r>
            <w:r w:rsidRPr="001D58E6">
              <w:rPr>
                <w:rFonts w:ascii="Times New Roman" w:eastAsia="Times New Roman" w:hAnsi="Times New Roman" w:cs="Times New Roman"/>
                <w:sz w:val="24"/>
                <w:szCs w:val="24"/>
                <w:lang w:val="en-US" w:eastAsia="ru-RU"/>
              </w:rPr>
              <w:lastRenderedPageBreak/>
              <w:t>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DBB85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lastRenderedPageBreak/>
              <w:t>25.2.2025</w:t>
            </w:r>
          </w:p>
        </w:tc>
      </w:tr>
      <w:tr w:rsidR="00140827" w:rsidRPr="00140827" w14:paraId="15A133F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1018D5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150.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399043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Corum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42E31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9544281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10E6C34"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3159DD22"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F853DD0"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4282C12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452AD85"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151.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2D7A2A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Xiwang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87CA9E"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9317949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74E31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6038E56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C6CBB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1E6395A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D39483F"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152.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955728"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Azure Celeste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3D4AD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9288722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6CBB26"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(b):</w:t>
            </w:r>
          </w:p>
          <w:p w14:paraId="51547E9D"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8A36C3"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40827" w:rsidRPr="00140827" w14:paraId="2442CAA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D70239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153.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1168F7"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Aria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F485CC"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9397559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BDDA8B"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Article 3s(2), point (g):</w:t>
            </w:r>
          </w:p>
          <w:p w14:paraId="61760BF1"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val="en-US" w:eastAsia="ru-RU"/>
              </w:rPr>
            </w:pPr>
            <w:r w:rsidRPr="00140827">
              <w:rPr>
                <w:rFonts w:ascii="Times New Roman" w:eastAsia="Times New Roman" w:hAnsi="Times New Roman" w:cs="Times New Roman"/>
                <w:sz w:val="24"/>
                <w:szCs w:val="24"/>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8B509BA" w14:textId="77777777" w:rsidR="00140827" w:rsidRPr="00140827" w:rsidRDefault="00140827" w:rsidP="00FE2B9A">
            <w:pPr>
              <w:spacing w:before="60" w:after="60" w:line="312" w:lineRule="atLeast"/>
              <w:jc w:val="both"/>
              <w:rPr>
                <w:rFonts w:ascii="Times New Roman" w:eastAsia="Times New Roman" w:hAnsi="Times New Roman" w:cs="Times New Roman"/>
                <w:sz w:val="24"/>
                <w:szCs w:val="24"/>
                <w:lang w:eastAsia="ru-RU"/>
              </w:rPr>
            </w:pPr>
            <w:r w:rsidRPr="00140827">
              <w:rPr>
                <w:rFonts w:ascii="Times New Roman" w:eastAsia="Times New Roman" w:hAnsi="Times New Roman" w:cs="Times New Roman"/>
                <w:sz w:val="24"/>
                <w:szCs w:val="24"/>
                <w:lang w:eastAsia="ru-RU"/>
              </w:rPr>
              <w:t>25.2.2025</w:t>
            </w:r>
          </w:p>
        </w:tc>
      </w:tr>
      <w:tr w:rsidR="001D58E6" w:rsidRPr="001D58E6" w14:paraId="6D6E015B"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tcPr>
          <w:p w14:paraId="31648D2F" w14:textId="77777777" w:rsidR="001D58E6" w:rsidRPr="001D58E6" w:rsidRDefault="001D58E6" w:rsidP="00FE2B9A">
            <w:pPr>
              <w:spacing w:before="60" w:after="60" w:line="312" w:lineRule="atLeast"/>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154.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tcPr>
          <w:p w14:paraId="7988FFDD" w14:textId="77777777" w:rsidR="001D58E6" w:rsidRPr="00140827" w:rsidRDefault="001D58E6" w:rsidP="00FE2B9A">
            <w:pPr>
              <w:spacing w:before="60" w:after="60" w:line="312" w:lineRule="atLeast"/>
              <w:jc w:val="both"/>
              <w:rPr>
                <w:rFonts w:ascii="Times New Roman" w:eastAsia="Times New Roman" w:hAnsi="Times New Roman" w:cs="Times New Roman"/>
                <w:sz w:val="24"/>
                <w:szCs w:val="24"/>
                <w:lang w:eastAsia="ru-RU"/>
              </w:rPr>
            </w:pPr>
            <w:r w:rsidRPr="001D58E6">
              <w:rPr>
                <w:rFonts w:ascii="Times New Roman" w:eastAsia="Times New Roman" w:hAnsi="Times New Roman" w:cs="Times New Roman"/>
                <w:sz w:val="24"/>
                <w:szCs w:val="24"/>
                <w:lang w:eastAsia="ru-RU"/>
              </w:rPr>
              <w:t>Mitzel (formerly Olivia)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tcPr>
          <w:p w14:paraId="17CCBF8B" w14:textId="77777777" w:rsidR="001D58E6" w:rsidRPr="00140827" w:rsidRDefault="001D58E6" w:rsidP="00FE2B9A">
            <w:pPr>
              <w:spacing w:before="60" w:after="60" w:line="312" w:lineRule="atLeast"/>
              <w:jc w:val="both"/>
              <w:rPr>
                <w:rFonts w:ascii="Times New Roman" w:eastAsia="Times New Roman" w:hAnsi="Times New Roman" w:cs="Times New Roman"/>
                <w:sz w:val="24"/>
                <w:szCs w:val="24"/>
                <w:lang w:eastAsia="ru-RU"/>
              </w:rPr>
            </w:pPr>
            <w:r w:rsidRPr="001D58E6">
              <w:rPr>
                <w:rFonts w:ascii="Times New Roman" w:eastAsia="Times New Roman" w:hAnsi="Times New Roman" w:cs="Times New Roman"/>
                <w:sz w:val="24"/>
                <w:szCs w:val="24"/>
                <w:lang w:eastAsia="ru-RU"/>
              </w:rPr>
              <w:t>9233741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tcPr>
          <w:p w14:paraId="24DCED85" w14:textId="77777777" w:rsidR="001D58E6" w:rsidRPr="001D58E6" w:rsidRDefault="001D58E6"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t>Article 3s(2), point (b):</w:t>
            </w:r>
          </w:p>
          <w:p w14:paraId="4A90DFBB" w14:textId="77777777" w:rsidR="001D58E6" w:rsidRPr="00140827" w:rsidRDefault="001D58E6"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lastRenderedPageBreak/>
              <w:t>transport cr</w:t>
            </w:r>
            <w:r>
              <w:rPr>
                <w:rFonts w:ascii="Times New Roman" w:eastAsia="Times New Roman" w:hAnsi="Times New Roman" w:cs="Times New Roman"/>
                <w:sz w:val="24"/>
                <w:szCs w:val="24"/>
                <w:lang w:val="en-US" w:eastAsia="ru-RU"/>
              </w:rPr>
              <w:t xml:space="preserve">ude oil or petroleum products, </w:t>
            </w:r>
            <w:r w:rsidRPr="001D58E6">
              <w:rPr>
                <w:rFonts w:ascii="Times New Roman" w:eastAsia="Times New Roman" w:hAnsi="Times New Roman" w:cs="Times New Roman"/>
                <w:sz w:val="24"/>
                <w:szCs w:val="24"/>
                <w:lang w:val="en-US" w:eastAsia="ru-RU"/>
              </w:rPr>
              <w:t>as listed i</w:t>
            </w:r>
            <w:r>
              <w:rPr>
                <w:rFonts w:ascii="Times New Roman" w:eastAsia="Times New Roman" w:hAnsi="Times New Roman" w:cs="Times New Roman"/>
                <w:sz w:val="24"/>
                <w:szCs w:val="24"/>
                <w:lang w:val="en-US" w:eastAsia="ru-RU"/>
              </w:rPr>
              <w:t xml:space="preserve">n Annex XXV, that originate in </w:t>
            </w:r>
            <w:r w:rsidRPr="001D58E6">
              <w:rPr>
                <w:rFonts w:ascii="Times New Roman" w:eastAsia="Times New Roman" w:hAnsi="Times New Roman" w:cs="Times New Roman"/>
                <w:sz w:val="24"/>
                <w:szCs w:val="24"/>
                <w:lang w:val="en-US" w:eastAsia="ru-RU"/>
              </w:rPr>
              <w:t xml:space="preserve">Russia or </w:t>
            </w:r>
            <w:r>
              <w:rPr>
                <w:rFonts w:ascii="Times New Roman" w:eastAsia="Times New Roman" w:hAnsi="Times New Roman" w:cs="Times New Roman"/>
                <w:sz w:val="24"/>
                <w:szCs w:val="24"/>
                <w:lang w:val="en-US" w:eastAsia="ru-RU"/>
              </w:rPr>
              <w:t xml:space="preserve">are exported from Russia while </w:t>
            </w:r>
            <w:r w:rsidRPr="001D58E6">
              <w:rPr>
                <w:rFonts w:ascii="Times New Roman" w:eastAsia="Times New Roman" w:hAnsi="Times New Roman" w:cs="Times New Roman"/>
                <w:sz w:val="24"/>
                <w:szCs w:val="24"/>
                <w:lang w:val="en-US" w:eastAsia="ru-RU"/>
              </w:rPr>
              <w:t>practicing ir</w:t>
            </w:r>
            <w:r>
              <w:rPr>
                <w:rFonts w:ascii="Times New Roman" w:eastAsia="Times New Roman" w:hAnsi="Times New Roman" w:cs="Times New Roman"/>
                <w:sz w:val="24"/>
                <w:szCs w:val="24"/>
                <w:lang w:val="en-US" w:eastAsia="ru-RU"/>
              </w:rPr>
              <w:t xml:space="preserve">regular and high-risk shipping </w:t>
            </w:r>
            <w:r w:rsidRPr="001D58E6">
              <w:rPr>
                <w:rFonts w:ascii="Times New Roman" w:eastAsia="Times New Roman" w:hAnsi="Times New Roman" w:cs="Times New Roman"/>
                <w:sz w:val="24"/>
                <w:szCs w:val="24"/>
                <w:lang w:val="en-US" w:eastAsia="ru-RU"/>
              </w:rPr>
              <w:t>practices a</w:t>
            </w:r>
            <w:r>
              <w:rPr>
                <w:rFonts w:ascii="Times New Roman" w:eastAsia="Times New Roman" w:hAnsi="Times New Roman" w:cs="Times New Roman"/>
                <w:sz w:val="24"/>
                <w:szCs w:val="24"/>
                <w:lang w:val="en-US" w:eastAsia="ru-RU"/>
              </w:rPr>
              <w:t xml:space="preserve">s set out in the International </w:t>
            </w:r>
            <w:r w:rsidRPr="001D58E6">
              <w:rPr>
                <w:rFonts w:ascii="Times New Roman" w:eastAsia="Times New Roman" w:hAnsi="Times New Roman" w:cs="Times New Roman"/>
                <w:sz w:val="24"/>
                <w:szCs w:val="24"/>
                <w:lang w:val="en-US" w:eastAsia="ru-RU"/>
              </w:rPr>
              <w:t>Maritime</w:t>
            </w:r>
            <w:r>
              <w:rPr>
                <w:rFonts w:ascii="Times New Roman" w:eastAsia="Times New Roman" w:hAnsi="Times New Roman" w:cs="Times New Roman"/>
                <w:sz w:val="24"/>
                <w:szCs w:val="24"/>
                <w:lang w:val="en-US" w:eastAsia="ru-RU"/>
              </w:rPr>
              <w:t xml:space="preserve"> Organisation General Assembly </w:t>
            </w:r>
            <w:r w:rsidRPr="001D58E6">
              <w:rPr>
                <w:rFonts w:ascii="Times New Roman" w:eastAsia="Times New Roman" w:hAnsi="Times New Roman" w:cs="Times New Roman"/>
                <w:sz w:val="24"/>
                <w:szCs w:val="24"/>
                <w:lang w:val="en-US" w:eastAsia="ru-RU"/>
              </w:rPr>
              <w:t>resolution A.1192(33</w:t>
            </w:r>
            <w:r>
              <w:rPr>
                <w:rFonts w:ascii="Times New Roman" w:eastAsia="Times New Roman" w:hAnsi="Times New Roman" w:cs="Times New Roman"/>
                <w:sz w:val="24"/>
                <w:szCs w:val="24"/>
                <w:lang w:val="en-US"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tcPr>
          <w:p w14:paraId="32E3EFA9" w14:textId="77777777" w:rsidR="001D58E6" w:rsidRPr="001D58E6" w:rsidRDefault="001D58E6" w:rsidP="00FE2B9A">
            <w:pPr>
              <w:spacing w:before="60" w:after="60" w:line="312" w:lineRule="atLeast"/>
              <w:jc w:val="both"/>
              <w:rPr>
                <w:rFonts w:ascii="Times New Roman" w:eastAsia="Times New Roman" w:hAnsi="Times New Roman" w:cs="Times New Roman"/>
                <w:sz w:val="24"/>
                <w:szCs w:val="24"/>
                <w:lang w:val="en-US" w:eastAsia="ru-RU"/>
              </w:rPr>
            </w:pPr>
            <w:r w:rsidRPr="001D58E6">
              <w:rPr>
                <w:rFonts w:ascii="Times New Roman" w:eastAsia="Times New Roman" w:hAnsi="Times New Roman" w:cs="Times New Roman"/>
                <w:sz w:val="24"/>
                <w:szCs w:val="24"/>
                <w:lang w:val="en-US" w:eastAsia="ru-RU"/>
              </w:rPr>
              <w:lastRenderedPageBreak/>
              <w:t>21.5.2025</w:t>
            </w:r>
          </w:p>
        </w:tc>
      </w:tr>
      <w:tr w:rsidR="001D58E6" w:rsidRPr="001D58E6" w14:paraId="2E5A1B15" w14:textId="77777777" w:rsidTr="001D58E6">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36ED88" w14:textId="77777777" w:rsidR="001D58E6" w:rsidRDefault="001D58E6" w:rsidP="00FE2B9A">
            <w:pPr>
              <w:pStyle w:val="oj-tbl-txt"/>
              <w:spacing w:before="60" w:beforeAutospacing="0" w:after="60" w:afterAutospacing="0" w:line="312" w:lineRule="atLeast"/>
              <w:jc w:val="both"/>
              <w:rPr>
                <w:color w:val="333333"/>
              </w:rPr>
            </w:pPr>
            <w:r>
              <w:rPr>
                <w:color w:val="333333"/>
                <w:lang w:val="en-US"/>
              </w:rPr>
              <w:t>1</w:t>
            </w:r>
            <w:r>
              <w:rPr>
                <w:color w:val="333333"/>
              </w:rPr>
              <w:t>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433C6B" w14:textId="77777777" w:rsidR="001D58E6" w:rsidRDefault="001D58E6" w:rsidP="00FE2B9A">
            <w:pPr>
              <w:pStyle w:val="oj-tbl-txt"/>
              <w:spacing w:before="60" w:beforeAutospacing="0" w:after="60" w:afterAutospacing="0" w:line="312" w:lineRule="atLeast"/>
              <w:jc w:val="both"/>
              <w:rPr>
                <w:color w:val="333333"/>
              </w:rPr>
            </w:pPr>
            <w:r>
              <w:rPr>
                <w:color w:val="333333"/>
              </w:rPr>
              <w:t>Nan Feng Zhi Xing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71AFB0" w14:textId="77777777" w:rsidR="001D58E6" w:rsidRDefault="001D58E6" w:rsidP="00FE2B9A">
            <w:pPr>
              <w:pStyle w:val="oj-tbl-txt"/>
              <w:spacing w:before="60" w:beforeAutospacing="0" w:after="60" w:afterAutospacing="0" w:line="312" w:lineRule="atLeast"/>
              <w:jc w:val="both"/>
              <w:rPr>
                <w:color w:val="333333"/>
              </w:rPr>
            </w:pPr>
            <w:r>
              <w:rPr>
                <w:color w:val="333333"/>
              </w:rPr>
              <w:t>9934498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6DAC1B" w14:textId="77777777" w:rsidR="001D58E6" w:rsidRPr="000A39B3" w:rsidRDefault="001D58E6" w:rsidP="00FE2B9A">
            <w:pPr>
              <w:pStyle w:val="oj-tbl-txt"/>
              <w:spacing w:before="60" w:beforeAutospacing="0" w:after="60" w:afterAutospacing="0" w:line="312" w:lineRule="atLeast"/>
              <w:jc w:val="both"/>
              <w:rPr>
                <w:color w:val="000000" w:themeColor="text1"/>
                <w:lang w:val="en-US"/>
              </w:rPr>
            </w:pPr>
            <w:r w:rsidRPr="000A39B3">
              <w:rPr>
                <w:color w:val="000000" w:themeColor="text1"/>
                <w:lang w:val="en-US"/>
              </w:rPr>
              <w:t>Article 3s(2), point (c):</w:t>
            </w:r>
          </w:p>
          <w:p w14:paraId="1A70785A" w14:textId="77777777" w:rsidR="001D58E6" w:rsidRPr="001D58E6" w:rsidRDefault="001D58E6" w:rsidP="00FE2B9A">
            <w:pPr>
              <w:pStyle w:val="oj-tbl-txt"/>
              <w:spacing w:before="60" w:beforeAutospacing="0" w:after="60" w:afterAutospacing="0" w:line="312" w:lineRule="atLeast"/>
              <w:jc w:val="both"/>
              <w:rPr>
                <w:color w:val="333333"/>
                <w:lang w:val="en-US"/>
              </w:rPr>
            </w:pPr>
            <w:r w:rsidRPr="000A39B3">
              <w:rPr>
                <w:color w:val="000000" w:themeColor="text1"/>
                <w:lang w:val="en-US"/>
              </w:rPr>
              <w:t>are operated in such a way as to contribute or support actions or policies for the exploitation, 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C5E7CA" w14:textId="77777777" w:rsidR="001D58E6" w:rsidRDefault="001D58E6" w:rsidP="00FE2B9A">
            <w:pPr>
              <w:pStyle w:val="oj-tbl-txt"/>
              <w:spacing w:before="60" w:beforeAutospacing="0" w:after="60" w:afterAutospacing="0" w:line="312" w:lineRule="atLeast"/>
              <w:jc w:val="both"/>
              <w:rPr>
                <w:color w:val="333333"/>
              </w:rPr>
            </w:pPr>
            <w:r>
              <w:rPr>
                <w:color w:val="333333"/>
              </w:rPr>
              <w:t>21.5.2025</w:t>
            </w:r>
          </w:p>
        </w:tc>
      </w:tr>
      <w:tr w:rsidR="000A39B3" w:rsidRPr="001D58E6" w14:paraId="26C196E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CDC148" w14:textId="77777777" w:rsidR="000A39B3" w:rsidRDefault="000A39B3" w:rsidP="00FE2B9A">
            <w:pPr>
              <w:pStyle w:val="oj-tbl-txt"/>
              <w:spacing w:before="60" w:beforeAutospacing="0" w:after="60" w:afterAutospacing="0" w:line="312" w:lineRule="atLeast"/>
              <w:jc w:val="both"/>
              <w:rPr>
                <w:color w:val="333333"/>
              </w:rPr>
            </w:pPr>
            <w:r>
              <w:rPr>
                <w:color w:val="333333"/>
              </w:rPr>
              <w:t>156.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7CBA07" w14:textId="77777777" w:rsidR="000A39B3" w:rsidRDefault="000A39B3" w:rsidP="00FE2B9A">
            <w:pPr>
              <w:pStyle w:val="oj-tbl-txt"/>
              <w:spacing w:before="60" w:beforeAutospacing="0" w:after="60" w:afterAutospacing="0" w:line="312" w:lineRule="atLeast"/>
              <w:jc w:val="both"/>
              <w:rPr>
                <w:color w:val="333333"/>
              </w:rPr>
            </w:pPr>
            <w:r>
              <w:rPr>
                <w:color w:val="333333"/>
              </w:rPr>
              <w:t>Tong Yuan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F97457" w14:textId="77777777" w:rsidR="000A39B3" w:rsidRDefault="000A39B3" w:rsidP="00FE2B9A">
            <w:pPr>
              <w:pStyle w:val="oj-tbl-txt"/>
              <w:spacing w:before="60" w:beforeAutospacing="0" w:after="60" w:afterAutospacing="0" w:line="312" w:lineRule="atLeast"/>
              <w:jc w:val="both"/>
              <w:rPr>
                <w:color w:val="333333"/>
              </w:rPr>
            </w:pPr>
            <w:r>
              <w:rPr>
                <w:color w:val="333333"/>
              </w:rPr>
              <w:t>9638197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F0E042"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(c):</w:t>
            </w:r>
          </w:p>
          <w:p w14:paraId="73D815B8"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are operated in such a way as to contribute or support actions or policies for the exploitation, 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C63A91"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1D58E6" w14:paraId="3D6639C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C80286" w14:textId="77777777" w:rsidR="000A39B3" w:rsidRDefault="000A39B3" w:rsidP="00FE2B9A">
            <w:pPr>
              <w:pStyle w:val="oj-tbl-txt"/>
              <w:spacing w:before="60" w:beforeAutospacing="0" w:after="60" w:afterAutospacing="0" w:line="312" w:lineRule="atLeast"/>
              <w:jc w:val="both"/>
              <w:rPr>
                <w:color w:val="333333"/>
              </w:rPr>
            </w:pPr>
            <w:r>
              <w:rPr>
                <w:color w:val="333333"/>
              </w:rPr>
              <w:t>157.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15B541" w14:textId="77777777" w:rsidR="000A39B3" w:rsidRDefault="000A39B3" w:rsidP="00FE2B9A">
            <w:pPr>
              <w:pStyle w:val="oj-tbl-txt"/>
              <w:spacing w:before="60" w:beforeAutospacing="0" w:after="60" w:afterAutospacing="0" w:line="312" w:lineRule="atLeast"/>
              <w:jc w:val="both"/>
              <w:rPr>
                <w:color w:val="333333"/>
              </w:rPr>
            </w:pPr>
            <w:r>
              <w:rPr>
                <w:color w:val="333333"/>
              </w:rPr>
              <w:t>Ocean 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D77214" w14:textId="77777777" w:rsidR="000A39B3" w:rsidRDefault="000A39B3" w:rsidP="00FE2B9A">
            <w:pPr>
              <w:pStyle w:val="oj-tbl-txt"/>
              <w:spacing w:before="60" w:beforeAutospacing="0" w:after="60" w:afterAutospacing="0" w:line="312" w:lineRule="atLeast"/>
              <w:jc w:val="both"/>
              <w:rPr>
                <w:color w:val="333333"/>
              </w:rPr>
            </w:pPr>
            <w:r>
              <w:rPr>
                <w:color w:val="333333"/>
              </w:rPr>
              <w:t>1021570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403FA9"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(c):</w:t>
            </w:r>
          </w:p>
          <w:p w14:paraId="41D6FA6E"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are operated in such a way as to contribute or support actions or policies for the exploitation, 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52251A"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1D58E6" w14:paraId="74A8F3E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C441EB" w14:textId="77777777" w:rsidR="000A39B3" w:rsidRDefault="000A39B3" w:rsidP="00FE2B9A">
            <w:pPr>
              <w:pStyle w:val="oj-tbl-txt"/>
              <w:spacing w:before="60" w:beforeAutospacing="0" w:after="60" w:afterAutospacing="0" w:line="312" w:lineRule="atLeast"/>
              <w:jc w:val="both"/>
              <w:rPr>
                <w:color w:val="333333"/>
              </w:rPr>
            </w:pPr>
            <w:r>
              <w:rPr>
                <w:color w:val="333333"/>
              </w:rPr>
              <w:t>158.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21A30C" w14:textId="77777777" w:rsidR="000A39B3" w:rsidRDefault="000A39B3" w:rsidP="00FE2B9A">
            <w:pPr>
              <w:pStyle w:val="oj-tbl-txt"/>
              <w:spacing w:before="60" w:beforeAutospacing="0" w:after="60" w:afterAutospacing="0" w:line="312" w:lineRule="atLeast"/>
              <w:jc w:val="both"/>
              <w:rPr>
                <w:color w:val="333333"/>
              </w:rPr>
            </w:pPr>
            <w:r>
              <w:rPr>
                <w:color w:val="333333"/>
              </w:rPr>
              <w:t>Vladimir Asenyev</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78D290" w14:textId="77777777" w:rsidR="000A39B3" w:rsidRDefault="000A39B3" w:rsidP="00FE2B9A">
            <w:pPr>
              <w:pStyle w:val="oj-tbl-txt"/>
              <w:spacing w:before="60" w:beforeAutospacing="0" w:after="60" w:afterAutospacing="0" w:line="312" w:lineRule="atLeast"/>
              <w:jc w:val="both"/>
              <w:rPr>
                <w:color w:val="333333"/>
              </w:rPr>
            </w:pPr>
            <w:r>
              <w:rPr>
                <w:color w:val="333333"/>
              </w:rPr>
              <w:t>9901025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329191"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13072472" w14:textId="77777777" w:rsidR="000A39B3" w:rsidRPr="000A39B3" w:rsidRDefault="000A39B3" w:rsidP="00FE2B9A">
            <w:pPr>
              <w:pStyle w:val="oj-tbl-txt"/>
              <w:spacing w:before="60" w:beforeAutospacing="0" w:after="60" w:afterAutospacing="0" w:line="312" w:lineRule="atLeast"/>
              <w:jc w:val="both"/>
              <w:rPr>
                <w:color w:val="333333"/>
                <w:vertAlign w:val="superscript"/>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0DE8CE"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1D58E6" w14:paraId="4619C9A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A31482" w14:textId="77777777" w:rsidR="000A39B3" w:rsidRDefault="000A39B3" w:rsidP="00FE2B9A">
            <w:pPr>
              <w:pStyle w:val="oj-tbl-txt"/>
              <w:spacing w:before="60" w:beforeAutospacing="0" w:after="60" w:afterAutospacing="0" w:line="312" w:lineRule="atLeast"/>
              <w:jc w:val="both"/>
              <w:rPr>
                <w:color w:val="333333"/>
              </w:rPr>
            </w:pPr>
            <w:r>
              <w:rPr>
                <w:color w:val="333333"/>
              </w:rPr>
              <w:t>159.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567C4B" w14:textId="77777777" w:rsidR="000A39B3" w:rsidRDefault="000A39B3" w:rsidP="00FE2B9A">
            <w:pPr>
              <w:pStyle w:val="oj-tbl-txt"/>
              <w:spacing w:before="60" w:beforeAutospacing="0" w:after="60" w:afterAutospacing="0" w:line="312" w:lineRule="atLeast"/>
              <w:jc w:val="both"/>
              <w:rPr>
                <w:color w:val="333333"/>
              </w:rPr>
            </w:pPr>
            <w:r>
              <w:rPr>
                <w:color w:val="333333"/>
              </w:rPr>
              <w:t>Si He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EB2483" w14:textId="77777777" w:rsidR="000A39B3" w:rsidRDefault="000A39B3" w:rsidP="00FE2B9A">
            <w:pPr>
              <w:pStyle w:val="oj-tbl-txt"/>
              <w:spacing w:before="60" w:beforeAutospacing="0" w:after="60" w:afterAutospacing="0" w:line="312" w:lineRule="atLeast"/>
              <w:jc w:val="both"/>
              <w:rPr>
                <w:color w:val="333333"/>
              </w:rPr>
            </w:pPr>
            <w:r>
              <w:rPr>
                <w:color w:val="333333"/>
              </w:rPr>
              <w:t>9378618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E47236"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48FE3312"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FA0EE2" w14:textId="77777777" w:rsidR="000A39B3" w:rsidRDefault="000A39B3" w:rsidP="00FE2B9A">
            <w:pPr>
              <w:pStyle w:val="oj-tbl-txt"/>
              <w:spacing w:before="60" w:beforeAutospacing="0" w:after="60" w:afterAutospacing="0" w:line="312" w:lineRule="atLeast"/>
              <w:jc w:val="both"/>
              <w:rPr>
                <w:color w:val="333333"/>
              </w:rPr>
            </w:pPr>
            <w:r>
              <w:rPr>
                <w:color w:val="333333"/>
              </w:rPr>
              <w:lastRenderedPageBreak/>
              <w:t>21.5.2025</w:t>
            </w:r>
          </w:p>
        </w:tc>
      </w:tr>
      <w:tr w:rsidR="000A39B3" w:rsidRPr="001D58E6" w14:paraId="6B9DF08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5A8F98" w14:textId="77777777" w:rsidR="000A39B3" w:rsidRDefault="000A39B3" w:rsidP="00FE2B9A">
            <w:pPr>
              <w:pStyle w:val="oj-tbl-txt"/>
              <w:spacing w:before="60" w:beforeAutospacing="0" w:after="60" w:afterAutospacing="0" w:line="312" w:lineRule="atLeast"/>
              <w:jc w:val="both"/>
              <w:rPr>
                <w:color w:val="333333"/>
              </w:rPr>
            </w:pPr>
            <w:r>
              <w:rPr>
                <w:color w:val="333333"/>
              </w:rPr>
              <w:t>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439854" w14:textId="77777777" w:rsidR="000A39B3" w:rsidRDefault="000A39B3" w:rsidP="00FE2B9A">
            <w:pPr>
              <w:pStyle w:val="oj-tbl-txt"/>
              <w:spacing w:before="60" w:beforeAutospacing="0" w:after="60" w:afterAutospacing="0" w:line="312" w:lineRule="atLeast"/>
              <w:jc w:val="both"/>
              <w:rPr>
                <w:color w:val="333333"/>
              </w:rPr>
            </w:pPr>
            <w:r>
              <w:rPr>
                <w:color w:val="333333"/>
              </w:rPr>
              <w:t>Lotus (formerly Himalayan)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37ADC0" w14:textId="77777777" w:rsidR="000A39B3" w:rsidRDefault="000A39B3" w:rsidP="00FE2B9A">
            <w:pPr>
              <w:pStyle w:val="oj-tbl-txt"/>
              <w:spacing w:before="60" w:beforeAutospacing="0" w:after="60" w:afterAutospacing="0" w:line="312" w:lineRule="atLeast"/>
              <w:jc w:val="both"/>
              <w:rPr>
                <w:color w:val="333333"/>
              </w:rPr>
            </w:pPr>
            <w:r>
              <w:rPr>
                <w:color w:val="333333"/>
              </w:rPr>
              <w:t>9392822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11736C"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4285B373"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422BFB"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1D58E6" w14:paraId="5429080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227684" w14:textId="77777777" w:rsidR="000A39B3" w:rsidRDefault="000A39B3" w:rsidP="00FE2B9A">
            <w:pPr>
              <w:pStyle w:val="oj-tbl-txt"/>
              <w:spacing w:before="60" w:beforeAutospacing="0" w:after="60" w:afterAutospacing="0" w:line="312" w:lineRule="atLeast"/>
              <w:jc w:val="both"/>
              <w:rPr>
                <w:color w:val="333333"/>
              </w:rPr>
            </w:pPr>
            <w:r>
              <w:rPr>
                <w:color w:val="333333"/>
              </w:rPr>
              <w:t>161.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297467" w14:textId="77777777" w:rsidR="000A39B3" w:rsidRDefault="000A39B3" w:rsidP="00FE2B9A">
            <w:pPr>
              <w:pStyle w:val="oj-tbl-txt"/>
              <w:spacing w:before="60" w:beforeAutospacing="0" w:after="60" w:afterAutospacing="0" w:line="312" w:lineRule="atLeast"/>
              <w:jc w:val="both"/>
              <w:rPr>
                <w:color w:val="333333"/>
              </w:rPr>
            </w:pPr>
            <w:r>
              <w:rPr>
                <w:color w:val="333333"/>
              </w:rPr>
              <w:t>Ascendant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637413" w14:textId="77777777" w:rsidR="000A39B3" w:rsidRDefault="000A39B3" w:rsidP="00FE2B9A">
            <w:pPr>
              <w:pStyle w:val="oj-tbl-txt"/>
              <w:spacing w:before="60" w:beforeAutospacing="0" w:after="60" w:afterAutospacing="0" w:line="312" w:lineRule="atLeast"/>
              <w:jc w:val="both"/>
              <w:rPr>
                <w:color w:val="333333"/>
              </w:rPr>
            </w:pPr>
            <w:r>
              <w:rPr>
                <w:color w:val="333333"/>
              </w:rPr>
              <w:t>9248801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68E2E1"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33D4B3D2"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035037"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1D58E6" w14:paraId="039264C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26ABCC" w14:textId="77777777" w:rsidR="000A39B3" w:rsidRDefault="000A39B3" w:rsidP="00FE2B9A">
            <w:pPr>
              <w:pStyle w:val="oj-tbl-txt"/>
              <w:spacing w:before="60" w:beforeAutospacing="0" w:after="60" w:afterAutospacing="0" w:line="312" w:lineRule="atLeast"/>
              <w:jc w:val="both"/>
              <w:rPr>
                <w:color w:val="333333"/>
              </w:rPr>
            </w:pPr>
            <w:r>
              <w:rPr>
                <w:color w:val="333333"/>
              </w:rPr>
              <w:t>162.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99901E" w14:textId="77777777" w:rsidR="000A39B3" w:rsidRDefault="000A39B3" w:rsidP="00FE2B9A">
            <w:pPr>
              <w:pStyle w:val="oj-tbl-txt"/>
              <w:spacing w:before="60" w:beforeAutospacing="0" w:after="60" w:afterAutospacing="0" w:line="312" w:lineRule="atLeast"/>
              <w:jc w:val="both"/>
              <w:rPr>
                <w:color w:val="333333"/>
              </w:rPr>
            </w:pPr>
            <w:r>
              <w:rPr>
                <w:color w:val="333333"/>
              </w:rPr>
              <w:t>Talisman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3AB506" w14:textId="77777777" w:rsidR="000A39B3" w:rsidRDefault="000A39B3" w:rsidP="00FE2B9A">
            <w:pPr>
              <w:pStyle w:val="oj-tbl-txt"/>
              <w:spacing w:before="60" w:beforeAutospacing="0" w:after="60" w:afterAutospacing="0" w:line="312" w:lineRule="atLeast"/>
              <w:jc w:val="both"/>
              <w:rPr>
                <w:color w:val="333333"/>
              </w:rPr>
            </w:pPr>
            <w:r>
              <w:rPr>
                <w:color w:val="333333"/>
              </w:rPr>
              <w:t>9292060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3F9733"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6E984835"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16FA6F"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14D3F58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318BE0" w14:textId="77777777" w:rsidR="000A39B3" w:rsidRDefault="000A39B3" w:rsidP="00FE2B9A">
            <w:pPr>
              <w:pStyle w:val="oj-tbl-txt"/>
              <w:spacing w:before="60" w:beforeAutospacing="0" w:after="60" w:afterAutospacing="0" w:line="312" w:lineRule="atLeast"/>
              <w:jc w:val="both"/>
              <w:rPr>
                <w:color w:val="333333"/>
              </w:rPr>
            </w:pPr>
            <w:r>
              <w:rPr>
                <w:color w:val="333333"/>
              </w:rPr>
              <w:t>163.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CFD8D4" w14:textId="77777777" w:rsidR="000A39B3" w:rsidRDefault="000A39B3" w:rsidP="00FE2B9A">
            <w:pPr>
              <w:pStyle w:val="oj-tbl-txt"/>
              <w:spacing w:before="60" w:beforeAutospacing="0" w:after="60" w:afterAutospacing="0" w:line="312" w:lineRule="atLeast"/>
              <w:jc w:val="both"/>
              <w:rPr>
                <w:color w:val="333333"/>
              </w:rPr>
            </w:pPr>
            <w:r>
              <w:rPr>
                <w:color w:val="333333"/>
              </w:rPr>
              <w:t>Hyperion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BE2FA7" w14:textId="77777777" w:rsidR="000A39B3" w:rsidRDefault="000A39B3" w:rsidP="00FE2B9A">
            <w:pPr>
              <w:pStyle w:val="oj-tbl-txt"/>
              <w:spacing w:before="60" w:beforeAutospacing="0" w:after="60" w:afterAutospacing="0" w:line="312" w:lineRule="atLeast"/>
              <w:jc w:val="both"/>
              <w:rPr>
                <w:color w:val="333333"/>
              </w:rPr>
            </w:pPr>
            <w:r>
              <w:rPr>
                <w:color w:val="333333"/>
              </w:rPr>
              <w:t>9322968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37166D"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506417B5"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 xml:space="preserve">transport crude oil or petroleum products, as listed in Annex XXV, that originate in Russia or are </w:t>
            </w:r>
            <w:r w:rsidRPr="000A39B3">
              <w:rPr>
                <w:color w:val="333333"/>
                <w:lang w:val="en-US"/>
              </w:rPr>
              <w:lastRenderedPageBreak/>
              <w:t>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EE58DE" w14:textId="77777777" w:rsidR="000A39B3" w:rsidRDefault="000A39B3" w:rsidP="00FE2B9A">
            <w:pPr>
              <w:pStyle w:val="oj-tbl-txt"/>
              <w:spacing w:before="60" w:beforeAutospacing="0" w:after="60" w:afterAutospacing="0" w:line="312" w:lineRule="atLeast"/>
              <w:jc w:val="both"/>
              <w:rPr>
                <w:color w:val="333333"/>
              </w:rPr>
            </w:pPr>
            <w:r>
              <w:rPr>
                <w:color w:val="333333"/>
              </w:rPr>
              <w:lastRenderedPageBreak/>
              <w:t>21.5.2025</w:t>
            </w:r>
          </w:p>
        </w:tc>
      </w:tr>
      <w:tr w:rsidR="000A39B3" w:rsidRPr="000A39B3" w14:paraId="42D5629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7EC3FD" w14:textId="77777777" w:rsidR="000A39B3" w:rsidRDefault="000A39B3" w:rsidP="00FE2B9A">
            <w:pPr>
              <w:pStyle w:val="oj-tbl-txt"/>
              <w:spacing w:before="60" w:beforeAutospacing="0" w:after="60" w:afterAutospacing="0" w:line="312" w:lineRule="atLeast"/>
              <w:jc w:val="both"/>
              <w:rPr>
                <w:color w:val="333333"/>
              </w:rPr>
            </w:pPr>
            <w:r>
              <w:rPr>
                <w:color w:val="333333"/>
              </w:rPr>
              <w:t>164.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317E20" w14:textId="77777777" w:rsidR="000A39B3" w:rsidRDefault="000A39B3" w:rsidP="00FE2B9A">
            <w:pPr>
              <w:pStyle w:val="oj-tbl-txt"/>
              <w:spacing w:before="60" w:beforeAutospacing="0" w:after="60" w:afterAutospacing="0" w:line="312" w:lineRule="atLeast"/>
              <w:jc w:val="both"/>
              <w:rPr>
                <w:color w:val="333333"/>
              </w:rPr>
            </w:pPr>
            <w:r>
              <w:rPr>
                <w:color w:val="333333"/>
              </w:rPr>
              <w:t>Saturn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C07AD3" w14:textId="77777777" w:rsidR="000A39B3" w:rsidRDefault="000A39B3" w:rsidP="00FE2B9A">
            <w:pPr>
              <w:pStyle w:val="oj-tbl-txt"/>
              <w:spacing w:before="60" w:beforeAutospacing="0" w:after="60" w:afterAutospacing="0" w:line="312" w:lineRule="atLeast"/>
              <w:jc w:val="both"/>
              <w:rPr>
                <w:color w:val="333333"/>
              </w:rPr>
            </w:pPr>
            <w:r>
              <w:rPr>
                <w:color w:val="333333"/>
              </w:rPr>
              <w:t>9655470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34CB64"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7C6B93E4"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15867E"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14C7CB8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3349DE" w14:textId="77777777" w:rsidR="000A39B3" w:rsidRDefault="000A39B3" w:rsidP="00FE2B9A">
            <w:pPr>
              <w:pStyle w:val="oj-tbl-txt"/>
              <w:spacing w:before="60" w:beforeAutospacing="0" w:after="60" w:afterAutospacing="0" w:line="312" w:lineRule="atLeast"/>
              <w:jc w:val="both"/>
              <w:rPr>
                <w:color w:val="333333"/>
              </w:rPr>
            </w:pPr>
            <w:r>
              <w:rPr>
                <w:color w:val="333333"/>
              </w:rPr>
              <w:t>165.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A5806C" w14:textId="77777777" w:rsidR="000A39B3" w:rsidRDefault="000A39B3" w:rsidP="00FE2B9A">
            <w:pPr>
              <w:pStyle w:val="oj-tbl-txt"/>
              <w:spacing w:before="60" w:beforeAutospacing="0" w:after="60" w:afterAutospacing="0" w:line="312" w:lineRule="atLeast"/>
              <w:jc w:val="both"/>
              <w:rPr>
                <w:color w:val="333333"/>
              </w:rPr>
            </w:pPr>
            <w:r>
              <w:rPr>
                <w:color w:val="333333"/>
              </w:rPr>
              <w:t>Volga River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3C809C" w14:textId="77777777" w:rsidR="000A39B3" w:rsidRDefault="000A39B3" w:rsidP="00FE2B9A">
            <w:pPr>
              <w:pStyle w:val="oj-tbl-txt"/>
              <w:spacing w:before="60" w:beforeAutospacing="0" w:after="60" w:afterAutospacing="0" w:line="312" w:lineRule="atLeast"/>
              <w:jc w:val="both"/>
              <w:rPr>
                <w:color w:val="333333"/>
              </w:rPr>
            </w:pPr>
            <w:r>
              <w:rPr>
                <w:color w:val="333333"/>
              </w:rPr>
              <w:t>9435363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1E9E30"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06A77627"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6C5A0F"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163EB74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FD7472B" w14:textId="77777777" w:rsidR="000A39B3" w:rsidRDefault="000A39B3" w:rsidP="00FE2B9A">
            <w:pPr>
              <w:pStyle w:val="oj-tbl-txt"/>
              <w:spacing w:before="60" w:beforeAutospacing="0" w:after="60" w:afterAutospacing="0" w:line="312" w:lineRule="atLeast"/>
              <w:jc w:val="both"/>
              <w:rPr>
                <w:color w:val="333333"/>
              </w:rPr>
            </w:pPr>
            <w:r>
              <w:rPr>
                <w:color w:val="333333"/>
              </w:rPr>
              <w:t>166.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D209A7" w14:textId="77777777" w:rsidR="000A39B3" w:rsidRDefault="000A39B3" w:rsidP="00FE2B9A">
            <w:pPr>
              <w:pStyle w:val="oj-tbl-txt"/>
              <w:spacing w:before="60" w:beforeAutospacing="0" w:after="60" w:afterAutospacing="0" w:line="312" w:lineRule="atLeast"/>
              <w:jc w:val="both"/>
              <w:rPr>
                <w:color w:val="333333"/>
              </w:rPr>
            </w:pPr>
            <w:r>
              <w:rPr>
                <w:color w:val="333333"/>
              </w:rPr>
              <w:t>Irtysh River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C8F4A7" w14:textId="77777777" w:rsidR="000A39B3" w:rsidRDefault="000A39B3" w:rsidP="00FE2B9A">
            <w:pPr>
              <w:pStyle w:val="oj-tbl-txt"/>
              <w:spacing w:before="60" w:beforeAutospacing="0" w:after="60" w:afterAutospacing="0" w:line="312" w:lineRule="atLeast"/>
              <w:jc w:val="both"/>
              <w:rPr>
                <w:color w:val="333333"/>
              </w:rPr>
            </w:pPr>
            <w:r>
              <w:rPr>
                <w:color w:val="333333"/>
              </w:rPr>
              <w:t>9435375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5E9239"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231C493C"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3242F0"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4EB481A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08BF5A" w14:textId="77777777" w:rsidR="000A39B3" w:rsidRDefault="000A39B3" w:rsidP="00FE2B9A">
            <w:pPr>
              <w:pStyle w:val="oj-tbl-txt"/>
              <w:spacing w:before="60" w:beforeAutospacing="0" w:after="60" w:afterAutospacing="0" w:line="312" w:lineRule="atLeast"/>
              <w:jc w:val="both"/>
              <w:rPr>
                <w:color w:val="333333"/>
              </w:rPr>
            </w:pPr>
            <w:r>
              <w:rPr>
                <w:color w:val="333333"/>
              </w:rPr>
              <w:t>167.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A1ED3D" w14:textId="77777777" w:rsidR="000A39B3" w:rsidRDefault="000A39B3" w:rsidP="00FE2B9A">
            <w:pPr>
              <w:pStyle w:val="oj-tbl-txt"/>
              <w:spacing w:before="60" w:beforeAutospacing="0" w:after="60" w:afterAutospacing="0" w:line="312" w:lineRule="atLeast"/>
              <w:jc w:val="both"/>
              <w:rPr>
                <w:color w:val="333333"/>
              </w:rPr>
            </w:pPr>
            <w:r>
              <w:rPr>
                <w:color w:val="333333"/>
              </w:rPr>
              <w:t>VF Tanker-3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16F549" w14:textId="77777777" w:rsidR="000A39B3" w:rsidRDefault="000A39B3" w:rsidP="00FE2B9A">
            <w:pPr>
              <w:pStyle w:val="oj-tbl-txt"/>
              <w:spacing w:before="60" w:beforeAutospacing="0" w:after="60" w:afterAutospacing="0" w:line="312" w:lineRule="atLeast"/>
              <w:jc w:val="both"/>
              <w:rPr>
                <w:color w:val="333333"/>
              </w:rPr>
            </w:pPr>
            <w:r>
              <w:rPr>
                <w:color w:val="333333"/>
              </w:rPr>
              <w:t>9640516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CCA6DE"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1D2A7914"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 xml:space="preserve">transport crude oil or petroleum products, as listed in Annex XXV, that originate in Russia or are exported from Russia while practicing irregular and high-risk shipping practices as set out in the </w:t>
            </w:r>
            <w:r w:rsidRPr="000A39B3">
              <w:rPr>
                <w:color w:val="333333"/>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73B35C" w14:textId="77777777" w:rsidR="000A39B3" w:rsidRDefault="000A39B3" w:rsidP="00FE2B9A">
            <w:pPr>
              <w:pStyle w:val="oj-tbl-txt"/>
              <w:spacing w:before="60" w:beforeAutospacing="0" w:after="60" w:afterAutospacing="0" w:line="312" w:lineRule="atLeast"/>
              <w:jc w:val="both"/>
              <w:rPr>
                <w:color w:val="333333"/>
              </w:rPr>
            </w:pPr>
            <w:r>
              <w:rPr>
                <w:color w:val="333333"/>
              </w:rPr>
              <w:lastRenderedPageBreak/>
              <w:t>21.5.2025</w:t>
            </w:r>
          </w:p>
        </w:tc>
      </w:tr>
      <w:tr w:rsidR="000A39B3" w:rsidRPr="000A39B3" w14:paraId="45BAB24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DEA41B" w14:textId="77777777" w:rsidR="000A39B3" w:rsidRDefault="000A39B3" w:rsidP="00FE2B9A">
            <w:pPr>
              <w:pStyle w:val="oj-tbl-txt"/>
              <w:spacing w:before="60" w:beforeAutospacing="0" w:after="60" w:afterAutospacing="0" w:line="312" w:lineRule="atLeast"/>
              <w:jc w:val="both"/>
              <w:rPr>
                <w:color w:val="333333"/>
              </w:rPr>
            </w:pPr>
            <w:r>
              <w:rPr>
                <w:color w:val="333333"/>
              </w:rPr>
              <w:t>168.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4A8D34" w14:textId="77777777" w:rsidR="000A39B3" w:rsidRDefault="000A39B3" w:rsidP="00FE2B9A">
            <w:pPr>
              <w:pStyle w:val="oj-tbl-txt"/>
              <w:spacing w:before="60" w:beforeAutospacing="0" w:after="60" w:afterAutospacing="0" w:line="312" w:lineRule="atLeast"/>
              <w:jc w:val="both"/>
              <w:rPr>
                <w:color w:val="333333"/>
              </w:rPr>
            </w:pPr>
            <w:r>
              <w:rPr>
                <w:color w:val="333333"/>
              </w:rPr>
              <w:t>VF Tanker-4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17E53A" w14:textId="77777777" w:rsidR="000A39B3" w:rsidRDefault="000A39B3" w:rsidP="00FE2B9A">
            <w:pPr>
              <w:pStyle w:val="oj-tbl-txt"/>
              <w:spacing w:before="60" w:beforeAutospacing="0" w:after="60" w:afterAutospacing="0" w:line="312" w:lineRule="atLeast"/>
              <w:jc w:val="both"/>
              <w:rPr>
                <w:color w:val="333333"/>
              </w:rPr>
            </w:pPr>
            <w:r>
              <w:rPr>
                <w:color w:val="333333"/>
              </w:rPr>
              <w:t>9640528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C193AD"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544B10C3"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CEFC87"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5319D41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55B1C6" w14:textId="77777777" w:rsidR="000A39B3" w:rsidRDefault="000A39B3" w:rsidP="00FE2B9A">
            <w:pPr>
              <w:pStyle w:val="oj-tbl-txt"/>
              <w:spacing w:before="60" w:beforeAutospacing="0" w:after="60" w:afterAutospacing="0" w:line="312" w:lineRule="atLeast"/>
              <w:jc w:val="both"/>
              <w:rPr>
                <w:color w:val="333333"/>
              </w:rPr>
            </w:pPr>
            <w:r>
              <w:rPr>
                <w:color w:val="333333"/>
              </w:rPr>
              <w:t>169.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91AEF4" w14:textId="77777777" w:rsidR="000A39B3" w:rsidRDefault="000A39B3" w:rsidP="00FE2B9A">
            <w:pPr>
              <w:pStyle w:val="oj-tbl-txt"/>
              <w:spacing w:before="60" w:beforeAutospacing="0" w:after="60" w:afterAutospacing="0" w:line="312" w:lineRule="atLeast"/>
              <w:jc w:val="both"/>
              <w:rPr>
                <w:color w:val="333333"/>
              </w:rPr>
            </w:pPr>
            <w:r>
              <w:rPr>
                <w:color w:val="333333"/>
              </w:rPr>
              <w:t>Kupava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F19F0F" w14:textId="77777777" w:rsidR="000A39B3" w:rsidRDefault="000A39B3" w:rsidP="00FE2B9A">
            <w:pPr>
              <w:pStyle w:val="oj-tbl-txt"/>
              <w:spacing w:before="60" w:beforeAutospacing="0" w:after="60" w:afterAutospacing="0" w:line="312" w:lineRule="atLeast"/>
              <w:jc w:val="both"/>
              <w:rPr>
                <w:color w:val="333333"/>
              </w:rPr>
            </w:pPr>
            <w:r>
              <w:rPr>
                <w:color w:val="333333"/>
              </w:rPr>
              <w:t>9749154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6FC2D0"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51918086"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FC8226"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78A8FD4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EAE3A8" w14:textId="77777777" w:rsidR="000A39B3" w:rsidRDefault="000A39B3" w:rsidP="00FE2B9A">
            <w:pPr>
              <w:pStyle w:val="oj-tbl-txt"/>
              <w:spacing w:before="60" w:beforeAutospacing="0" w:after="60" w:afterAutospacing="0" w:line="312" w:lineRule="atLeast"/>
              <w:jc w:val="both"/>
              <w:rPr>
                <w:color w:val="333333"/>
              </w:rPr>
            </w:pPr>
            <w:r>
              <w:rPr>
                <w:color w:val="333333"/>
              </w:rPr>
              <w:t>170.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2C6152" w14:textId="77777777" w:rsidR="000A39B3" w:rsidRDefault="000A39B3" w:rsidP="00FE2B9A">
            <w:pPr>
              <w:pStyle w:val="oj-tbl-txt"/>
              <w:spacing w:before="60" w:beforeAutospacing="0" w:after="60" w:afterAutospacing="0" w:line="312" w:lineRule="atLeast"/>
              <w:jc w:val="both"/>
              <w:rPr>
                <w:color w:val="333333"/>
              </w:rPr>
            </w:pPr>
            <w:r>
              <w:rPr>
                <w:color w:val="333333"/>
              </w:rPr>
              <w:t>Cilicia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9E76F5" w14:textId="77777777" w:rsidR="000A39B3" w:rsidRDefault="000A39B3" w:rsidP="00FE2B9A">
            <w:pPr>
              <w:pStyle w:val="oj-tbl-txt"/>
              <w:spacing w:before="60" w:beforeAutospacing="0" w:after="60" w:afterAutospacing="0" w:line="312" w:lineRule="atLeast"/>
              <w:jc w:val="both"/>
              <w:rPr>
                <w:color w:val="333333"/>
              </w:rPr>
            </w:pPr>
            <w:r>
              <w:rPr>
                <w:color w:val="333333"/>
              </w:rPr>
              <w:t>9171175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466BB2"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099E6B93"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91AD10"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43F7721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0A5F8C" w14:textId="77777777" w:rsidR="000A39B3" w:rsidRDefault="000A39B3" w:rsidP="00FE2B9A">
            <w:pPr>
              <w:pStyle w:val="oj-tbl-txt"/>
              <w:spacing w:before="60" w:beforeAutospacing="0" w:after="60" w:afterAutospacing="0" w:line="312" w:lineRule="atLeast"/>
              <w:jc w:val="both"/>
              <w:rPr>
                <w:color w:val="333333"/>
              </w:rPr>
            </w:pPr>
            <w:r>
              <w:rPr>
                <w:color w:val="333333"/>
              </w:rPr>
              <w:t>171.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0038FA" w14:textId="77777777" w:rsidR="000A39B3" w:rsidRDefault="000A39B3" w:rsidP="00FE2B9A">
            <w:pPr>
              <w:pStyle w:val="oj-tbl-txt"/>
              <w:spacing w:before="60" w:beforeAutospacing="0" w:after="60" w:afterAutospacing="0" w:line="312" w:lineRule="atLeast"/>
              <w:jc w:val="both"/>
              <w:rPr>
                <w:color w:val="333333"/>
              </w:rPr>
            </w:pPr>
            <w:r>
              <w:rPr>
                <w:color w:val="333333"/>
              </w:rPr>
              <w:t>Taimyr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96B4B9" w14:textId="77777777" w:rsidR="000A39B3" w:rsidRDefault="000A39B3" w:rsidP="00FE2B9A">
            <w:pPr>
              <w:pStyle w:val="oj-tbl-txt"/>
              <w:spacing w:before="60" w:beforeAutospacing="0" w:after="60" w:afterAutospacing="0" w:line="312" w:lineRule="atLeast"/>
              <w:jc w:val="both"/>
              <w:rPr>
                <w:color w:val="333333"/>
              </w:rPr>
            </w:pPr>
            <w:r>
              <w:rPr>
                <w:color w:val="333333"/>
              </w:rPr>
              <w:t>9105140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9FF83F"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320356F7"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 xml:space="preserve">transport crude oil or petroleum products, as listed in Annex XXV, that originate in Russia or are exported from Russia while practicing irregular and high-risk shipping practices as set out in the International Maritime Organisation </w:t>
            </w:r>
            <w:r w:rsidRPr="000A39B3">
              <w:rPr>
                <w:color w:val="333333"/>
                <w:lang w:val="en-US"/>
              </w:rPr>
              <w:lastRenderedPageBreak/>
              <w:t>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2BFF8C" w14:textId="77777777" w:rsidR="000A39B3" w:rsidRDefault="000A39B3" w:rsidP="00FE2B9A">
            <w:pPr>
              <w:pStyle w:val="oj-tbl-txt"/>
              <w:spacing w:before="60" w:beforeAutospacing="0" w:after="60" w:afterAutospacing="0" w:line="312" w:lineRule="atLeast"/>
              <w:jc w:val="both"/>
              <w:rPr>
                <w:color w:val="333333"/>
              </w:rPr>
            </w:pPr>
            <w:r>
              <w:rPr>
                <w:color w:val="333333"/>
              </w:rPr>
              <w:lastRenderedPageBreak/>
              <w:t>21.5.2025</w:t>
            </w:r>
          </w:p>
        </w:tc>
      </w:tr>
      <w:tr w:rsidR="000A39B3" w:rsidRPr="000A39B3" w14:paraId="521592D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E04967" w14:textId="77777777" w:rsidR="000A39B3" w:rsidRDefault="000A39B3" w:rsidP="00FE2B9A">
            <w:pPr>
              <w:pStyle w:val="oj-tbl-txt"/>
              <w:spacing w:before="60" w:beforeAutospacing="0" w:after="60" w:afterAutospacing="0" w:line="312" w:lineRule="atLeast"/>
              <w:jc w:val="both"/>
              <w:rPr>
                <w:color w:val="333333"/>
              </w:rPr>
            </w:pPr>
            <w:r>
              <w:rPr>
                <w:color w:val="333333"/>
              </w:rPr>
              <w:t>172.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6CA99D" w14:textId="77777777" w:rsidR="000A39B3" w:rsidRDefault="000A39B3" w:rsidP="00FE2B9A">
            <w:pPr>
              <w:pStyle w:val="oj-tbl-txt"/>
              <w:spacing w:before="60" w:beforeAutospacing="0" w:after="60" w:afterAutospacing="0" w:line="312" w:lineRule="atLeast"/>
              <w:jc w:val="both"/>
              <w:rPr>
                <w:color w:val="333333"/>
              </w:rPr>
            </w:pPr>
            <w:r>
              <w:rPr>
                <w:color w:val="333333"/>
              </w:rPr>
              <w:t>Savitri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B3EAE4" w14:textId="77777777" w:rsidR="000A39B3" w:rsidRDefault="000A39B3" w:rsidP="00FE2B9A">
            <w:pPr>
              <w:pStyle w:val="oj-tbl-txt"/>
              <w:spacing w:before="60" w:beforeAutospacing="0" w:after="60" w:afterAutospacing="0" w:line="312" w:lineRule="atLeast"/>
              <w:jc w:val="both"/>
              <w:rPr>
                <w:color w:val="333333"/>
              </w:rPr>
            </w:pPr>
            <w:r>
              <w:rPr>
                <w:color w:val="333333"/>
              </w:rPr>
              <w:t>9289752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46F429"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1E119FBD"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29DD25"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2216777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AFC12A" w14:textId="77777777" w:rsidR="000A39B3" w:rsidRDefault="000A39B3" w:rsidP="00FE2B9A">
            <w:pPr>
              <w:pStyle w:val="oj-tbl-txt"/>
              <w:spacing w:before="60" w:beforeAutospacing="0" w:after="60" w:afterAutospacing="0" w:line="312" w:lineRule="atLeast"/>
              <w:jc w:val="both"/>
              <w:rPr>
                <w:color w:val="333333"/>
              </w:rPr>
            </w:pPr>
            <w:r>
              <w:rPr>
                <w:color w:val="333333"/>
              </w:rPr>
              <w:t>173.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92276D" w14:textId="77777777" w:rsidR="000A39B3" w:rsidRDefault="000A39B3" w:rsidP="00FE2B9A">
            <w:pPr>
              <w:pStyle w:val="oj-tbl-txt"/>
              <w:spacing w:before="60" w:beforeAutospacing="0" w:after="60" w:afterAutospacing="0" w:line="312" w:lineRule="atLeast"/>
              <w:jc w:val="both"/>
              <w:rPr>
                <w:color w:val="333333"/>
              </w:rPr>
            </w:pPr>
            <w:r>
              <w:rPr>
                <w:color w:val="333333"/>
              </w:rPr>
              <w:t>Agnes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FF38CC" w14:textId="77777777" w:rsidR="000A39B3" w:rsidRDefault="000A39B3" w:rsidP="00FE2B9A">
            <w:pPr>
              <w:pStyle w:val="oj-tbl-txt"/>
              <w:spacing w:before="60" w:beforeAutospacing="0" w:after="60" w:afterAutospacing="0" w:line="312" w:lineRule="atLeast"/>
              <w:jc w:val="both"/>
              <w:rPr>
                <w:color w:val="333333"/>
              </w:rPr>
            </w:pPr>
            <w:r>
              <w:rPr>
                <w:color w:val="333333"/>
              </w:rPr>
              <w:t>9314167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32A66E"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022785E8"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48D4BF"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0398C59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F1ACB4" w14:textId="77777777" w:rsidR="000A39B3" w:rsidRDefault="000A39B3" w:rsidP="00FE2B9A">
            <w:pPr>
              <w:pStyle w:val="oj-tbl-txt"/>
              <w:spacing w:before="60" w:beforeAutospacing="0" w:after="60" w:afterAutospacing="0" w:line="312" w:lineRule="atLeast"/>
              <w:jc w:val="both"/>
              <w:rPr>
                <w:color w:val="333333"/>
              </w:rPr>
            </w:pPr>
            <w:r>
              <w:rPr>
                <w:color w:val="333333"/>
              </w:rPr>
              <w:t>174.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7B5022" w14:textId="77777777" w:rsidR="000A39B3" w:rsidRDefault="000A39B3" w:rsidP="00FE2B9A">
            <w:pPr>
              <w:pStyle w:val="oj-tbl-txt"/>
              <w:spacing w:before="60" w:beforeAutospacing="0" w:after="60" w:afterAutospacing="0" w:line="312" w:lineRule="atLeast"/>
              <w:jc w:val="both"/>
              <w:rPr>
                <w:color w:val="333333"/>
              </w:rPr>
            </w:pPr>
            <w:r>
              <w:rPr>
                <w:color w:val="333333"/>
              </w:rPr>
              <w:t>Eastern Pearl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BDDA8E" w14:textId="77777777" w:rsidR="000A39B3" w:rsidRDefault="000A39B3" w:rsidP="00FE2B9A">
            <w:pPr>
              <w:pStyle w:val="oj-tbl-txt"/>
              <w:spacing w:before="60" w:beforeAutospacing="0" w:after="60" w:afterAutospacing="0" w:line="312" w:lineRule="atLeast"/>
              <w:jc w:val="both"/>
              <w:rPr>
                <w:color w:val="333333"/>
              </w:rPr>
            </w:pPr>
            <w:r>
              <w:rPr>
                <w:color w:val="333333"/>
              </w:rPr>
              <w:t>9285859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7647E3"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73B0A22F"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4AD34B"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2B45DB5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E096BC" w14:textId="77777777" w:rsidR="000A39B3" w:rsidRDefault="000A39B3" w:rsidP="00FE2B9A">
            <w:pPr>
              <w:pStyle w:val="oj-tbl-txt"/>
              <w:spacing w:before="60" w:beforeAutospacing="0" w:after="60" w:afterAutospacing="0" w:line="312" w:lineRule="atLeast"/>
              <w:jc w:val="both"/>
              <w:rPr>
                <w:color w:val="333333"/>
              </w:rPr>
            </w:pPr>
            <w:del w:id="11" w:author="SIBUR" w:date="2025-07-28T09:12:00Z">
              <w:r w:rsidDel="00122918">
                <w:rPr>
                  <w:color w:val="333333"/>
                </w:rPr>
                <w:delText>175.</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036737" w14:textId="77777777" w:rsidR="000A39B3" w:rsidRDefault="000A39B3" w:rsidP="00FE2B9A">
            <w:pPr>
              <w:pStyle w:val="oj-tbl-txt"/>
              <w:spacing w:before="60" w:beforeAutospacing="0" w:after="60" w:afterAutospacing="0" w:line="312" w:lineRule="atLeast"/>
              <w:jc w:val="both"/>
              <w:rPr>
                <w:color w:val="333333"/>
              </w:rPr>
            </w:pPr>
            <w:del w:id="12" w:author="SIBUR" w:date="2025-07-28T09:12:00Z">
              <w:r w:rsidDel="00122918">
                <w:rPr>
                  <w:color w:val="333333"/>
                </w:rPr>
                <w:delText>North Moon</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9B764F" w14:textId="77777777" w:rsidR="000A39B3" w:rsidRDefault="000A39B3" w:rsidP="00FE2B9A">
            <w:pPr>
              <w:pStyle w:val="oj-tbl-txt"/>
              <w:spacing w:before="60" w:beforeAutospacing="0" w:after="60" w:afterAutospacing="0" w:line="312" w:lineRule="atLeast"/>
              <w:jc w:val="both"/>
              <w:rPr>
                <w:color w:val="333333"/>
              </w:rPr>
            </w:pPr>
            <w:del w:id="13" w:author="SIBUR" w:date="2025-07-28T09:12:00Z">
              <w:r w:rsidDel="00122918">
                <w:rPr>
                  <w:color w:val="333333"/>
                </w:rPr>
                <w:delText>9958303</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16798E" w14:textId="77777777" w:rsidR="000A39B3" w:rsidRPr="000A39B3" w:rsidDel="00122918" w:rsidRDefault="000A39B3" w:rsidP="00FE2B9A">
            <w:pPr>
              <w:pStyle w:val="oj-tbl-txt"/>
              <w:spacing w:before="60" w:beforeAutospacing="0" w:after="60" w:afterAutospacing="0" w:line="312" w:lineRule="atLeast"/>
              <w:jc w:val="both"/>
              <w:rPr>
                <w:del w:id="14" w:author="SIBUR" w:date="2025-07-28T09:12:00Z"/>
                <w:color w:val="333333"/>
                <w:lang w:val="en-US"/>
              </w:rPr>
            </w:pPr>
            <w:del w:id="15" w:author="SIBUR" w:date="2025-07-28T09:12:00Z">
              <w:r w:rsidRPr="000A39B3" w:rsidDel="00122918">
                <w:rPr>
                  <w:color w:val="333333"/>
                  <w:lang w:val="en-US"/>
                </w:rPr>
                <w:delText>Article 3s(2), point (c):</w:delText>
              </w:r>
            </w:del>
          </w:p>
          <w:p w14:paraId="6E423A03" w14:textId="77777777" w:rsidR="000A39B3" w:rsidRPr="000A39B3" w:rsidRDefault="000A39B3" w:rsidP="00FE2B9A">
            <w:pPr>
              <w:pStyle w:val="oj-tbl-txt"/>
              <w:spacing w:before="60" w:beforeAutospacing="0" w:after="60" w:afterAutospacing="0" w:line="312" w:lineRule="atLeast"/>
              <w:jc w:val="both"/>
              <w:rPr>
                <w:color w:val="333333"/>
                <w:lang w:val="en-US"/>
              </w:rPr>
            </w:pPr>
            <w:del w:id="16" w:author="SIBUR" w:date="2025-07-28T09:12:00Z">
              <w:r w:rsidRPr="000A39B3" w:rsidDel="00122918">
                <w:rPr>
                  <w:color w:val="333333"/>
                  <w:lang w:val="en-US"/>
                </w:rPr>
                <w:delText>are operated in such a way as to contribute or support actions or policies for the exploitation, development or expansion of the energy sector in Russia, including energy infrastructure.</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B887FC" w14:textId="77777777" w:rsidR="000A39B3" w:rsidRDefault="000A39B3" w:rsidP="00FE2B9A">
            <w:pPr>
              <w:pStyle w:val="oj-tbl-txt"/>
              <w:spacing w:before="60" w:beforeAutospacing="0" w:after="60" w:afterAutospacing="0" w:line="312" w:lineRule="atLeast"/>
              <w:jc w:val="both"/>
              <w:rPr>
                <w:color w:val="333333"/>
              </w:rPr>
            </w:pPr>
            <w:del w:id="17" w:author="SIBUR" w:date="2025-07-28T09:12:00Z">
              <w:r w:rsidDel="00122918">
                <w:rPr>
                  <w:color w:val="333333"/>
                </w:rPr>
                <w:delText>21.5.2025</w:delText>
              </w:r>
            </w:del>
          </w:p>
        </w:tc>
      </w:tr>
      <w:tr w:rsidR="000A39B3" w:rsidRPr="000A39B3" w14:paraId="4ED59E6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FC57C5" w14:textId="77777777" w:rsidR="000A39B3" w:rsidRDefault="000A39B3" w:rsidP="00FE2B9A">
            <w:pPr>
              <w:pStyle w:val="oj-tbl-txt"/>
              <w:spacing w:before="60" w:beforeAutospacing="0" w:after="60" w:afterAutospacing="0" w:line="312" w:lineRule="atLeast"/>
              <w:jc w:val="both"/>
              <w:rPr>
                <w:color w:val="333333"/>
              </w:rPr>
            </w:pPr>
            <w:del w:id="18" w:author="SIBUR" w:date="2025-07-28T09:12:00Z">
              <w:r w:rsidDel="00122918">
                <w:rPr>
                  <w:color w:val="333333"/>
                </w:rPr>
                <w:delText>176.</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BFFF20" w14:textId="77777777" w:rsidR="000A39B3" w:rsidRDefault="000A39B3" w:rsidP="00FE2B9A">
            <w:pPr>
              <w:pStyle w:val="oj-tbl-txt"/>
              <w:spacing w:before="60" w:beforeAutospacing="0" w:after="60" w:afterAutospacing="0" w:line="312" w:lineRule="atLeast"/>
              <w:jc w:val="both"/>
              <w:rPr>
                <w:color w:val="333333"/>
              </w:rPr>
            </w:pPr>
            <w:del w:id="19" w:author="SIBUR" w:date="2025-07-28T09:12:00Z">
              <w:r w:rsidDel="00122918">
                <w:rPr>
                  <w:color w:val="333333"/>
                </w:rPr>
                <w:delText>North Ocean</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AB514E" w14:textId="77777777" w:rsidR="000A39B3" w:rsidRDefault="000A39B3" w:rsidP="00FE2B9A">
            <w:pPr>
              <w:pStyle w:val="oj-tbl-txt"/>
              <w:spacing w:before="60" w:beforeAutospacing="0" w:after="60" w:afterAutospacing="0" w:line="312" w:lineRule="atLeast"/>
              <w:jc w:val="both"/>
              <w:rPr>
                <w:color w:val="333333"/>
              </w:rPr>
            </w:pPr>
            <w:del w:id="20" w:author="SIBUR" w:date="2025-07-28T09:12:00Z">
              <w:r w:rsidDel="00122918">
                <w:rPr>
                  <w:color w:val="333333"/>
                </w:rPr>
                <w:delText>9958315</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5AFFA5" w14:textId="77777777" w:rsidR="000A39B3" w:rsidRPr="000A39B3" w:rsidDel="00122918" w:rsidRDefault="000A39B3" w:rsidP="00FE2B9A">
            <w:pPr>
              <w:pStyle w:val="oj-tbl-txt"/>
              <w:spacing w:before="60" w:beforeAutospacing="0" w:after="60" w:afterAutospacing="0" w:line="312" w:lineRule="atLeast"/>
              <w:jc w:val="both"/>
              <w:rPr>
                <w:del w:id="21" w:author="SIBUR" w:date="2025-07-28T09:12:00Z"/>
                <w:color w:val="333333"/>
                <w:lang w:val="en-US"/>
              </w:rPr>
            </w:pPr>
            <w:del w:id="22" w:author="SIBUR" w:date="2025-07-28T09:12:00Z">
              <w:r w:rsidRPr="000A39B3" w:rsidDel="00122918">
                <w:rPr>
                  <w:color w:val="333333"/>
                  <w:lang w:val="en-US"/>
                </w:rPr>
                <w:delText>Article 3s(2), point (c):</w:delText>
              </w:r>
            </w:del>
          </w:p>
          <w:p w14:paraId="010E1C69" w14:textId="77777777" w:rsidR="000A39B3" w:rsidRPr="000A39B3" w:rsidRDefault="000A39B3" w:rsidP="00FE2B9A">
            <w:pPr>
              <w:pStyle w:val="oj-tbl-txt"/>
              <w:spacing w:before="60" w:beforeAutospacing="0" w:after="60" w:afterAutospacing="0" w:line="312" w:lineRule="atLeast"/>
              <w:jc w:val="both"/>
              <w:rPr>
                <w:color w:val="333333"/>
                <w:lang w:val="en-US"/>
              </w:rPr>
            </w:pPr>
            <w:del w:id="23" w:author="SIBUR" w:date="2025-07-28T09:12:00Z">
              <w:r w:rsidRPr="000A39B3" w:rsidDel="00122918">
                <w:rPr>
                  <w:color w:val="333333"/>
                  <w:lang w:val="en-US"/>
                </w:rPr>
                <w:delText xml:space="preserve">are operated in such a way as to contribute or support actions or </w:delText>
              </w:r>
              <w:r w:rsidRPr="000A39B3" w:rsidDel="00122918">
                <w:rPr>
                  <w:color w:val="333333"/>
                  <w:lang w:val="en-US"/>
                </w:rPr>
                <w:lastRenderedPageBreak/>
                <w:delText>policies for the exploitation, development or expansion of the energy sector in Russia, including energy infrastructure.</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6495DB" w14:textId="77777777" w:rsidR="000A39B3" w:rsidRDefault="000A39B3" w:rsidP="00FE2B9A">
            <w:pPr>
              <w:pStyle w:val="oj-tbl-txt"/>
              <w:spacing w:before="60" w:beforeAutospacing="0" w:after="60" w:afterAutospacing="0" w:line="312" w:lineRule="atLeast"/>
              <w:jc w:val="both"/>
              <w:rPr>
                <w:color w:val="333333"/>
              </w:rPr>
            </w:pPr>
            <w:del w:id="24" w:author="SIBUR" w:date="2025-07-28T09:12:00Z">
              <w:r w:rsidDel="00122918">
                <w:rPr>
                  <w:color w:val="333333"/>
                </w:rPr>
                <w:lastRenderedPageBreak/>
                <w:delText>21.5.2025</w:delText>
              </w:r>
            </w:del>
          </w:p>
        </w:tc>
      </w:tr>
      <w:tr w:rsidR="000A39B3" w:rsidRPr="000A39B3" w14:paraId="02F751D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2A51A2" w14:textId="77777777" w:rsidR="000A39B3" w:rsidRDefault="000A39B3" w:rsidP="00FE2B9A">
            <w:pPr>
              <w:pStyle w:val="oj-tbl-txt"/>
              <w:spacing w:before="60" w:beforeAutospacing="0" w:after="60" w:afterAutospacing="0" w:line="312" w:lineRule="atLeast"/>
              <w:jc w:val="both"/>
              <w:rPr>
                <w:color w:val="333333"/>
              </w:rPr>
            </w:pPr>
            <w:del w:id="25" w:author="SIBUR" w:date="2025-07-28T09:12:00Z">
              <w:r w:rsidDel="00122918">
                <w:rPr>
                  <w:color w:val="333333"/>
                </w:rPr>
                <w:delText>177.</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8A9A35" w14:textId="77777777" w:rsidR="000A39B3" w:rsidRDefault="000A39B3" w:rsidP="00FE2B9A">
            <w:pPr>
              <w:pStyle w:val="oj-tbl-txt"/>
              <w:spacing w:before="60" w:beforeAutospacing="0" w:after="60" w:afterAutospacing="0" w:line="312" w:lineRule="atLeast"/>
              <w:jc w:val="both"/>
              <w:rPr>
                <w:color w:val="333333"/>
              </w:rPr>
            </w:pPr>
            <w:del w:id="26" w:author="SIBUR" w:date="2025-07-28T09:12:00Z">
              <w:r w:rsidDel="00122918">
                <w:rPr>
                  <w:color w:val="333333"/>
                </w:rPr>
                <w:delText>North Light</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4A9B86" w14:textId="77777777" w:rsidR="000A39B3" w:rsidRDefault="000A39B3" w:rsidP="00AA08AF">
            <w:pPr>
              <w:pStyle w:val="oj-tbl-txt"/>
              <w:spacing w:before="60" w:beforeAutospacing="0" w:after="60" w:afterAutospacing="0" w:line="312" w:lineRule="atLeast"/>
              <w:jc w:val="both"/>
              <w:rPr>
                <w:color w:val="333333"/>
              </w:rPr>
            </w:pPr>
            <w:del w:id="27" w:author="SIBUR" w:date="2025-07-28T09:13:00Z">
              <w:r w:rsidDel="00122918">
                <w:rPr>
                  <w:color w:val="333333"/>
                </w:rPr>
                <w:delText>9958298</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3D4D53" w14:textId="77777777" w:rsidR="000A39B3" w:rsidRPr="000A39B3" w:rsidDel="00122918" w:rsidRDefault="000A39B3" w:rsidP="00FE2B9A">
            <w:pPr>
              <w:pStyle w:val="oj-tbl-txt"/>
              <w:spacing w:before="60" w:beforeAutospacing="0" w:after="60" w:afterAutospacing="0" w:line="312" w:lineRule="atLeast"/>
              <w:jc w:val="both"/>
              <w:rPr>
                <w:del w:id="28" w:author="SIBUR" w:date="2025-07-28T09:13:00Z"/>
                <w:color w:val="333333"/>
                <w:lang w:val="en-US"/>
              </w:rPr>
            </w:pPr>
            <w:del w:id="29" w:author="SIBUR" w:date="2025-07-28T09:13:00Z">
              <w:r w:rsidRPr="000A39B3" w:rsidDel="00122918">
                <w:rPr>
                  <w:color w:val="333333"/>
                  <w:lang w:val="en-US"/>
                </w:rPr>
                <w:delText>Article 3s(2), point (c):</w:delText>
              </w:r>
            </w:del>
          </w:p>
          <w:p w14:paraId="1DCC6DB4" w14:textId="77777777" w:rsidR="000A39B3" w:rsidRPr="000A39B3" w:rsidRDefault="000A39B3" w:rsidP="00FE2B9A">
            <w:pPr>
              <w:pStyle w:val="oj-tbl-txt"/>
              <w:spacing w:before="60" w:beforeAutospacing="0" w:after="60" w:afterAutospacing="0" w:line="312" w:lineRule="atLeast"/>
              <w:jc w:val="both"/>
              <w:rPr>
                <w:color w:val="333333"/>
                <w:lang w:val="en-US"/>
              </w:rPr>
            </w:pPr>
            <w:del w:id="30" w:author="SIBUR" w:date="2025-07-28T09:13:00Z">
              <w:r w:rsidRPr="000A39B3" w:rsidDel="00122918">
                <w:rPr>
                  <w:color w:val="333333"/>
                  <w:lang w:val="en-US"/>
                </w:rPr>
                <w:delText>are operated in such a way as to contribute or support actions or policies for the exploitation, development or expansion of the energy sector in Russia, including energy infrastructure.</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99524E" w14:textId="77777777" w:rsidR="000A39B3" w:rsidRDefault="000A39B3" w:rsidP="00FE2B9A">
            <w:pPr>
              <w:pStyle w:val="oj-tbl-txt"/>
              <w:spacing w:before="60" w:beforeAutospacing="0" w:after="60" w:afterAutospacing="0" w:line="312" w:lineRule="atLeast"/>
              <w:jc w:val="both"/>
              <w:rPr>
                <w:color w:val="333333"/>
              </w:rPr>
            </w:pPr>
            <w:del w:id="31" w:author="SIBUR" w:date="2025-07-28T09:13:00Z">
              <w:r w:rsidDel="00122918">
                <w:rPr>
                  <w:color w:val="333333"/>
                </w:rPr>
                <w:delText>21.5.2025</w:delText>
              </w:r>
            </w:del>
          </w:p>
        </w:tc>
      </w:tr>
      <w:tr w:rsidR="000A39B3" w:rsidRPr="000A39B3" w14:paraId="12B04DC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0BF807" w14:textId="77777777" w:rsidR="000A39B3" w:rsidRDefault="000A39B3" w:rsidP="00FE2B9A">
            <w:pPr>
              <w:pStyle w:val="oj-tbl-txt"/>
              <w:spacing w:before="60" w:beforeAutospacing="0" w:after="60" w:afterAutospacing="0" w:line="312" w:lineRule="atLeast"/>
              <w:jc w:val="both"/>
              <w:rPr>
                <w:color w:val="333333"/>
              </w:rPr>
            </w:pPr>
            <w:r>
              <w:rPr>
                <w:color w:val="333333"/>
              </w:rPr>
              <w:t>178.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370A9A" w14:textId="77777777" w:rsidR="000A39B3" w:rsidRDefault="000A39B3" w:rsidP="00FE2B9A">
            <w:pPr>
              <w:pStyle w:val="oj-tbl-txt"/>
              <w:spacing w:before="60" w:beforeAutospacing="0" w:after="60" w:afterAutospacing="0" w:line="312" w:lineRule="atLeast"/>
              <w:jc w:val="both"/>
              <w:rPr>
                <w:color w:val="333333"/>
              </w:rPr>
            </w:pPr>
            <w:r>
              <w:rPr>
                <w:color w:val="333333"/>
              </w:rPr>
              <w:t>Starlit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9E6932" w14:textId="77777777" w:rsidR="000A39B3" w:rsidRDefault="000A39B3" w:rsidP="00FE2B9A">
            <w:pPr>
              <w:pStyle w:val="oj-tbl-txt"/>
              <w:spacing w:before="60" w:beforeAutospacing="0" w:after="60" w:afterAutospacing="0" w:line="312" w:lineRule="atLeast"/>
              <w:jc w:val="both"/>
              <w:rPr>
                <w:color w:val="333333"/>
              </w:rPr>
            </w:pPr>
            <w:r>
              <w:rPr>
                <w:color w:val="333333"/>
              </w:rPr>
              <w:t>9257022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36864C"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5BCAD0FF"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C0BA1B"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178C9C7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A41546" w14:textId="77777777" w:rsidR="000A39B3" w:rsidRDefault="000A39B3" w:rsidP="00FE2B9A">
            <w:pPr>
              <w:pStyle w:val="oj-tbl-txt"/>
              <w:spacing w:before="60" w:beforeAutospacing="0" w:after="60" w:afterAutospacing="0" w:line="312" w:lineRule="atLeast"/>
              <w:jc w:val="both"/>
              <w:rPr>
                <w:color w:val="333333"/>
              </w:rPr>
            </w:pPr>
            <w:r>
              <w:rPr>
                <w:color w:val="333333"/>
              </w:rPr>
              <w:t>179.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D0D355" w14:textId="77777777" w:rsidR="000A39B3" w:rsidRDefault="000A39B3" w:rsidP="00FE2B9A">
            <w:pPr>
              <w:pStyle w:val="oj-tbl-txt"/>
              <w:spacing w:before="60" w:beforeAutospacing="0" w:after="60" w:afterAutospacing="0" w:line="312" w:lineRule="atLeast"/>
              <w:jc w:val="both"/>
              <w:rPr>
                <w:color w:val="333333"/>
              </w:rPr>
            </w:pPr>
            <w:r>
              <w:rPr>
                <w:color w:val="333333"/>
              </w:rPr>
              <w:t>Benedict (formerly Junia)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48207F" w14:textId="77777777" w:rsidR="000A39B3" w:rsidRDefault="000A39B3" w:rsidP="00FE2B9A">
            <w:pPr>
              <w:pStyle w:val="oj-tbl-txt"/>
              <w:spacing w:before="60" w:beforeAutospacing="0" w:after="60" w:afterAutospacing="0" w:line="312" w:lineRule="atLeast"/>
              <w:jc w:val="both"/>
              <w:rPr>
                <w:color w:val="333333"/>
              </w:rPr>
            </w:pPr>
            <w:r>
              <w:rPr>
                <w:color w:val="333333"/>
              </w:rPr>
              <w:t>9293155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137FF5"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24209FFD"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A6796A"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52A29B0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5A7917" w14:textId="77777777" w:rsidR="000A39B3" w:rsidRDefault="000A39B3" w:rsidP="00FE2B9A">
            <w:pPr>
              <w:pStyle w:val="oj-tbl-txt"/>
              <w:spacing w:before="60" w:beforeAutospacing="0" w:after="60" w:afterAutospacing="0" w:line="312" w:lineRule="atLeast"/>
              <w:jc w:val="both"/>
              <w:rPr>
                <w:color w:val="333333"/>
              </w:rPr>
            </w:pPr>
            <w:r>
              <w:rPr>
                <w:color w:val="333333"/>
              </w:rPr>
              <w:t>180.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E41943" w14:textId="77777777" w:rsidR="000A39B3" w:rsidRDefault="000A39B3" w:rsidP="00FE2B9A">
            <w:pPr>
              <w:pStyle w:val="oj-tbl-txt"/>
              <w:spacing w:before="60" w:beforeAutospacing="0" w:after="60" w:afterAutospacing="0" w:line="312" w:lineRule="atLeast"/>
              <w:jc w:val="both"/>
              <w:rPr>
                <w:color w:val="333333"/>
              </w:rPr>
            </w:pPr>
            <w:r>
              <w:rPr>
                <w:color w:val="333333"/>
              </w:rPr>
              <w:t>Dmitry Pokrovsky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A9D1C3" w14:textId="77777777" w:rsidR="000A39B3" w:rsidRDefault="000A39B3" w:rsidP="00FE2B9A">
            <w:pPr>
              <w:pStyle w:val="oj-tbl-txt"/>
              <w:spacing w:before="60" w:beforeAutospacing="0" w:after="60" w:afterAutospacing="0" w:line="312" w:lineRule="atLeast"/>
              <w:jc w:val="both"/>
              <w:rPr>
                <w:color w:val="333333"/>
              </w:rPr>
            </w:pPr>
            <w:r>
              <w:rPr>
                <w:color w:val="333333"/>
              </w:rPr>
              <w:t>9683726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E12F68"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38E49581"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483EEB"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030FB1E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225DB2" w14:textId="77777777" w:rsidR="000A39B3" w:rsidRDefault="000A39B3" w:rsidP="00FE2B9A">
            <w:pPr>
              <w:pStyle w:val="oj-tbl-txt"/>
              <w:spacing w:before="60" w:beforeAutospacing="0" w:after="60" w:afterAutospacing="0" w:line="312" w:lineRule="atLeast"/>
              <w:jc w:val="both"/>
              <w:rPr>
                <w:color w:val="333333"/>
              </w:rPr>
            </w:pPr>
            <w:r>
              <w:rPr>
                <w:color w:val="333333"/>
              </w:rPr>
              <w:t>181.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713CB3" w14:textId="77777777" w:rsidR="000A39B3" w:rsidRDefault="000A39B3" w:rsidP="00FE2B9A">
            <w:pPr>
              <w:pStyle w:val="oj-tbl-txt"/>
              <w:spacing w:before="60" w:beforeAutospacing="0" w:after="60" w:afterAutospacing="0" w:line="312" w:lineRule="atLeast"/>
              <w:jc w:val="both"/>
              <w:rPr>
                <w:color w:val="333333"/>
              </w:rPr>
            </w:pPr>
            <w:r>
              <w:rPr>
                <w:color w:val="333333"/>
              </w:rPr>
              <w:t>Soul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3259FF" w14:textId="77777777" w:rsidR="000A39B3" w:rsidRDefault="000A39B3" w:rsidP="00FE2B9A">
            <w:pPr>
              <w:pStyle w:val="oj-tbl-txt"/>
              <w:spacing w:before="60" w:beforeAutospacing="0" w:after="60" w:afterAutospacing="0" w:line="312" w:lineRule="atLeast"/>
              <w:jc w:val="both"/>
              <w:rPr>
                <w:color w:val="333333"/>
              </w:rPr>
            </w:pPr>
            <w:r>
              <w:rPr>
                <w:color w:val="333333"/>
              </w:rPr>
              <w:t>9263203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B3639A"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2E00EE3A"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BFF465" w14:textId="77777777" w:rsidR="000A39B3" w:rsidRDefault="000A39B3" w:rsidP="00FE2B9A">
            <w:pPr>
              <w:pStyle w:val="oj-tbl-txt"/>
              <w:spacing w:before="60" w:beforeAutospacing="0" w:after="60" w:afterAutospacing="0" w:line="312" w:lineRule="atLeast"/>
              <w:jc w:val="both"/>
              <w:rPr>
                <w:color w:val="333333"/>
              </w:rPr>
            </w:pPr>
            <w:r>
              <w:rPr>
                <w:color w:val="333333"/>
              </w:rPr>
              <w:lastRenderedPageBreak/>
              <w:t>21.5.2025</w:t>
            </w:r>
          </w:p>
        </w:tc>
      </w:tr>
      <w:tr w:rsidR="000A39B3" w:rsidRPr="000A39B3" w14:paraId="2560475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293527" w14:textId="77777777" w:rsidR="000A39B3" w:rsidRDefault="000A39B3" w:rsidP="00FE2B9A">
            <w:pPr>
              <w:pStyle w:val="oj-tbl-txt"/>
              <w:spacing w:before="60" w:beforeAutospacing="0" w:after="60" w:afterAutospacing="0" w:line="312" w:lineRule="atLeast"/>
              <w:jc w:val="both"/>
              <w:rPr>
                <w:color w:val="333333"/>
              </w:rPr>
            </w:pPr>
            <w:r>
              <w:rPr>
                <w:color w:val="333333"/>
              </w:rPr>
              <w:t>182.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E8D62A" w14:textId="77777777" w:rsidR="000A39B3" w:rsidRDefault="000A39B3" w:rsidP="00FE2B9A">
            <w:pPr>
              <w:pStyle w:val="oj-tbl-txt"/>
              <w:spacing w:before="60" w:beforeAutospacing="0" w:after="60" w:afterAutospacing="0" w:line="312" w:lineRule="atLeast"/>
              <w:jc w:val="both"/>
              <w:rPr>
                <w:color w:val="333333"/>
              </w:rPr>
            </w:pPr>
            <w:r>
              <w:rPr>
                <w:color w:val="333333"/>
              </w:rPr>
              <w:t>Fast Kathy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6CCE2F" w14:textId="77777777" w:rsidR="000A39B3" w:rsidRDefault="000A39B3" w:rsidP="00FE2B9A">
            <w:pPr>
              <w:pStyle w:val="oj-tbl-txt"/>
              <w:spacing w:before="60" w:beforeAutospacing="0" w:after="60" w:afterAutospacing="0" w:line="312" w:lineRule="atLeast"/>
              <w:jc w:val="both"/>
              <w:rPr>
                <w:color w:val="333333"/>
              </w:rPr>
            </w:pPr>
            <w:r>
              <w:rPr>
                <w:color w:val="333333"/>
              </w:rPr>
              <w:t>9408205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2EAFDD"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251D77B8"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869DCA"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0691933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9CCEDB" w14:textId="77777777" w:rsidR="000A39B3" w:rsidRDefault="000A39B3" w:rsidP="00FE2B9A">
            <w:pPr>
              <w:pStyle w:val="oj-tbl-txt"/>
              <w:spacing w:before="60" w:beforeAutospacing="0" w:after="60" w:afterAutospacing="0" w:line="312" w:lineRule="atLeast"/>
              <w:jc w:val="both"/>
              <w:rPr>
                <w:color w:val="333333"/>
              </w:rPr>
            </w:pPr>
            <w:r>
              <w:rPr>
                <w:color w:val="333333"/>
              </w:rPr>
              <w:t>183.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B89EFF" w14:textId="77777777" w:rsidR="000A39B3" w:rsidRDefault="000A39B3" w:rsidP="00FE2B9A">
            <w:pPr>
              <w:pStyle w:val="oj-tbl-txt"/>
              <w:spacing w:before="60" w:beforeAutospacing="0" w:after="60" w:afterAutospacing="0" w:line="312" w:lineRule="atLeast"/>
              <w:jc w:val="both"/>
              <w:rPr>
                <w:color w:val="333333"/>
              </w:rPr>
            </w:pPr>
            <w:r>
              <w:rPr>
                <w:color w:val="333333"/>
              </w:rPr>
              <w:t>Fulger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B864CB" w14:textId="77777777" w:rsidR="000A39B3" w:rsidRDefault="000A39B3" w:rsidP="00FE2B9A">
            <w:pPr>
              <w:pStyle w:val="oj-tbl-txt"/>
              <w:spacing w:before="60" w:beforeAutospacing="0" w:after="60" w:afterAutospacing="0" w:line="312" w:lineRule="atLeast"/>
              <w:jc w:val="both"/>
              <w:rPr>
                <w:color w:val="333333"/>
              </w:rPr>
            </w:pPr>
            <w:r>
              <w:rPr>
                <w:color w:val="333333"/>
              </w:rPr>
              <w:t>9326718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FF9684"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2C3E0678"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8AEC21"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3F8BE26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C98E08" w14:textId="77777777" w:rsidR="000A39B3" w:rsidRDefault="000A39B3" w:rsidP="00FE2B9A">
            <w:pPr>
              <w:pStyle w:val="oj-tbl-txt"/>
              <w:spacing w:before="60" w:beforeAutospacing="0" w:after="60" w:afterAutospacing="0" w:line="312" w:lineRule="atLeast"/>
              <w:jc w:val="both"/>
              <w:rPr>
                <w:color w:val="333333"/>
              </w:rPr>
            </w:pPr>
            <w:r>
              <w:rPr>
                <w:color w:val="333333"/>
              </w:rPr>
              <w:t>184.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5A95B5" w14:textId="77777777" w:rsidR="000A39B3" w:rsidRDefault="000A39B3" w:rsidP="00FE2B9A">
            <w:pPr>
              <w:pStyle w:val="oj-tbl-txt"/>
              <w:spacing w:before="60" w:beforeAutospacing="0" w:after="60" w:afterAutospacing="0" w:line="312" w:lineRule="atLeast"/>
              <w:jc w:val="both"/>
              <w:rPr>
                <w:color w:val="333333"/>
              </w:rPr>
            </w:pPr>
            <w:r>
              <w:rPr>
                <w:color w:val="333333"/>
              </w:rPr>
              <w:t>Hera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2E2191" w14:textId="77777777" w:rsidR="000A39B3" w:rsidRDefault="000A39B3" w:rsidP="00FE2B9A">
            <w:pPr>
              <w:pStyle w:val="oj-tbl-txt"/>
              <w:spacing w:before="60" w:beforeAutospacing="0" w:after="60" w:afterAutospacing="0" w:line="312" w:lineRule="atLeast"/>
              <w:jc w:val="both"/>
              <w:rPr>
                <w:color w:val="333333"/>
              </w:rPr>
            </w:pPr>
            <w:r>
              <w:rPr>
                <w:color w:val="333333"/>
              </w:rPr>
              <w:t>9326720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CA5EDD"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74A61E0C"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DBBA6E"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65F6F95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797E74" w14:textId="77777777" w:rsidR="000A39B3" w:rsidRDefault="000A39B3" w:rsidP="00FE2B9A">
            <w:pPr>
              <w:pStyle w:val="oj-tbl-txt"/>
              <w:spacing w:before="60" w:beforeAutospacing="0" w:after="60" w:afterAutospacing="0" w:line="312" w:lineRule="atLeast"/>
              <w:jc w:val="both"/>
              <w:rPr>
                <w:color w:val="333333"/>
              </w:rPr>
            </w:pPr>
            <w:r>
              <w:rPr>
                <w:color w:val="333333"/>
              </w:rPr>
              <w:t>185.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F51DB3" w14:textId="77777777" w:rsidR="000A39B3" w:rsidRDefault="000A39B3" w:rsidP="00FE2B9A">
            <w:pPr>
              <w:pStyle w:val="oj-tbl-txt"/>
              <w:spacing w:before="60" w:beforeAutospacing="0" w:after="60" w:afterAutospacing="0" w:line="312" w:lineRule="atLeast"/>
              <w:jc w:val="both"/>
              <w:rPr>
                <w:color w:val="333333"/>
              </w:rPr>
            </w:pPr>
            <w:r>
              <w:rPr>
                <w:color w:val="333333"/>
              </w:rPr>
              <w:t>Maini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815C15" w14:textId="77777777" w:rsidR="000A39B3" w:rsidRDefault="000A39B3" w:rsidP="00FE2B9A">
            <w:pPr>
              <w:pStyle w:val="oj-tbl-txt"/>
              <w:spacing w:before="60" w:beforeAutospacing="0" w:after="60" w:afterAutospacing="0" w:line="312" w:lineRule="atLeast"/>
              <w:jc w:val="both"/>
              <w:rPr>
                <w:color w:val="333333"/>
              </w:rPr>
            </w:pPr>
            <w:r>
              <w:rPr>
                <w:color w:val="333333"/>
              </w:rPr>
              <w:t>9319870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B65571"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1BF8924A"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 xml:space="preserve">transport crude oil or petroleum products, as listed in Annex XXV, that originate in Russia or are </w:t>
            </w:r>
            <w:r w:rsidRPr="000A39B3">
              <w:rPr>
                <w:color w:val="333333"/>
                <w:lang w:val="en-US"/>
              </w:rPr>
              <w:lastRenderedPageBreak/>
              <w:t>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10EA3D" w14:textId="77777777" w:rsidR="000A39B3" w:rsidRDefault="000A39B3" w:rsidP="00FE2B9A">
            <w:pPr>
              <w:pStyle w:val="oj-tbl-txt"/>
              <w:spacing w:before="60" w:beforeAutospacing="0" w:after="60" w:afterAutospacing="0" w:line="312" w:lineRule="atLeast"/>
              <w:jc w:val="both"/>
              <w:rPr>
                <w:color w:val="333333"/>
              </w:rPr>
            </w:pPr>
            <w:r>
              <w:rPr>
                <w:color w:val="333333"/>
              </w:rPr>
              <w:lastRenderedPageBreak/>
              <w:t>21.5.2025</w:t>
            </w:r>
          </w:p>
        </w:tc>
      </w:tr>
      <w:tr w:rsidR="000A39B3" w:rsidRPr="000A39B3" w14:paraId="57C2EF3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C7FD2E" w14:textId="77777777" w:rsidR="000A39B3" w:rsidRDefault="000A39B3" w:rsidP="00FE2B9A">
            <w:pPr>
              <w:pStyle w:val="oj-tbl-txt"/>
              <w:spacing w:before="60" w:beforeAutospacing="0" w:after="60" w:afterAutospacing="0" w:line="312" w:lineRule="atLeast"/>
              <w:jc w:val="both"/>
              <w:rPr>
                <w:color w:val="333333"/>
              </w:rPr>
            </w:pPr>
            <w:r>
              <w:rPr>
                <w:color w:val="333333"/>
              </w:rPr>
              <w:t>186.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48BC9A" w14:textId="77777777" w:rsidR="000A39B3" w:rsidRDefault="000A39B3" w:rsidP="00FE2B9A">
            <w:pPr>
              <w:pStyle w:val="oj-tbl-txt"/>
              <w:spacing w:before="60" w:beforeAutospacing="0" w:after="60" w:afterAutospacing="0" w:line="312" w:lineRule="atLeast"/>
              <w:jc w:val="both"/>
              <w:rPr>
                <w:color w:val="333333"/>
              </w:rPr>
            </w:pPr>
            <w:r>
              <w:rPr>
                <w:color w:val="333333"/>
              </w:rPr>
              <w:t>Olympus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78598E" w14:textId="77777777" w:rsidR="000A39B3" w:rsidRDefault="000A39B3" w:rsidP="00FE2B9A">
            <w:pPr>
              <w:pStyle w:val="oj-tbl-txt"/>
              <w:spacing w:before="60" w:beforeAutospacing="0" w:after="60" w:afterAutospacing="0" w:line="312" w:lineRule="atLeast"/>
              <w:jc w:val="both"/>
              <w:rPr>
                <w:color w:val="333333"/>
              </w:rPr>
            </w:pPr>
            <w:r>
              <w:rPr>
                <w:color w:val="333333"/>
              </w:rPr>
              <w:t>9511387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106EDB"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7B79B254"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BB3A94"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7450A10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5F2A2D" w14:textId="77777777" w:rsidR="000A39B3" w:rsidRDefault="000A39B3" w:rsidP="00FE2B9A">
            <w:pPr>
              <w:pStyle w:val="oj-tbl-txt"/>
              <w:spacing w:before="60" w:beforeAutospacing="0" w:after="60" w:afterAutospacing="0" w:line="312" w:lineRule="atLeast"/>
              <w:jc w:val="both"/>
              <w:rPr>
                <w:color w:val="333333"/>
              </w:rPr>
            </w:pPr>
            <w:r>
              <w:rPr>
                <w:color w:val="333333"/>
              </w:rPr>
              <w:t>187.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E1F876" w14:textId="77777777" w:rsidR="000A39B3" w:rsidRDefault="000A39B3" w:rsidP="00FE2B9A">
            <w:pPr>
              <w:pStyle w:val="oj-tbl-txt"/>
              <w:spacing w:before="60" w:beforeAutospacing="0" w:after="60" w:afterAutospacing="0" w:line="312" w:lineRule="atLeast"/>
              <w:jc w:val="both"/>
              <w:rPr>
                <w:color w:val="333333"/>
              </w:rPr>
            </w:pPr>
            <w:r>
              <w:rPr>
                <w:color w:val="333333"/>
              </w:rPr>
              <w:t>Garasan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0580F1" w14:textId="77777777" w:rsidR="000A39B3" w:rsidRDefault="000A39B3" w:rsidP="00FE2B9A">
            <w:pPr>
              <w:pStyle w:val="oj-tbl-txt"/>
              <w:spacing w:before="60" w:beforeAutospacing="0" w:after="60" w:afterAutospacing="0" w:line="312" w:lineRule="atLeast"/>
              <w:jc w:val="both"/>
              <w:rPr>
                <w:color w:val="333333"/>
              </w:rPr>
            </w:pPr>
            <w:r>
              <w:rPr>
                <w:color w:val="333333"/>
              </w:rPr>
              <w:t>9323986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304843"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0250FA5A"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A0F129"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4F9D9A3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3DEF3E" w14:textId="77777777" w:rsidR="000A39B3" w:rsidRDefault="000A39B3" w:rsidP="00FE2B9A">
            <w:pPr>
              <w:pStyle w:val="oj-tbl-txt"/>
              <w:spacing w:before="60" w:beforeAutospacing="0" w:after="60" w:afterAutospacing="0" w:line="312" w:lineRule="atLeast"/>
              <w:jc w:val="both"/>
              <w:rPr>
                <w:color w:val="333333"/>
              </w:rPr>
            </w:pPr>
            <w:r>
              <w:rPr>
                <w:color w:val="333333"/>
              </w:rPr>
              <w:t>188.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1000CD" w14:textId="77777777" w:rsidR="000A39B3" w:rsidRDefault="000A39B3" w:rsidP="00FE2B9A">
            <w:pPr>
              <w:pStyle w:val="oj-tbl-txt"/>
              <w:spacing w:before="60" w:beforeAutospacing="0" w:after="60" w:afterAutospacing="0" w:line="312" w:lineRule="atLeast"/>
              <w:jc w:val="both"/>
              <w:rPr>
                <w:color w:val="333333"/>
              </w:rPr>
            </w:pPr>
            <w:r>
              <w:rPr>
                <w:color w:val="333333"/>
              </w:rPr>
              <w:t>Heng Tai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FBAC29" w14:textId="77777777" w:rsidR="000A39B3" w:rsidRDefault="000A39B3" w:rsidP="00FE2B9A">
            <w:pPr>
              <w:pStyle w:val="oj-tbl-txt"/>
              <w:spacing w:before="60" w:beforeAutospacing="0" w:after="60" w:afterAutospacing="0" w:line="312" w:lineRule="atLeast"/>
              <w:jc w:val="both"/>
              <w:rPr>
                <w:color w:val="333333"/>
              </w:rPr>
            </w:pPr>
            <w:r>
              <w:rPr>
                <w:color w:val="333333"/>
              </w:rPr>
              <w:t>9419448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088C1E"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2FF4320B"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308CFD"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7A46431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31A3FD" w14:textId="77777777" w:rsidR="000A39B3" w:rsidRDefault="000A39B3" w:rsidP="00FE2B9A">
            <w:pPr>
              <w:pStyle w:val="oj-tbl-txt"/>
              <w:spacing w:before="60" w:beforeAutospacing="0" w:after="60" w:afterAutospacing="0" w:line="312" w:lineRule="atLeast"/>
              <w:jc w:val="both"/>
              <w:rPr>
                <w:color w:val="333333"/>
              </w:rPr>
            </w:pPr>
            <w:r>
              <w:rPr>
                <w:color w:val="333333"/>
              </w:rPr>
              <w:t>189.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6D1EB7" w14:textId="77777777" w:rsidR="000A39B3" w:rsidRDefault="000A39B3" w:rsidP="00FE2B9A">
            <w:pPr>
              <w:pStyle w:val="oj-tbl-txt"/>
              <w:spacing w:before="60" w:beforeAutospacing="0" w:after="60" w:afterAutospacing="0" w:line="312" w:lineRule="atLeast"/>
              <w:jc w:val="both"/>
              <w:rPr>
                <w:color w:val="333333"/>
              </w:rPr>
            </w:pPr>
            <w:r>
              <w:rPr>
                <w:color w:val="333333"/>
              </w:rPr>
              <w:t>Koala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402B6C" w14:textId="77777777" w:rsidR="000A39B3" w:rsidRDefault="000A39B3" w:rsidP="00FE2B9A">
            <w:pPr>
              <w:pStyle w:val="oj-tbl-txt"/>
              <w:spacing w:before="60" w:beforeAutospacing="0" w:after="60" w:afterAutospacing="0" w:line="312" w:lineRule="atLeast"/>
              <w:jc w:val="both"/>
              <w:rPr>
                <w:color w:val="333333"/>
              </w:rPr>
            </w:pPr>
            <w:r>
              <w:rPr>
                <w:color w:val="333333"/>
              </w:rPr>
              <w:t>9234642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CE9902"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28D0EC92"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 xml:space="preserve">transport crude oil or petroleum products, as listed in Annex XXV, that originate in Russia or are exported from Russia while practicing irregular and high-risk shipping practices as set out in the </w:t>
            </w:r>
            <w:r w:rsidRPr="000A39B3">
              <w:rPr>
                <w:color w:val="333333"/>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1066D7" w14:textId="77777777" w:rsidR="000A39B3" w:rsidRDefault="000A39B3" w:rsidP="00FE2B9A">
            <w:pPr>
              <w:pStyle w:val="oj-tbl-txt"/>
              <w:spacing w:before="60" w:beforeAutospacing="0" w:after="60" w:afterAutospacing="0" w:line="312" w:lineRule="atLeast"/>
              <w:jc w:val="both"/>
              <w:rPr>
                <w:color w:val="333333"/>
              </w:rPr>
            </w:pPr>
            <w:r>
              <w:rPr>
                <w:color w:val="333333"/>
              </w:rPr>
              <w:lastRenderedPageBreak/>
              <w:t>21.5.2025</w:t>
            </w:r>
          </w:p>
        </w:tc>
      </w:tr>
      <w:tr w:rsidR="000A39B3" w:rsidRPr="000A39B3" w14:paraId="134B617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887BEE" w14:textId="77777777" w:rsidR="000A39B3" w:rsidRDefault="000A39B3" w:rsidP="00FE2B9A">
            <w:pPr>
              <w:pStyle w:val="oj-tbl-txt"/>
              <w:spacing w:before="60" w:beforeAutospacing="0" w:after="60" w:afterAutospacing="0" w:line="312" w:lineRule="atLeast"/>
              <w:jc w:val="both"/>
              <w:rPr>
                <w:color w:val="333333"/>
              </w:rPr>
            </w:pPr>
            <w:r>
              <w:rPr>
                <w:color w:val="333333"/>
              </w:rPr>
              <w:t>190.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074AAE" w14:textId="77777777" w:rsidR="000A39B3" w:rsidRDefault="000A39B3" w:rsidP="00FE2B9A">
            <w:pPr>
              <w:pStyle w:val="oj-tbl-txt"/>
              <w:spacing w:before="60" w:beforeAutospacing="0" w:after="60" w:afterAutospacing="0" w:line="312" w:lineRule="atLeast"/>
              <w:jc w:val="both"/>
              <w:rPr>
                <w:color w:val="333333"/>
              </w:rPr>
            </w:pPr>
            <w:r>
              <w:rPr>
                <w:color w:val="333333"/>
              </w:rPr>
              <w:t>Koen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C8BA5F" w14:textId="77777777" w:rsidR="000A39B3" w:rsidRDefault="000A39B3" w:rsidP="00FE2B9A">
            <w:pPr>
              <w:pStyle w:val="oj-tbl-txt"/>
              <w:spacing w:before="60" w:beforeAutospacing="0" w:after="60" w:afterAutospacing="0" w:line="312" w:lineRule="atLeast"/>
              <w:jc w:val="both"/>
              <w:rPr>
                <w:color w:val="333333"/>
              </w:rPr>
            </w:pPr>
            <w:r>
              <w:rPr>
                <w:color w:val="333333"/>
              </w:rPr>
              <w:t>9199127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A29B16"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4D248D42"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4BF6E5"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3A1CFB6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E70DDD" w14:textId="77777777" w:rsidR="000A39B3" w:rsidRDefault="000A39B3" w:rsidP="00FE2B9A">
            <w:pPr>
              <w:pStyle w:val="oj-tbl-txt"/>
              <w:spacing w:before="60" w:beforeAutospacing="0" w:after="60" w:afterAutospacing="0" w:line="312" w:lineRule="atLeast"/>
              <w:jc w:val="both"/>
              <w:rPr>
                <w:color w:val="333333"/>
              </w:rPr>
            </w:pPr>
            <w:r>
              <w:rPr>
                <w:color w:val="333333"/>
              </w:rPr>
              <w:t>191.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0BA5E3" w14:textId="77777777" w:rsidR="000A39B3" w:rsidRDefault="000A39B3" w:rsidP="00FE2B9A">
            <w:pPr>
              <w:pStyle w:val="oj-tbl-txt"/>
              <w:spacing w:before="60" w:beforeAutospacing="0" w:after="60" w:afterAutospacing="0" w:line="312" w:lineRule="atLeast"/>
              <w:jc w:val="both"/>
              <w:rPr>
                <w:color w:val="333333"/>
              </w:rPr>
            </w:pPr>
            <w:r>
              <w:rPr>
                <w:color w:val="333333"/>
              </w:rPr>
              <w:t>Ma Jin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E7BDB2" w14:textId="77777777" w:rsidR="000A39B3" w:rsidRDefault="000A39B3" w:rsidP="00FE2B9A">
            <w:pPr>
              <w:pStyle w:val="oj-tbl-txt"/>
              <w:spacing w:before="60" w:beforeAutospacing="0" w:after="60" w:afterAutospacing="0" w:line="312" w:lineRule="atLeast"/>
              <w:jc w:val="both"/>
              <w:rPr>
                <w:color w:val="333333"/>
              </w:rPr>
            </w:pPr>
            <w:r>
              <w:rPr>
                <w:color w:val="333333"/>
              </w:rPr>
              <w:t>9346744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653365"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0B71B2D0"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E598A0"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564769D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E590FD" w14:textId="77777777" w:rsidR="000A39B3" w:rsidRDefault="000A39B3" w:rsidP="00FE2B9A">
            <w:pPr>
              <w:pStyle w:val="oj-tbl-txt"/>
              <w:spacing w:before="60" w:beforeAutospacing="0" w:after="60" w:afterAutospacing="0" w:line="312" w:lineRule="atLeast"/>
              <w:jc w:val="both"/>
              <w:rPr>
                <w:color w:val="333333"/>
              </w:rPr>
            </w:pPr>
            <w:r>
              <w:rPr>
                <w:color w:val="333333"/>
              </w:rPr>
              <w:t>192.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F7E2F8" w14:textId="77777777" w:rsidR="000A39B3" w:rsidRDefault="000A39B3" w:rsidP="00FE2B9A">
            <w:pPr>
              <w:pStyle w:val="oj-tbl-txt"/>
              <w:spacing w:before="60" w:beforeAutospacing="0" w:after="60" w:afterAutospacing="0" w:line="312" w:lineRule="atLeast"/>
              <w:jc w:val="both"/>
              <w:rPr>
                <w:color w:val="333333"/>
              </w:rPr>
            </w:pPr>
            <w:r>
              <w:rPr>
                <w:color w:val="333333"/>
              </w:rPr>
              <w:t>Meru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CB329D" w14:textId="77777777" w:rsidR="000A39B3" w:rsidRDefault="000A39B3" w:rsidP="00FE2B9A">
            <w:pPr>
              <w:pStyle w:val="oj-tbl-txt"/>
              <w:spacing w:before="60" w:beforeAutospacing="0" w:after="60" w:afterAutospacing="0" w:line="312" w:lineRule="atLeast"/>
              <w:jc w:val="both"/>
              <w:rPr>
                <w:color w:val="333333"/>
              </w:rPr>
            </w:pPr>
            <w:r>
              <w:rPr>
                <w:color w:val="333333"/>
              </w:rPr>
              <w:t>9187227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6187E1"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57A68A38"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116B20"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3371F87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B528D1" w14:textId="77777777" w:rsidR="000A39B3" w:rsidRDefault="000A39B3" w:rsidP="00FE2B9A">
            <w:pPr>
              <w:pStyle w:val="oj-tbl-txt"/>
              <w:spacing w:before="60" w:beforeAutospacing="0" w:after="60" w:afterAutospacing="0" w:line="312" w:lineRule="atLeast"/>
              <w:jc w:val="both"/>
              <w:rPr>
                <w:color w:val="333333"/>
              </w:rPr>
            </w:pPr>
            <w:r>
              <w:rPr>
                <w:color w:val="333333"/>
              </w:rPr>
              <w:t>193.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EB9220" w14:textId="77777777" w:rsidR="000A39B3" w:rsidRDefault="000A39B3" w:rsidP="00FE2B9A">
            <w:pPr>
              <w:pStyle w:val="oj-tbl-txt"/>
              <w:spacing w:before="60" w:beforeAutospacing="0" w:after="60" w:afterAutospacing="0" w:line="312" w:lineRule="atLeast"/>
              <w:jc w:val="both"/>
              <w:rPr>
                <w:color w:val="333333"/>
              </w:rPr>
            </w:pPr>
            <w:r>
              <w:rPr>
                <w:color w:val="333333"/>
              </w:rPr>
              <w:t>Min Hang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5191F2" w14:textId="77777777" w:rsidR="000A39B3" w:rsidRDefault="000A39B3" w:rsidP="00FE2B9A">
            <w:pPr>
              <w:pStyle w:val="oj-tbl-txt"/>
              <w:spacing w:before="60" w:beforeAutospacing="0" w:after="60" w:afterAutospacing="0" w:line="312" w:lineRule="atLeast"/>
              <w:jc w:val="both"/>
              <w:rPr>
                <w:color w:val="333333"/>
              </w:rPr>
            </w:pPr>
            <w:r>
              <w:rPr>
                <w:color w:val="333333"/>
              </w:rPr>
              <w:t>9257137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58ACDC"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1CEC3363"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 xml:space="preserve">transport crude oil or petroleum products, as listed in Annex XXV, that originate in Russia or are exported from Russia while practicing irregular and high-risk shipping practices as set out in the International Maritime Organisation </w:t>
            </w:r>
            <w:r w:rsidRPr="000A39B3">
              <w:rPr>
                <w:color w:val="333333"/>
                <w:lang w:val="en-US"/>
              </w:rPr>
              <w:lastRenderedPageBreak/>
              <w:t>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7C3109" w14:textId="77777777" w:rsidR="000A39B3" w:rsidRDefault="000A39B3" w:rsidP="00FE2B9A">
            <w:pPr>
              <w:pStyle w:val="oj-tbl-txt"/>
              <w:spacing w:before="60" w:beforeAutospacing="0" w:after="60" w:afterAutospacing="0" w:line="312" w:lineRule="atLeast"/>
              <w:jc w:val="both"/>
              <w:rPr>
                <w:color w:val="333333"/>
              </w:rPr>
            </w:pPr>
            <w:r>
              <w:rPr>
                <w:color w:val="333333"/>
              </w:rPr>
              <w:lastRenderedPageBreak/>
              <w:t>21.5.2025</w:t>
            </w:r>
          </w:p>
        </w:tc>
      </w:tr>
      <w:tr w:rsidR="000A39B3" w:rsidRPr="000A39B3" w14:paraId="505A577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55D109" w14:textId="77777777" w:rsidR="000A39B3" w:rsidRDefault="000A39B3" w:rsidP="00FE2B9A">
            <w:pPr>
              <w:pStyle w:val="oj-tbl-txt"/>
              <w:spacing w:before="60" w:beforeAutospacing="0" w:after="60" w:afterAutospacing="0" w:line="312" w:lineRule="atLeast"/>
              <w:jc w:val="both"/>
              <w:rPr>
                <w:color w:val="333333"/>
              </w:rPr>
            </w:pPr>
            <w:r>
              <w:rPr>
                <w:color w:val="333333"/>
              </w:rPr>
              <w:t>194.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411E03" w14:textId="77777777" w:rsidR="000A39B3" w:rsidRDefault="000A39B3" w:rsidP="00FE2B9A">
            <w:pPr>
              <w:pStyle w:val="oj-tbl-txt"/>
              <w:spacing w:before="60" w:beforeAutospacing="0" w:after="60" w:afterAutospacing="0" w:line="312" w:lineRule="atLeast"/>
              <w:jc w:val="both"/>
              <w:rPr>
                <w:color w:val="333333"/>
              </w:rPr>
            </w:pPr>
            <w:r>
              <w:rPr>
                <w:color w:val="333333"/>
              </w:rPr>
              <w:t>Panda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292776" w14:textId="77777777" w:rsidR="000A39B3" w:rsidRDefault="000A39B3" w:rsidP="00FE2B9A">
            <w:pPr>
              <w:pStyle w:val="oj-tbl-txt"/>
              <w:spacing w:before="60" w:beforeAutospacing="0" w:after="60" w:afterAutospacing="0" w:line="312" w:lineRule="atLeast"/>
              <w:jc w:val="both"/>
              <w:rPr>
                <w:color w:val="333333"/>
              </w:rPr>
            </w:pPr>
            <w:r>
              <w:rPr>
                <w:color w:val="333333"/>
              </w:rPr>
              <w:t>9284582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DBD9EC"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0C43F68C"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561B19"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063D368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D936DC" w14:textId="77777777" w:rsidR="000A39B3" w:rsidRDefault="000A39B3" w:rsidP="00FE2B9A">
            <w:pPr>
              <w:pStyle w:val="oj-tbl-txt"/>
              <w:spacing w:before="60" w:beforeAutospacing="0" w:after="60" w:afterAutospacing="0" w:line="312" w:lineRule="atLeast"/>
              <w:jc w:val="both"/>
              <w:rPr>
                <w:color w:val="333333"/>
              </w:rPr>
            </w:pPr>
            <w:r>
              <w:rPr>
                <w:color w:val="333333"/>
              </w:rPr>
              <w:t>195.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1A613A" w14:textId="77777777" w:rsidR="000A39B3" w:rsidRDefault="000A39B3" w:rsidP="00FE2B9A">
            <w:pPr>
              <w:pStyle w:val="oj-tbl-txt"/>
              <w:spacing w:before="60" w:beforeAutospacing="0" w:after="60" w:afterAutospacing="0" w:line="312" w:lineRule="atLeast"/>
              <w:jc w:val="both"/>
              <w:rPr>
                <w:color w:val="333333"/>
              </w:rPr>
            </w:pPr>
            <w:r>
              <w:rPr>
                <w:color w:val="333333"/>
              </w:rPr>
              <w:t>Rozmarine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10B699" w14:textId="77777777" w:rsidR="000A39B3" w:rsidRDefault="000A39B3" w:rsidP="00FE2B9A">
            <w:pPr>
              <w:pStyle w:val="oj-tbl-txt"/>
              <w:spacing w:before="60" w:beforeAutospacing="0" w:after="60" w:afterAutospacing="0" w:line="312" w:lineRule="atLeast"/>
              <w:jc w:val="both"/>
              <w:rPr>
                <w:color w:val="333333"/>
              </w:rPr>
            </w:pPr>
            <w:r>
              <w:rPr>
                <w:color w:val="333333"/>
              </w:rPr>
              <w:t>9250531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3A0530"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7BE5FB25"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E0AC42"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433F694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615E49" w14:textId="77777777" w:rsidR="000A39B3" w:rsidRDefault="000A39B3" w:rsidP="00FE2B9A">
            <w:pPr>
              <w:pStyle w:val="oj-tbl-txt"/>
              <w:spacing w:before="60" w:beforeAutospacing="0" w:after="60" w:afterAutospacing="0" w:line="312" w:lineRule="atLeast"/>
              <w:jc w:val="both"/>
              <w:rPr>
                <w:color w:val="333333"/>
              </w:rPr>
            </w:pPr>
            <w:r>
              <w:rPr>
                <w:color w:val="333333"/>
              </w:rPr>
              <w:t>196.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6B0BC9" w14:textId="77777777" w:rsidR="000A39B3" w:rsidRDefault="000A39B3" w:rsidP="00FE2B9A">
            <w:pPr>
              <w:pStyle w:val="oj-tbl-txt"/>
              <w:spacing w:before="60" w:beforeAutospacing="0" w:after="60" w:afterAutospacing="0" w:line="312" w:lineRule="atLeast"/>
              <w:jc w:val="both"/>
              <w:rPr>
                <w:color w:val="333333"/>
              </w:rPr>
            </w:pPr>
            <w:r>
              <w:rPr>
                <w:color w:val="333333"/>
              </w:rPr>
              <w:t>Surya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AFDBD6" w14:textId="77777777" w:rsidR="000A39B3" w:rsidRDefault="000A39B3" w:rsidP="00FE2B9A">
            <w:pPr>
              <w:pStyle w:val="oj-tbl-txt"/>
              <w:spacing w:before="60" w:beforeAutospacing="0" w:after="60" w:afterAutospacing="0" w:line="312" w:lineRule="atLeast"/>
              <w:jc w:val="both"/>
              <w:rPr>
                <w:color w:val="333333"/>
              </w:rPr>
            </w:pPr>
            <w:r>
              <w:rPr>
                <w:color w:val="333333"/>
              </w:rPr>
              <w:t>9388742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9174F5"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7440E17F"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17C722"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43D9EF1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B58680" w14:textId="77777777" w:rsidR="000A39B3" w:rsidRDefault="000A39B3" w:rsidP="00FE2B9A">
            <w:pPr>
              <w:pStyle w:val="oj-tbl-txt"/>
              <w:spacing w:before="60" w:beforeAutospacing="0" w:after="60" w:afterAutospacing="0" w:line="312" w:lineRule="atLeast"/>
              <w:jc w:val="both"/>
              <w:rPr>
                <w:color w:val="333333"/>
              </w:rPr>
            </w:pPr>
            <w:r>
              <w:rPr>
                <w:color w:val="333333"/>
              </w:rPr>
              <w:t>197.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F5DCEE" w14:textId="77777777" w:rsidR="000A39B3" w:rsidRDefault="000A39B3" w:rsidP="00FE2B9A">
            <w:pPr>
              <w:pStyle w:val="oj-tbl-txt"/>
              <w:spacing w:before="60" w:beforeAutospacing="0" w:after="60" w:afterAutospacing="0" w:line="312" w:lineRule="atLeast"/>
              <w:jc w:val="both"/>
              <w:rPr>
                <w:color w:val="333333"/>
              </w:rPr>
            </w:pPr>
            <w:r>
              <w:rPr>
                <w:color w:val="333333"/>
              </w:rPr>
              <w:t>Thalia III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2956D3" w14:textId="77777777" w:rsidR="000A39B3" w:rsidRDefault="000A39B3" w:rsidP="00FE2B9A">
            <w:pPr>
              <w:pStyle w:val="oj-tbl-txt"/>
              <w:spacing w:before="60" w:beforeAutospacing="0" w:after="60" w:afterAutospacing="0" w:line="312" w:lineRule="atLeast"/>
              <w:jc w:val="both"/>
              <w:rPr>
                <w:color w:val="333333"/>
              </w:rPr>
            </w:pPr>
            <w:r>
              <w:rPr>
                <w:color w:val="333333"/>
              </w:rPr>
              <w:t>9259197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F4B79E"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4634EF81"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D51029"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4122B5C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B69C2D" w14:textId="77777777" w:rsidR="000A39B3" w:rsidRDefault="000A39B3" w:rsidP="00FE2B9A">
            <w:pPr>
              <w:pStyle w:val="oj-tbl-txt"/>
              <w:spacing w:before="60" w:beforeAutospacing="0" w:after="60" w:afterAutospacing="0" w:line="312" w:lineRule="atLeast"/>
              <w:jc w:val="both"/>
              <w:rPr>
                <w:color w:val="333333"/>
              </w:rPr>
            </w:pPr>
            <w:r>
              <w:rPr>
                <w:color w:val="333333"/>
              </w:rPr>
              <w:lastRenderedPageBreak/>
              <w:t>198.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923B1E" w14:textId="77777777" w:rsidR="000A39B3" w:rsidRDefault="000A39B3" w:rsidP="00FE2B9A">
            <w:pPr>
              <w:pStyle w:val="oj-tbl-txt"/>
              <w:spacing w:before="60" w:beforeAutospacing="0" w:after="60" w:afterAutospacing="0" w:line="312" w:lineRule="atLeast"/>
              <w:jc w:val="both"/>
              <w:rPr>
                <w:color w:val="333333"/>
              </w:rPr>
            </w:pPr>
            <w:r>
              <w:rPr>
                <w:color w:val="333333"/>
              </w:rPr>
              <w:t>Eagle 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F2E6C3" w14:textId="77777777" w:rsidR="000A39B3" w:rsidRDefault="000A39B3" w:rsidP="00FE2B9A">
            <w:pPr>
              <w:pStyle w:val="oj-tbl-txt"/>
              <w:spacing w:before="60" w:beforeAutospacing="0" w:after="60" w:afterAutospacing="0" w:line="312" w:lineRule="atLeast"/>
              <w:jc w:val="both"/>
              <w:rPr>
                <w:color w:val="333333"/>
              </w:rPr>
            </w:pPr>
            <w:r>
              <w:rPr>
                <w:color w:val="333333"/>
              </w:rPr>
              <w:t>9329760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8B79CB"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14CC2802"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277E3C"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31B8AA2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A3DE51" w14:textId="77777777" w:rsidR="000A39B3" w:rsidRDefault="000A39B3" w:rsidP="00FE2B9A">
            <w:pPr>
              <w:pStyle w:val="oj-tbl-txt"/>
              <w:spacing w:before="60" w:beforeAutospacing="0" w:after="60" w:afterAutospacing="0" w:line="312" w:lineRule="atLeast"/>
              <w:jc w:val="both"/>
              <w:rPr>
                <w:color w:val="333333"/>
              </w:rPr>
            </w:pPr>
            <w:r>
              <w:rPr>
                <w:color w:val="333333"/>
              </w:rPr>
              <w:t>199.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94B986" w14:textId="77777777" w:rsidR="000A39B3" w:rsidRDefault="000A39B3" w:rsidP="00FE2B9A">
            <w:pPr>
              <w:pStyle w:val="oj-tbl-txt"/>
              <w:spacing w:before="60" w:beforeAutospacing="0" w:after="60" w:afterAutospacing="0" w:line="312" w:lineRule="atLeast"/>
              <w:jc w:val="both"/>
              <w:rPr>
                <w:color w:val="333333"/>
              </w:rPr>
            </w:pPr>
            <w:r>
              <w:rPr>
                <w:color w:val="333333"/>
              </w:rPr>
              <w:t>Lily (formerly Daban)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9DF2F7" w14:textId="77777777" w:rsidR="000A39B3" w:rsidRDefault="000A39B3" w:rsidP="00FE2B9A">
            <w:pPr>
              <w:pStyle w:val="oj-tbl-txt"/>
              <w:spacing w:before="60" w:beforeAutospacing="0" w:after="60" w:afterAutospacing="0" w:line="312" w:lineRule="atLeast"/>
              <w:jc w:val="both"/>
              <w:rPr>
                <w:color w:val="333333"/>
              </w:rPr>
            </w:pPr>
            <w:r>
              <w:rPr>
                <w:color w:val="333333"/>
              </w:rPr>
              <w:t>9294331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7ECACA"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35369827"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77D1CF"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7AA9190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6527C3" w14:textId="77777777" w:rsidR="000A39B3" w:rsidRDefault="000A39B3" w:rsidP="00FE2B9A">
            <w:pPr>
              <w:pStyle w:val="oj-tbl-txt"/>
              <w:spacing w:before="60" w:beforeAutospacing="0" w:after="60" w:afterAutospacing="0" w:line="312" w:lineRule="atLeast"/>
              <w:jc w:val="both"/>
              <w:rPr>
                <w:color w:val="333333"/>
              </w:rPr>
            </w:pPr>
            <w:r>
              <w:rPr>
                <w:color w:val="333333"/>
              </w:rPr>
              <w:t>200.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B32C26" w14:textId="77777777" w:rsidR="000A39B3" w:rsidRDefault="000A39B3" w:rsidP="00FE2B9A">
            <w:pPr>
              <w:pStyle w:val="oj-tbl-txt"/>
              <w:spacing w:before="60" w:beforeAutospacing="0" w:after="60" w:afterAutospacing="0" w:line="312" w:lineRule="atLeast"/>
              <w:jc w:val="both"/>
              <w:rPr>
                <w:color w:val="333333"/>
              </w:rPr>
            </w:pPr>
            <w:r>
              <w:rPr>
                <w:color w:val="333333"/>
              </w:rPr>
              <w:t>Berra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B16C24" w14:textId="77777777" w:rsidR="000A39B3" w:rsidRDefault="000A39B3" w:rsidP="00FE2B9A">
            <w:pPr>
              <w:pStyle w:val="oj-tbl-txt"/>
              <w:spacing w:before="60" w:beforeAutospacing="0" w:after="60" w:afterAutospacing="0" w:line="312" w:lineRule="atLeast"/>
              <w:jc w:val="both"/>
              <w:rPr>
                <w:color w:val="333333"/>
              </w:rPr>
            </w:pPr>
            <w:r>
              <w:rPr>
                <w:color w:val="333333"/>
              </w:rPr>
              <w:t>9308821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8EA613"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7F86109F"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38AF47"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4098B5E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31DA0A" w14:textId="77777777" w:rsidR="000A39B3" w:rsidRDefault="000A39B3" w:rsidP="00FE2B9A">
            <w:pPr>
              <w:pStyle w:val="oj-tbl-txt"/>
              <w:spacing w:before="60" w:beforeAutospacing="0" w:after="60" w:afterAutospacing="0" w:line="312" w:lineRule="atLeast"/>
              <w:jc w:val="both"/>
              <w:rPr>
                <w:color w:val="333333"/>
              </w:rPr>
            </w:pPr>
            <w:r>
              <w:rPr>
                <w:color w:val="333333"/>
              </w:rPr>
              <w:t>201.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8689F9" w14:textId="77777777" w:rsidR="000A39B3" w:rsidRDefault="000A39B3" w:rsidP="00FE2B9A">
            <w:pPr>
              <w:pStyle w:val="oj-tbl-txt"/>
              <w:spacing w:before="60" w:beforeAutospacing="0" w:after="60" w:afterAutospacing="0" w:line="312" w:lineRule="atLeast"/>
              <w:jc w:val="both"/>
              <w:rPr>
                <w:color w:val="333333"/>
              </w:rPr>
            </w:pPr>
            <w:r>
              <w:rPr>
                <w:color w:val="333333"/>
              </w:rPr>
              <w:t>Buddha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67F538" w14:textId="77777777" w:rsidR="000A39B3" w:rsidRDefault="000A39B3" w:rsidP="00FE2B9A">
            <w:pPr>
              <w:pStyle w:val="oj-tbl-txt"/>
              <w:spacing w:before="60" w:beforeAutospacing="0" w:after="60" w:afterAutospacing="0" w:line="312" w:lineRule="atLeast"/>
              <w:jc w:val="both"/>
              <w:rPr>
                <w:color w:val="333333"/>
              </w:rPr>
            </w:pPr>
            <w:r>
              <w:rPr>
                <w:color w:val="333333"/>
              </w:rPr>
              <w:t>9283306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371E11"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378938E9"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59081B"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47D2759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86F3F9" w14:textId="77777777" w:rsidR="000A39B3" w:rsidRDefault="000A39B3" w:rsidP="00FE2B9A">
            <w:pPr>
              <w:pStyle w:val="oj-tbl-txt"/>
              <w:spacing w:before="60" w:beforeAutospacing="0" w:after="60" w:afterAutospacing="0" w:line="312" w:lineRule="atLeast"/>
              <w:jc w:val="both"/>
              <w:rPr>
                <w:color w:val="333333"/>
              </w:rPr>
            </w:pPr>
            <w:r>
              <w:rPr>
                <w:color w:val="333333"/>
              </w:rPr>
              <w:t>202.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4A72DE" w14:textId="77777777" w:rsidR="000A39B3" w:rsidRDefault="000A39B3" w:rsidP="00FE2B9A">
            <w:pPr>
              <w:pStyle w:val="oj-tbl-txt"/>
              <w:spacing w:before="60" w:beforeAutospacing="0" w:after="60" w:afterAutospacing="0" w:line="312" w:lineRule="atLeast"/>
              <w:jc w:val="both"/>
              <w:rPr>
                <w:color w:val="333333"/>
              </w:rPr>
            </w:pPr>
            <w:r>
              <w:rPr>
                <w:color w:val="333333"/>
              </w:rPr>
              <w:t>Cai Yun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259F91" w14:textId="77777777" w:rsidR="000A39B3" w:rsidRDefault="000A39B3" w:rsidP="00FE2B9A">
            <w:pPr>
              <w:pStyle w:val="oj-tbl-txt"/>
              <w:spacing w:before="60" w:beforeAutospacing="0" w:after="60" w:afterAutospacing="0" w:line="312" w:lineRule="atLeast"/>
              <w:jc w:val="both"/>
              <w:rPr>
                <w:color w:val="333333"/>
              </w:rPr>
            </w:pPr>
            <w:r>
              <w:rPr>
                <w:color w:val="333333"/>
              </w:rPr>
              <w:t>9437983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674D53"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280E4637"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A87662" w14:textId="77777777" w:rsidR="000A39B3" w:rsidRDefault="000A39B3" w:rsidP="00FE2B9A">
            <w:pPr>
              <w:pStyle w:val="oj-tbl-txt"/>
              <w:spacing w:before="60" w:beforeAutospacing="0" w:after="60" w:afterAutospacing="0" w:line="312" w:lineRule="atLeast"/>
              <w:jc w:val="both"/>
              <w:rPr>
                <w:color w:val="333333"/>
              </w:rPr>
            </w:pPr>
            <w:r>
              <w:rPr>
                <w:color w:val="333333"/>
              </w:rPr>
              <w:lastRenderedPageBreak/>
              <w:t>21.5.2025</w:t>
            </w:r>
          </w:p>
        </w:tc>
      </w:tr>
      <w:tr w:rsidR="000A39B3" w:rsidRPr="000A39B3" w14:paraId="7572E1E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F67347" w14:textId="77777777" w:rsidR="000A39B3" w:rsidRDefault="000A39B3" w:rsidP="00FE2B9A">
            <w:pPr>
              <w:pStyle w:val="oj-tbl-txt"/>
              <w:spacing w:before="60" w:beforeAutospacing="0" w:after="60" w:afterAutospacing="0" w:line="312" w:lineRule="atLeast"/>
              <w:jc w:val="both"/>
              <w:rPr>
                <w:color w:val="333333"/>
              </w:rPr>
            </w:pPr>
            <w:r>
              <w:rPr>
                <w:color w:val="333333"/>
              </w:rPr>
              <w:t>203.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CB15EEE" w14:textId="77777777" w:rsidR="000A39B3" w:rsidRDefault="000A39B3" w:rsidP="00FE2B9A">
            <w:pPr>
              <w:pStyle w:val="oj-tbl-txt"/>
              <w:spacing w:before="60" w:beforeAutospacing="0" w:after="60" w:afterAutospacing="0" w:line="312" w:lineRule="atLeast"/>
              <w:jc w:val="both"/>
              <w:rPr>
                <w:color w:val="333333"/>
              </w:rPr>
            </w:pPr>
            <w:r>
              <w:rPr>
                <w:color w:val="333333"/>
              </w:rPr>
              <w:t>Centurion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93BF48" w14:textId="77777777" w:rsidR="000A39B3" w:rsidRDefault="000A39B3" w:rsidP="00FE2B9A">
            <w:pPr>
              <w:pStyle w:val="oj-tbl-txt"/>
              <w:spacing w:before="60" w:beforeAutospacing="0" w:after="60" w:afterAutospacing="0" w:line="312" w:lineRule="atLeast"/>
              <w:jc w:val="both"/>
              <w:rPr>
                <w:color w:val="333333"/>
              </w:rPr>
            </w:pPr>
            <w:r>
              <w:rPr>
                <w:color w:val="333333"/>
              </w:rPr>
              <w:t>9380673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1DF970"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2EF6EDB8"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0A6FE1"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717ECE2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505818" w14:textId="77777777" w:rsidR="000A39B3" w:rsidRDefault="000A39B3" w:rsidP="00FE2B9A">
            <w:pPr>
              <w:pStyle w:val="oj-tbl-txt"/>
              <w:spacing w:before="60" w:beforeAutospacing="0" w:after="60" w:afterAutospacing="0" w:line="312" w:lineRule="atLeast"/>
              <w:jc w:val="both"/>
              <w:rPr>
                <w:color w:val="333333"/>
              </w:rPr>
            </w:pPr>
            <w:r>
              <w:rPr>
                <w:color w:val="333333"/>
              </w:rPr>
              <w:t>204.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50652A" w14:textId="77777777" w:rsidR="000A39B3" w:rsidRDefault="000A39B3" w:rsidP="00FE2B9A">
            <w:pPr>
              <w:pStyle w:val="oj-tbl-txt"/>
              <w:spacing w:before="60" w:beforeAutospacing="0" w:after="60" w:afterAutospacing="0" w:line="312" w:lineRule="atLeast"/>
              <w:jc w:val="both"/>
              <w:rPr>
                <w:color w:val="333333"/>
              </w:rPr>
            </w:pPr>
            <w:r>
              <w:rPr>
                <w:color w:val="333333"/>
              </w:rPr>
              <w:t>Huang He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45CAEF" w14:textId="77777777" w:rsidR="000A39B3" w:rsidRDefault="000A39B3" w:rsidP="00FE2B9A">
            <w:pPr>
              <w:pStyle w:val="oj-tbl-txt"/>
              <w:spacing w:before="60" w:beforeAutospacing="0" w:after="60" w:afterAutospacing="0" w:line="312" w:lineRule="atLeast"/>
              <w:jc w:val="both"/>
              <w:rPr>
                <w:color w:val="333333"/>
              </w:rPr>
            </w:pPr>
            <w:r>
              <w:rPr>
                <w:color w:val="333333"/>
              </w:rPr>
              <w:t>9306627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870205"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416579CB"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FE43E0"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15A9DF5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B6953E" w14:textId="77777777" w:rsidR="000A39B3" w:rsidRDefault="000A39B3" w:rsidP="00FE2B9A">
            <w:pPr>
              <w:pStyle w:val="oj-tbl-txt"/>
              <w:spacing w:before="60" w:beforeAutospacing="0" w:after="60" w:afterAutospacing="0" w:line="312" w:lineRule="atLeast"/>
              <w:jc w:val="both"/>
              <w:rPr>
                <w:color w:val="333333"/>
              </w:rPr>
            </w:pPr>
            <w:r>
              <w:rPr>
                <w:color w:val="333333"/>
              </w:rPr>
              <w:t>205.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88297C" w14:textId="77777777" w:rsidR="000A39B3" w:rsidRDefault="000A39B3" w:rsidP="00FE2B9A">
            <w:pPr>
              <w:pStyle w:val="oj-tbl-txt"/>
              <w:spacing w:before="60" w:beforeAutospacing="0" w:after="60" w:afterAutospacing="0" w:line="312" w:lineRule="atLeast"/>
              <w:jc w:val="both"/>
              <w:rPr>
                <w:color w:val="333333"/>
              </w:rPr>
            </w:pPr>
            <w:r>
              <w:rPr>
                <w:color w:val="333333"/>
              </w:rPr>
              <w:t>Lieto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AC8291" w14:textId="77777777" w:rsidR="000A39B3" w:rsidRDefault="000A39B3" w:rsidP="00FE2B9A">
            <w:pPr>
              <w:pStyle w:val="oj-tbl-txt"/>
              <w:spacing w:before="60" w:beforeAutospacing="0" w:after="60" w:afterAutospacing="0" w:line="312" w:lineRule="atLeast"/>
              <w:jc w:val="both"/>
              <w:rPr>
                <w:color w:val="333333"/>
              </w:rPr>
            </w:pPr>
            <w:r>
              <w:rPr>
                <w:color w:val="333333"/>
              </w:rPr>
              <w:t>9389679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19CCB7"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06CF72BC"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713923"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0D1C430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E8D39C" w14:textId="77777777" w:rsidR="000A39B3" w:rsidRDefault="000A39B3" w:rsidP="00FE2B9A">
            <w:pPr>
              <w:pStyle w:val="oj-tbl-txt"/>
              <w:spacing w:before="60" w:beforeAutospacing="0" w:after="60" w:afterAutospacing="0" w:line="312" w:lineRule="atLeast"/>
              <w:jc w:val="both"/>
              <w:rPr>
                <w:color w:val="333333"/>
              </w:rPr>
            </w:pPr>
            <w:r>
              <w:rPr>
                <w:color w:val="333333"/>
              </w:rPr>
              <w:t>206.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0ACF73" w14:textId="77777777" w:rsidR="000A39B3" w:rsidRDefault="000A39B3" w:rsidP="00FE2B9A">
            <w:pPr>
              <w:pStyle w:val="oj-tbl-txt"/>
              <w:spacing w:before="60" w:beforeAutospacing="0" w:after="60" w:afterAutospacing="0" w:line="312" w:lineRule="atLeast"/>
              <w:jc w:val="both"/>
              <w:rPr>
                <w:color w:val="333333"/>
              </w:rPr>
            </w:pPr>
            <w:r>
              <w:rPr>
                <w:color w:val="333333"/>
              </w:rPr>
              <w:t>Manta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C56F6F" w14:textId="77777777" w:rsidR="000A39B3" w:rsidRDefault="000A39B3" w:rsidP="00FE2B9A">
            <w:pPr>
              <w:pStyle w:val="oj-tbl-txt"/>
              <w:spacing w:before="60" w:beforeAutospacing="0" w:after="60" w:afterAutospacing="0" w:line="312" w:lineRule="atLeast"/>
              <w:jc w:val="both"/>
              <w:rPr>
                <w:color w:val="333333"/>
              </w:rPr>
            </w:pPr>
            <w:r>
              <w:rPr>
                <w:color w:val="333333"/>
              </w:rPr>
              <w:t>9424651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50A428"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69B65A29"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 xml:space="preserve">transport crude oil or petroleum products, as listed in Annex XXV, that originate in Russia or are </w:t>
            </w:r>
            <w:r w:rsidRPr="000A39B3">
              <w:rPr>
                <w:color w:val="333333"/>
                <w:lang w:val="en-US"/>
              </w:rPr>
              <w:lastRenderedPageBreak/>
              <w:t>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ADC99D" w14:textId="77777777" w:rsidR="000A39B3" w:rsidRDefault="000A39B3" w:rsidP="00FE2B9A">
            <w:pPr>
              <w:pStyle w:val="oj-tbl-txt"/>
              <w:spacing w:before="60" w:beforeAutospacing="0" w:after="60" w:afterAutospacing="0" w:line="312" w:lineRule="atLeast"/>
              <w:jc w:val="both"/>
              <w:rPr>
                <w:color w:val="333333"/>
              </w:rPr>
            </w:pPr>
            <w:r>
              <w:rPr>
                <w:color w:val="333333"/>
              </w:rPr>
              <w:lastRenderedPageBreak/>
              <w:t>21.5.2025</w:t>
            </w:r>
          </w:p>
        </w:tc>
      </w:tr>
      <w:tr w:rsidR="000A39B3" w:rsidRPr="000A39B3" w14:paraId="293B8F8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447030" w14:textId="77777777" w:rsidR="000A39B3" w:rsidRDefault="000A39B3" w:rsidP="00FE2B9A">
            <w:pPr>
              <w:pStyle w:val="oj-tbl-txt"/>
              <w:spacing w:before="60" w:beforeAutospacing="0" w:after="60" w:afterAutospacing="0" w:line="312" w:lineRule="atLeast"/>
              <w:jc w:val="both"/>
              <w:rPr>
                <w:color w:val="333333"/>
              </w:rPr>
            </w:pPr>
            <w:r>
              <w:rPr>
                <w:color w:val="333333"/>
              </w:rPr>
              <w:t>207.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909298" w14:textId="77777777" w:rsidR="000A39B3" w:rsidRDefault="000A39B3" w:rsidP="00FE2B9A">
            <w:pPr>
              <w:pStyle w:val="oj-tbl-txt"/>
              <w:spacing w:before="60" w:beforeAutospacing="0" w:after="60" w:afterAutospacing="0" w:line="312" w:lineRule="atLeast"/>
              <w:jc w:val="both"/>
              <w:rPr>
                <w:color w:val="333333"/>
              </w:rPr>
            </w:pPr>
            <w:r>
              <w:rPr>
                <w:color w:val="333333"/>
              </w:rPr>
              <w:t>Rangler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548AB0" w14:textId="77777777" w:rsidR="000A39B3" w:rsidRDefault="000A39B3" w:rsidP="00FE2B9A">
            <w:pPr>
              <w:pStyle w:val="oj-tbl-txt"/>
              <w:spacing w:before="60" w:beforeAutospacing="0" w:after="60" w:afterAutospacing="0" w:line="312" w:lineRule="atLeast"/>
              <w:jc w:val="both"/>
              <w:rPr>
                <w:color w:val="333333"/>
              </w:rPr>
            </w:pPr>
            <w:r>
              <w:rPr>
                <w:color w:val="333333"/>
              </w:rPr>
              <w:t>9206671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5967FD"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77F73DE2"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0DF34C"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2D2EA80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FE6E4E" w14:textId="77777777" w:rsidR="000A39B3" w:rsidRDefault="000A39B3" w:rsidP="00FE2B9A">
            <w:pPr>
              <w:pStyle w:val="oj-tbl-txt"/>
              <w:spacing w:before="60" w:beforeAutospacing="0" w:after="60" w:afterAutospacing="0" w:line="312" w:lineRule="atLeast"/>
              <w:jc w:val="both"/>
              <w:rPr>
                <w:color w:val="333333"/>
              </w:rPr>
            </w:pPr>
            <w:r>
              <w:rPr>
                <w:color w:val="333333"/>
              </w:rPr>
              <w:t>208.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DAA9FB" w14:textId="77777777" w:rsidR="000A39B3" w:rsidRDefault="000A39B3" w:rsidP="00FE2B9A">
            <w:pPr>
              <w:pStyle w:val="oj-tbl-txt"/>
              <w:spacing w:before="60" w:beforeAutospacing="0" w:after="60" w:afterAutospacing="0" w:line="312" w:lineRule="atLeast"/>
              <w:jc w:val="both"/>
              <w:rPr>
                <w:color w:val="333333"/>
              </w:rPr>
            </w:pPr>
            <w:r>
              <w:rPr>
                <w:color w:val="333333"/>
              </w:rPr>
              <w:t>Trend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B807EF" w14:textId="77777777" w:rsidR="000A39B3" w:rsidRDefault="000A39B3" w:rsidP="00FE2B9A">
            <w:pPr>
              <w:pStyle w:val="oj-tbl-txt"/>
              <w:spacing w:before="60" w:beforeAutospacing="0" w:after="60" w:afterAutospacing="0" w:line="312" w:lineRule="atLeast"/>
              <w:jc w:val="both"/>
              <w:rPr>
                <w:color w:val="333333"/>
              </w:rPr>
            </w:pPr>
            <w:r>
              <w:rPr>
                <w:color w:val="333333"/>
              </w:rPr>
              <w:t>9231509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151825"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414BFF62"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91386F"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1E2FAF2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F10D1A" w14:textId="77777777" w:rsidR="000A39B3" w:rsidRDefault="000A39B3" w:rsidP="00FE2B9A">
            <w:pPr>
              <w:pStyle w:val="oj-tbl-txt"/>
              <w:spacing w:before="60" w:beforeAutospacing="0" w:after="60" w:afterAutospacing="0" w:line="312" w:lineRule="atLeast"/>
              <w:jc w:val="both"/>
              <w:rPr>
                <w:color w:val="333333"/>
              </w:rPr>
            </w:pPr>
            <w:r>
              <w:rPr>
                <w:color w:val="333333"/>
              </w:rPr>
              <w:t>209.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908240" w14:textId="77777777" w:rsidR="000A39B3" w:rsidRDefault="000A39B3" w:rsidP="00FE2B9A">
            <w:pPr>
              <w:pStyle w:val="oj-tbl-txt"/>
              <w:spacing w:before="60" w:beforeAutospacing="0" w:after="60" w:afterAutospacing="0" w:line="312" w:lineRule="atLeast"/>
              <w:jc w:val="both"/>
              <w:rPr>
                <w:color w:val="333333"/>
              </w:rPr>
            </w:pPr>
            <w:r>
              <w:rPr>
                <w:color w:val="333333"/>
              </w:rPr>
              <w:t>Yodan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E1A8FF" w14:textId="77777777" w:rsidR="000A39B3" w:rsidRDefault="000A39B3" w:rsidP="00FE2B9A">
            <w:pPr>
              <w:pStyle w:val="oj-tbl-txt"/>
              <w:spacing w:before="60" w:beforeAutospacing="0" w:after="60" w:afterAutospacing="0" w:line="312" w:lineRule="atLeast"/>
              <w:jc w:val="both"/>
              <w:rPr>
                <w:color w:val="333333"/>
              </w:rPr>
            </w:pPr>
            <w:r>
              <w:rPr>
                <w:color w:val="333333"/>
              </w:rPr>
              <w:t>9304356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1CE6A7"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60C947FE"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DBC560"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1DDBEDC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5EEBEB" w14:textId="77777777" w:rsidR="000A39B3" w:rsidRDefault="000A39B3" w:rsidP="00FE2B9A">
            <w:pPr>
              <w:pStyle w:val="oj-tbl-txt"/>
              <w:spacing w:before="60" w:beforeAutospacing="0" w:after="60" w:afterAutospacing="0" w:line="312" w:lineRule="atLeast"/>
              <w:jc w:val="both"/>
              <w:rPr>
                <w:color w:val="333333"/>
              </w:rPr>
            </w:pPr>
            <w:r>
              <w:rPr>
                <w:color w:val="333333"/>
              </w:rPr>
              <w:t>210.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8D692B" w14:textId="77777777" w:rsidR="000A39B3" w:rsidRDefault="000A39B3" w:rsidP="00FE2B9A">
            <w:pPr>
              <w:pStyle w:val="oj-tbl-txt"/>
              <w:spacing w:before="60" w:beforeAutospacing="0" w:after="60" w:afterAutospacing="0" w:line="312" w:lineRule="atLeast"/>
              <w:jc w:val="both"/>
              <w:rPr>
                <w:color w:val="333333"/>
              </w:rPr>
            </w:pPr>
            <w:r>
              <w:rPr>
                <w:color w:val="333333"/>
              </w:rPr>
              <w:t>Maisha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086573" w14:textId="77777777" w:rsidR="000A39B3" w:rsidRDefault="000A39B3" w:rsidP="00FE2B9A">
            <w:pPr>
              <w:pStyle w:val="oj-tbl-txt"/>
              <w:spacing w:before="60" w:beforeAutospacing="0" w:after="60" w:afterAutospacing="0" w:line="312" w:lineRule="atLeast"/>
              <w:jc w:val="both"/>
              <w:rPr>
                <w:color w:val="333333"/>
              </w:rPr>
            </w:pPr>
            <w:r>
              <w:rPr>
                <w:color w:val="333333"/>
              </w:rPr>
              <w:t>9232929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28A38D"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51172998"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 xml:space="preserve">transport crude oil or petroleum products, as listed in Annex XXV, that originate in Russia or are exported from Russia while practicing irregular and high-risk shipping practices as set out in the </w:t>
            </w:r>
            <w:r w:rsidRPr="000A39B3">
              <w:rPr>
                <w:color w:val="333333"/>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A3901A" w14:textId="77777777" w:rsidR="000A39B3" w:rsidRDefault="000A39B3" w:rsidP="00FE2B9A">
            <w:pPr>
              <w:pStyle w:val="oj-tbl-txt"/>
              <w:spacing w:before="60" w:beforeAutospacing="0" w:after="60" w:afterAutospacing="0" w:line="312" w:lineRule="atLeast"/>
              <w:jc w:val="both"/>
              <w:rPr>
                <w:color w:val="333333"/>
              </w:rPr>
            </w:pPr>
            <w:r>
              <w:rPr>
                <w:color w:val="333333"/>
              </w:rPr>
              <w:lastRenderedPageBreak/>
              <w:t>21.5.2025</w:t>
            </w:r>
          </w:p>
        </w:tc>
      </w:tr>
      <w:tr w:rsidR="000A39B3" w:rsidRPr="000A39B3" w14:paraId="642B72B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3E4F01" w14:textId="77777777" w:rsidR="000A39B3" w:rsidRDefault="000A39B3" w:rsidP="00FE2B9A">
            <w:pPr>
              <w:pStyle w:val="oj-tbl-txt"/>
              <w:spacing w:before="60" w:beforeAutospacing="0" w:after="60" w:afterAutospacing="0" w:line="312" w:lineRule="atLeast"/>
              <w:jc w:val="both"/>
              <w:rPr>
                <w:color w:val="333333"/>
              </w:rPr>
            </w:pPr>
            <w:r>
              <w:rPr>
                <w:color w:val="333333"/>
              </w:rPr>
              <w:t>211.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699892" w14:textId="77777777" w:rsidR="000A39B3" w:rsidRDefault="000A39B3" w:rsidP="00FE2B9A">
            <w:pPr>
              <w:pStyle w:val="oj-tbl-txt"/>
              <w:spacing w:before="60" w:beforeAutospacing="0" w:after="60" w:afterAutospacing="0" w:line="312" w:lineRule="atLeast"/>
              <w:jc w:val="both"/>
              <w:rPr>
                <w:color w:val="333333"/>
              </w:rPr>
            </w:pPr>
            <w:r>
              <w:rPr>
                <w:color w:val="333333"/>
              </w:rPr>
              <w:t>Thane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0EC18A" w14:textId="77777777" w:rsidR="000A39B3" w:rsidRDefault="000A39B3" w:rsidP="00FE2B9A">
            <w:pPr>
              <w:pStyle w:val="oj-tbl-txt"/>
              <w:spacing w:before="60" w:beforeAutospacing="0" w:after="60" w:afterAutospacing="0" w:line="312" w:lineRule="atLeast"/>
              <w:jc w:val="both"/>
              <w:rPr>
                <w:color w:val="333333"/>
              </w:rPr>
            </w:pPr>
            <w:r>
              <w:rPr>
                <w:color w:val="333333"/>
              </w:rPr>
              <w:t>9237228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239891"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59A0FB88"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DE7497"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2F5A20A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DC903F" w14:textId="77777777" w:rsidR="000A39B3" w:rsidRDefault="000A39B3" w:rsidP="00FE2B9A">
            <w:pPr>
              <w:pStyle w:val="oj-tbl-txt"/>
              <w:spacing w:before="60" w:beforeAutospacing="0" w:after="60" w:afterAutospacing="0" w:line="312" w:lineRule="atLeast"/>
              <w:jc w:val="both"/>
              <w:rPr>
                <w:color w:val="333333"/>
              </w:rPr>
            </w:pPr>
            <w:r>
              <w:rPr>
                <w:color w:val="333333"/>
              </w:rPr>
              <w:t>212.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96C2D0" w14:textId="77777777" w:rsidR="000A39B3" w:rsidRDefault="000A39B3" w:rsidP="00FE2B9A">
            <w:pPr>
              <w:pStyle w:val="oj-tbl-txt"/>
              <w:spacing w:before="60" w:beforeAutospacing="0" w:after="60" w:afterAutospacing="0" w:line="312" w:lineRule="atLeast"/>
              <w:jc w:val="both"/>
              <w:rPr>
                <w:color w:val="333333"/>
              </w:rPr>
            </w:pPr>
            <w:r>
              <w:rPr>
                <w:color w:val="333333"/>
              </w:rPr>
              <w:t>Fuga Bluemarine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BC7E33" w14:textId="77777777" w:rsidR="000A39B3" w:rsidRDefault="000A39B3" w:rsidP="00FE2B9A">
            <w:pPr>
              <w:pStyle w:val="oj-tbl-txt"/>
              <w:spacing w:before="60" w:beforeAutospacing="0" w:after="60" w:afterAutospacing="0" w:line="312" w:lineRule="atLeast"/>
              <w:jc w:val="both"/>
              <w:rPr>
                <w:color w:val="333333"/>
              </w:rPr>
            </w:pPr>
            <w:r>
              <w:rPr>
                <w:color w:val="333333"/>
              </w:rPr>
              <w:t>9235725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426629"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0B5601A6"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89ED1B"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03CB963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A3FD57" w14:textId="77777777" w:rsidR="000A39B3" w:rsidRDefault="000A39B3" w:rsidP="00FE2B9A">
            <w:pPr>
              <w:pStyle w:val="oj-tbl-txt"/>
              <w:spacing w:before="60" w:beforeAutospacing="0" w:after="60" w:afterAutospacing="0" w:line="312" w:lineRule="atLeast"/>
              <w:jc w:val="both"/>
              <w:rPr>
                <w:color w:val="333333"/>
              </w:rPr>
            </w:pPr>
            <w:r>
              <w:rPr>
                <w:color w:val="333333"/>
              </w:rPr>
              <w:t>213.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3AB571" w14:textId="77777777" w:rsidR="000A39B3" w:rsidRDefault="000A39B3" w:rsidP="00FE2B9A">
            <w:pPr>
              <w:pStyle w:val="oj-tbl-txt"/>
              <w:spacing w:before="60" w:beforeAutospacing="0" w:after="60" w:afterAutospacing="0" w:line="312" w:lineRule="atLeast"/>
              <w:jc w:val="both"/>
              <w:rPr>
                <w:color w:val="333333"/>
              </w:rPr>
            </w:pPr>
            <w:r>
              <w:rPr>
                <w:color w:val="333333"/>
              </w:rPr>
              <w:t>Invicta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4F8ACB" w14:textId="77777777" w:rsidR="000A39B3" w:rsidRDefault="000A39B3" w:rsidP="00FE2B9A">
            <w:pPr>
              <w:pStyle w:val="oj-tbl-txt"/>
              <w:spacing w:before="60" w:beforeAutospacing="0" w:after="60" w:afterAutospacing="0" w:line="312" w:lineRule="atLeast"/>
              <w:jc w:val="both"/>
              <w:rPr>
                <w:color w:val="333333"/>
              </w:rPr>
            </w:pPr>
            <w:r>
              <w:rPr>
                <w:color w:val="333333"/>
              </w:rPr>
              <w:t>9250543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8C3FF2"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717E1B93"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F4CF91"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03EECFD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4E79B9" w14:textId="77777777" w:rsidR="000A39B3" w:rsidRDefault="000A39B3" w:rsidP="00FE2B9A">
            <w:pPr>
              <w:pStyle w:val="oj-tbl-txt"/>
              <w:spacing w:before="60" w:beforeAutospacing="0" w:after="60" w:afterAutospacing="0" w:line="312" w:lineRule="atLeast"/>
              <w:jc w:val="both"/>
              <w:rPr>
                <w:color w:val="333333"/>
              </w:rPr>
            </w:pPr>
            <w:r>
              <w:rPr>
                <w:color w:val="333333"/>
              </w:rPr>
              <w:t>214.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A07B75" w14:textId="77777777" w:rsidR="000A39B3" w:rsidRDefault="000A39B3" w:rsidP="00FE2B9A">
            <w:pPr>
              <w:pStyle w:val="oj-tbl-txt"/>
              <w:spacing w:before="60" w:beforeAutospacing="0" w:after="60" w:afterAutospacing="0" w:line="312" w:lineRule="atLeast"/>
              <w:jc w:val="both"/>
              <w:rPr>
                <w:color w:val="333333"/>
              </w:rPr>
            </w:pPr>
            <w:r>
              <w:rPr>
                <w:color w:val="333333"/>
              </w:rPr>
              <w:t>Lalique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AD1BC2" w14:textId="77777777" w:rsidR="000A39B3" w:rsidRDefault="000A39B3" w:rsidP="00FE2B9A">
            <w:pPr>
              <w:pStyle w:val="oj-tbl-txt"/>
              <w:spacing w:before="60" w:beforeAutospacing="0" w:after="60" w:afterAutospacing="0" w:line="312" w:lineRule="atLeast"/>
              <w:jc w:val="both"/>
              <w:rPr>
                <w:color w:val="333333"/>
              </w:rPr>
            </w:pPr>
            <w:r>
              <w:rPr>
                <w:color w:val="333333"/>
              </w:rPr>
              <w:t>9247792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0EBCAA"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1068A1C6"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 xml:space="preserve">transport crude oil or petroleum products, as listed in Annex XXV, that originate in Russia or are exported from Russia while practicing irregular and high-risk shipping practices as set out in the International Maritime Organisation </w:t>
            </w:r>
            <w:r w:rsidRPr="000A39B3">
              <w:rPr>
                <w:color w:val="333333"/>
                <w:lang w:val="en-US"/>
              </w:rPr>
              <w:lastRenderedPageBreak/>
              <w:t>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12DE82" w14:textId="77777777" w:rsidR="000A39B3" w:rsidRDefault="000A39B3" w:rsidP="00FE2B9A">
            <w:pPr>
              <w:pStyle w:val="oj-tbl-txt"/>
              <w:spacing w:before="60" w:beforeAutospacing="0" w:after="60" w:afterAutospacing="0" w:line="312" w:lineRule="atLeast"/>
              <w:jc w:val="both"/>
              <w:rPr>
                <w:color w:val="333333"/>
              </w:rPr>
            </w:pPr>
            <w:r>
              <w:rPr>
                <w:color w:val="333333"/>
              </w:rPr>
              <w:lastRenderedPageBreak/>
              <w:t>21.5.2025</w:t>
            </w:r>
          </w:p>
        </w:tc>
      </w:tr>
      <w:tr w:rsidR="000A39B3" w:rsidRPr="000A39B3" w14:paraId="027C946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A7F777" w14:textId="77777777" w:rsidR="000A39B3" w:rsidRDefault="000A39B3" w:rsidP="00FE2B9A">
            <w:pPr>
              <w:pStyle w:val="oj-tbl-txt"/>
              <w:spacing w:before="60" w:beforeAutospacing="0" w:after="60" w:afterAutospacing="0" w:line="312" w:lineRule="atLeast"/>
              <w:jc w:val="both"/>
              <w:rPr>
                <w:color w:val="333333"/>
              </w:rPr>
            </w:pPr>
            <w:r>
              <w:rPr>
                <w:color w:val="333333"/>
              </w:rPr>
              <w:t>215.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CD8F4E" w14:textId="77777777" w:rsidR="000A39B3" w:rsidRDefault="000A39B3" w:rsidP="00FE2B9A">
            <w:pPr>
              <w:pStyle w:val="oj-tbl-txt"/>
              <w:spacing w:before="60" w:beforeAutospacing="0" w:after="60" w:afterAutospacing="0" w:line="312" w:lineRule="atLeast"/>
              <w:jc w:val="both"/>
              <w:rPr>
                <w:color w:val="333333"/>
              </w:rPr>
            </w:pPr>
            <w:r>
              <w:rPr>
                <w:color w:val="333333"/>
              </w:rPr>
              <w:t>Argent (formerly Jaguar)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FFA5EF" w14:textId="77777777" w:rsidR="000A39B3" w:rsidRDefault="000A39B3" w:rsidP="00FE2B9A">
            <w:pPr>
              <w:pStyle w:val="oj-tbl-txt"/>
              <w:spacing w:before="60" w:beforeAutospacing="0" w:after="60" w:afterAutospacing="0" w:line="312" w:lineRule="atLeast"/>
              <w:jc w:val="both"/>
              <w:rPr>
                <w:color w:val="333333"/>
              </w:rPr>
            </w:pPr>
            <w:r>
              <w:rPr>
                <w:color w:val="333333"/>
              </w:rPr>
              <w:t>9293002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8DB2BF"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4A0EF299"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7DADAD"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53C379E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54E824" w14:textId="77777777" w:rsidR="000A39B3" w:rsidRDefault="000A39B3" w:rsidP="00FE2B9A">
            <w:pPr>
              <w:pStyle w:val="oj-tbl-txt"/>
              <w:spacing w:before="60" w:beforeAutospacing="0" w:after="60" w:afterAutospacing="0" w:line="312" w:lineRule="atLeast"/>
              <w:jc w:val="both"/>
              <w:rPr>
                <w:color w:val="333333"/>
              </w:rPr>
            </w:pPr>
            <w:r>
              <w:rPr>
                <w:color w:val="333333"/>
              </w:rPr>
              <w:t>216.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5A6893" w14:textId="77777777" w:rsidR="000A39B3" w:rsidRDefault="000A39B3" w:rsidP="00FE2B9A">
            <w:pPr>
              <w:pStyle w:val="oj-tbl-txt"/>
              <w:spacing w:before="60" w:beforeAutospacing="0" w:after="60" w:afterAutospacing="0" w:line="312" w:lineRule="atLeast"/>
              <w:jc w:val="both"/>
              <w:rPr>
                <w:color w:val="333333"/>
              </w:rPr>
            </w:pPr>
            <w:r>
              <w:rPr>
                <w:color w:val="333333"/>
              </w:rPr>
              <w:t>Jumbo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6AA26B" w14:textId="77777777" w:rsidR="000A39B3" w:rsidRDefault="000A39B3" w:rsidP="00FE2B9A">
            <w:pPr>
              <w:pStyle w:val="oj-tbl-txt"/>
              <w:spacing w:before="60" w:beforeAutospacing="0" w:after="60" w:afterAutospacing="0" w:line="312" w:lineRule="atLeast"/>
              <w:jc w:val="both"/>
              <w:rPr>
                <w:color w:val="333333"/>
              </w:rPr>
            </w:pPr>
            <w:r>
              <w:rPr>
                <w:color w:val="333333"/>
              </w:rPr>
              <w:t>9290335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E5B658"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6B910EC8"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F0ED11"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4301E5F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2916EC" w14:textId="77777777" w:rsidR="000A39B3" w:rsidRDefault="000A39B3" w:rsidP="00FE2B9A">
            <w:pPr>
              <w:pStyle w:val="oj-tbl-txt"/>
              <w:spacing w:before="60" w:beforeAutospacing="0" w:after="60" w:afterAutospacing="0" w:line="312" w:lineRule="atLeast"/>
              <w:jc w:val="both"/>
              <w:rPr>
                <w:color w:val="333333"/>
              </w:rPr>
            </w:pPr>
            <w:r>
              <w:rPr>
                <w:color w:val="333333"/>
              </w:rPr>
              <w:t>217.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611A72" w14:textId="77777777" w:rsidR="000A39B3" w:rsidRDefault="000A39B3" w:rsidP="00FE2B9A">
            <w:pPr>
              <w:pStyle w:val="oj-tbl-txt"/>
              <w:spacing w:before="60" w:beforeAutospacing="0" w:after="60" w:afterAutospacing="0" w:line="312" w:lineRule="atLeast"/>
              <w:jc w:val="both"/>
              <w:rPr>
                <w:color w:val="333333"/>
              </w:rPr>
            </w:pPr>
            <w:r>
              <w:rPr>
                <w:color w:val="333333"/>
              </w:rPr>
              <w:t>Hatti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4088E4" w14:textId="77777777" w:rsidR="000A39B3" w:rsidRDefault="000A39B3" w:rsidP="00FE2B9A">
            <w:pPr>
              <w:pStyle w:val="oj-tbl-txt"/>
              <w:spacing w:before="60" w:beforeAutospacing="0" w:after="60" w:afterAutospacing="0" w:line="312" w:lineRule="atLeast"/>
              <w:jc w:val="both"/>
              <w:rPr>
                <w:color w:val="333333"/>
              </w:rPr>
            </w:pPr>
            <w:r>
              <w:rPr>
                <w:color w:val="333333"/>
              </w:rPr>
              <w:t>9247883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D067E0"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 paragraph 2(2), point (b):</w:t>
            </w:r>
          </w:p>
          <w:p w14:paraId="182DB613"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AEA522"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38F7ED9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DFFBB0" w14:textId="77777777" w:rsidR="000A39B3" w:rsidRDefault="000A39B3" w:rsidP="00FE2B9A">
            <w:pPr>
              <w:pStyle w:val="oj-tbl-txt"/>
              <w:spacing w:before="60" w:beforeAutospacing="0" w:after="60" w:afterAutospacing="0" w:line="312" w:lineRule="atLeast"/>
              <w:jc w:val="both"/>
              <w:rPr>
                <w:color w:val="333333"/>
              </w:rPr>
            </w:pPr>
            <w:r>
              <w:rPr>
                <w:color w:val="333333"/>
              </w:rPr>
              <w:t>218.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C7694D" w14:textId="77777777" w:rsidR="000A39B3" w:rsidRDefault="000A39B3" w:rsidP="00FE2B9A">
            <w:pPr>
              <w:pStyle w:val="oj-tbl-txt"/>
              <w:spacing w:before="60" w:beforeAutospacing="0" w:after="60" w:afterAutospacing="0" w:line="312" w:lineRule="atLeast"/>
              <w:jc w:val="both"/>
              <w:rPr>
                <w:color w:val="333333"/>
              </w:rPr>
            </w:pPr>
            <w:r>
              <w:rPr>
                <w:color w:val="333333"/>
              </w:rPr>
              <w:t>Quartanus (formerly </w:t>
            </w:r>
            <w:r>
              <w:rPr>
                <w:rStyle w:val="oj-italic"/>
                <w:i/>
                <w:iCs/>
                <w:color w:val="333333"/>
              </w:rPr>
              <w:t>Morpheus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1F8B10" w14:textId="77777777" w:rsidR="000A39B3" w:rsidRDefault="000A39B3" w:rsidP="00FE2B9A">
            <w:pPr>
              <w:pStyle w:val="oj-tbl-txt"/>
              <w:spacing w:before="60" w:beforeAutospacing="0" w:after="60" w:afterAutospacing="0" w:line="312" w:lineRule="atLeast"/>
              <w:jc w:val="both"/>
              <w:rPr>
                <w:color w:val="333333"/>
              </w:rPr>
            </w:pPr>
            <w:r>
              <w:rPr>
                <w:color w:val="333333"/>
              </w:rPr>
              <w:t>9247443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26A15B"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1C08F0E9"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0ECDBF"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433B10E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6234C3" w14:textId="77777777" w:rsidR="000A39B3" w:rsidRDefault="000A39B3" w:rsidP="00FE2B9A">
            <w:pPr>
              <w:pStyle w:val="oj-tbl-txt"/>
              <w:spacing w:before="60" w:beforeAutospacing="0" w:after="60" w:afterAutospacing="0" w:line="312" w:lineRule="atLeast"/>
              <w:jc w:val="both"/>
              <w:rPr>
                <w:color w:val="333333"/>
              </w:rPr>
            </w:pPr>
            <w:r>
              <w:rPr>
                <w:color w:val="333333"/>
              </w:rPr>
              <w:lastRenderedPageBreak/>
              <w:t>219.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8EE931" w14:textId="77777777" w:rsidR="000A39B3" w:rsidRDefault="000A39B3" w:rsidP="00FE2B9A">
            <w:pPr>
              <w:pStyle w:val="oj-tbl-txt"/>
              <w:spacing w:before="60" w:beforeAutospacing="0" w:after="60" w:afterAutospacing="0" w:line="312" w:lineRule="atLeast"/>
              <w:jc w:val="both"/>
              <w:rPr>
                <w:color w:val="333333"/>
              </w:rPr>
            </w:pPr>
            <w:r>
              <w:rPr>
                <w:color w:val="333333"/>
              </w:rPr>
              <w:t>Saathi (formerly Onrim)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94DA2A" w14:textId="77777777" w:rsidR="000A39B3" w:rsidRDefault="000A39B3" w:rsidP="00FE2B9A">
            <w:pPr>
              <w:pStyle w:val="oj-tbl-txt"/>
              <w:spacing w:before="60" w:beforeAutospacing="0" w:after="60" w:afterAutospacing="0" w:line="312" w:lineRule="atLeast"/>
              <w:jc w:val="both"/>
              <w:rPr>
                <w:color w:val="333333"/>
              </w:rPr>
            </w:pPr>
            <w:r>
              <w:rPr>
                <w:color w:val="333333"/>
              </w:rPr>
              <w:t>9402732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823D2D"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05719881"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F44655"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2960F34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056396" w14:textId="77777777" w:rsidR="000A39B3" w:rsidRDefault="000A39B3" w:rsidP="00FE2B9A">
            <w:pPr>
              <w:pStyle w:val="oj-tbl-txt"/>
              <w:spacing w:before="60" w:beforeAutospacing="0" w:after="60" w:afterAutospacing="0" w:line="312" w:lineRule="atLeast"/>
              <w:jc w:val="both"/>
              <w:rPr>
                <w:color w:val="333333"/>
              </w:rPr>
            </w:pPr>
            <w:r>
              <w:rPr>
                <w:color w:val="333333"/>
              </w:rPr>
              <w:t>220.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CA4544" w14:textId="77777777" w:rsidR="000A39B3" w:rsidRDefault="000A39B3" w:rsidP="00FE2B9A">
            <w:pPr>
              <w:pStyle w:val="oj-tbl-txt"/>
              <w:spacing w:before="60" w:beforeAutospacing="0" w:after="60" w:afterAutospacing="0" w:line="312" w:lineRule="atLeast"/>
              <w:jc w:val="both"/>
              <w:rPr>
                <w:color w:val="333333"/>
              </w:rPr>
            </w:pPr>
            <w:r>
              <w:rPr>
                <w:color w:val="333333"/>
              </w:rPr>
              <w:t>Izola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CFF807" w14:textId="77777777" w:rsidR="000A39B3" w:rsidRDefault="000A39B3" w:rsidP="00FE2B9A">
            <w:pPr>
              <w:pStyle w:val="oj-tbl-txt"/>
              <w:spacing w:before="60" w:beforeAutospacing="0" w:after="60" w:afterAutospacing="0" w:line="312" w:lineRule="atLeast"/>
              <w:jc w:val="both"/>
              <w:rPr>
                <w:color w:val="333333"/>
              </w:rPr>
            </w:pPr>
            <w:r>
              <w:rPr>
                <w:color w:val="333333"/>
              </w:rPr>
              <w:t>9249312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6AF278"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05E4BBD7"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06DD34"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2B485F0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61A70A" w14:textId="77777777" w:rsidR="000A39B3" w:rsidRDefault="000A39B3" w:rsidP="00FE2B9A">
            <w:pPr>
              <w:pStyle w:val="oj-tbl-txt"/>
              <w:spacing w:before="60" w:beforeAutospacing="0" w:after="60" w:afterAutospacing="0" w:line="312" w:lineRule="atLeast"/>
              <w:jc w:val="both"/>
              <w:rPr>
                <w:color w:val="333333"/>
              </w:rPr>
            </w:pPr>
            <w:r>
              <w:rPr>
                <w:color w:val="333333"/>
              </w:rPr>
              <w:t>221.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51DF9B" w14:textId="77777777" w:rsidR="000A39B3" w:rsidRDefault="000A39B3" w:rsidP="00FE2B9A">
            <w:pPr>
              <w:pStyle w:val="oj-tbl-txt"/>
              <w:spacing w:before="60" w:beforeAutospacing="0" w:after="60" w:afterAutospacing="0" w:line="312" w:lineRule="atLeast"/>
              <w:jc w:val="both"/>
              <w:rPr>
                <w:color w:val="333333"/>
              </w:rPr>
            </w:pPr>
            <w:r>
              <w:rPr>
                <w:color w:val="333333"/>
              </w:rPr>
              <w:t>Daphne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FC2743" w14:textId="77777777" w:rsidR="000A39B3" w:rsidRDefault="000A39B3" w:rsidP="00FE2B9A">
            <w:pPr>
              <w:pStyle w:val="oj-tbl-txt"/>
              <w:spacing w:before="60" w:beforeAutospacing="0" w:after="60" w:afterAutospacing="0" w:line="312" w:lineRule="atLeast"/>
              <w:jc w:val="both"/>
              <w:rPr>
                <w:color w:val="333333"/>
              </w:rPr>
            </w:pPr>
            <w:r>
              <w:rPr>
                <w:color w:val="333333"/>
              </w:rPr>
              <w:t>9251456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7AE2AB"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5856B634"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98BAF1"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4743632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737C12" w14:textId="77777777" w:rsidR="000A39B3" w:rsidRDefault="000A39B3" w:rsidP="00FE2B9A">
            <w:pPr>
              <w:pStyle w:val="oj-tbl-txt"/>
              <w:spacing w:before="60" w:beforeAutospacing="0" w:after="60" w:afterAutospacing="0" w:line="312" w:lineRule="atLeast"/>
              <w:jc w:val="both"/>
              <w:rPr>
                <w:color w:val="333333"/>
              </w:rPr>
            </w:pPr>
            <w:r>
              <w:rPr>
                <w:color w:val="333333"/>
              </w:rPr>
              <w:t>222.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6B8C29" w14:textId="77777777" w:rsidR="000A39B3" w:rsidRDefault="000A39B3" w:rsidP="00FE2B9A">
            <w:pPr>
              <w:pStyle w:val="oj-tbl-txt"/>
              <w:spacing w:before="60" w:beforeAutospacing="0" w:after="60" w:afterAutospacing="0" w:line="312" w:lineRule="atLeast"/>
              <w:jc w:val="both"/>
              <w:rPr>
                <w:color w:val="333333"/>
              </w:rPr>
            </w:pPr>
            <w:r>
              <w:rPr>
                <w:color w:val="333333"/>
              </w:rPr>
              <w:t>Nurkez</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ED07FD" w14:textId="77777777" w:rsidR="000A39B3" w:rsidRDefault="000A39B3" w:rsidP="00FE2B9A">
            <w:pPr>
              <w:pStyle w:val="oj-tbl-txt"/>
              <w:spacing w:before="60" w:beforeAutospacing="0" w:after="60" w:afterAutospacing="0" w:line="312" w:lineRule="atLeast"/>
              <w:jc w:val="both"/>
              <w:rPr>
                <w:color w:val="333333"/>
              </w:rPr>
            </w:pPr>
            <w:r>
              <w:rPr>
                <w:color w:val="333333"/>
              </w:rPr>
              <w:t>9253325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5861EE"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30B1CC64"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FAE581"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2E717D0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3F881C" w14:textId="77777777" w:rsidR="000A39B3" w:rsidRDefault="000A39B3" w:rsidP="00FE2B9A">
            <w:pPr>
              <w:pStyle w:val="oj-tbl-txt"/>
              <w:spacing w:before="60" w:beforeAutospacing="0" w:after="60" w:afterAutospacing="0" w:line="312" w:lineRule="atLeast"/>
              <w:jc w:val="both"/>
              <w:rPr>
                <w:color w:val="333333"/>
              </w:rPr>
            </w:pPr>
            <w:r>
              <w:rPr>
                <w:color w:val="333333"/>
              </w:rPr>
              <w:t>223.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559C2C" w14:textId="77777777" w:rsidR="000A39B3" w:rsidRDefault="000A39B3" w:rsidP="00FE2B9A">
            <w:pPr>
              <w:pStyle w:val="oj-tbl-txt"/>
              <w:spacing w:before="60" w:beforeAutospacing="0" w:after="60" w:afterAutospacing="0" w:line="312" w:lineRule="atLeast"/>
              <w:jc w:val="both"/>
              <w:rPr>
                <w:color w:val="333333"/>
              </w:rPr>
            </w:pPr>
            <w:r>
              <w:rPr>
                <w:color w:val="333333"/>
              </w:rPr>
              <w:t>Carcharodon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552385" w14:textId="77777777" w:rsidR="000A39B3" w:rsidRDefault="000A39B3" w:rsidP="00FE2B9A">
            <w:pPr>
              <w:pStyle w:val="oj-tbl-txt"/>
              <w:spacing w:before="60" w:beforeAutospacing="0" w:after="60" w:afterAutospacing="0" w:line="312" w:lineRule="atLeast"/>
              <w:jc w:val="both"/>
              <w:rPr>
                <w:color w:val="333333"/>
              </w:rPr>
            </w:pPr>
            <w:r>
              <w:rPr>
                <w:color w:val="333333"/>
              </w:rPr>
              <w:t>9258882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406F7F"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02022E3C"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B47822" w14:textId="77777777" w:rsidR="000A39B3" w:rsidRDefault="000A39B3" w:rsidP="00FE2B9A">
            <w:pPr>
              <w:pStyle w:val="oj-tbl-txt"/>
              <w:spacing w:before="60" w:beforeAutospacing="0" w:after="60" w:afterAutospacing="0" w:line="312" w:lineRule="atLeast"/>
              <w:jc w:val="both"/>
              <w:rPr>
                <w:color w:val="333333"/>
              </w:rPr>
            </w:pPr>
            <w:r>
              <w:rPr>
                <w:color w:val="333333"/>
              </w:rPr>
              <w:lastRenderedPageBreak/>
              <w:t>21.5.2025</w:t>
            </w:r>
          </w:p>
        </w:tc>
      </w:tr>
      <w:tr w:rsidR="000A39B3" w:rsidRPr="000A39B3" w14:paraId="23812F6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D5793C" w14:textId="77777777" w:rsidR="000A39B3" w:rsidRDefault="000A39B3" w:rsidP="00FE2B9A">
            <w:pPr>
              <w:pStyle w:val="oj-tbl-txt"/>
              <w:spacing w:before="60" w:beforeAutospacing="0" w:after="60" w:afterAutospacing="0" w:line="312" w:lineRule="atLeast"/>
              <w:jc w:val="both"/>
              <w:rPr>
                <w:color w:val="333333"/>
              </w:rPr>
            </w:pPr>
            <w:r>
              <w:rPr>
                <w:color w:val="333333"/>
              </w:rPr>
              <w:t>224.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98E5E3" w14:textId="77777777" w:rsidR="000A39B3" w:rsidRDefault="000A39B3" w:rsidP="00FE2B9A">
            <w:pPr>
              <w:pStyle w:val="oj-tbl-txt"/>
              <w:spacing w:before="60" w:beforeAutospacing="0" w:after="60" w:afterAutospacing="0" w:line="312" w:lineRule="atLeast"/>
              <w:jc w:val="both"/>
              <w:rPr>
                <w:color w:val="333333"/>
              </w:rPr>
            </w:pPr>
            <w:r>
              <w:rPr>
                <w:color w:val="333333"/>
              </w:rPr>
              <w:t>Sezar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B80F4E" w14:textId="77777777" w:rsidR="000A39B3" w:rsidRDefault="000A39B3" w:rsidP="00FE2B9A">
            <w:pPr>
              <w:pStyle w:val="oj-tbl-txt"/>
              <w:spacing w:before="60" w:beforeAutospacing="0" w:after="60" w:afterAutospacing="0" w:line="312" w:lineRule="atLeast"/>
              <w:jc w:val="both"/>
              <w:rPr>
                <w:color w:val="333333"/>
              </w:rPr>
            </w:pPr>
            <w:r>
              <w:rPr>
                <w:color w:val="333333"/>
              </w:rPr>
              <w:t>9259991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2FF503"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48D7271E"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047821"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782CC98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036838" w14:textId="77777777" w:rsidR="000A39B3" w:rsidRDefault="000A39B3" w:rsidP="00FE2B9A">
            <w:pPr>
              <w:pStyle w:val="oj-tbl-txt"/>
              <w:spacing w:before="60" w:beforeAutospacing="0" w:after="60" w:afterAutospacing="0" w:line="312" w:lineRule="atLeast"/>
              <w:jc w:val="both"/>
              <w:rPr>
                <w:color w:val="333333"/>
              </w:rPr>
            </w:pPr>
            <w:r>
              <w:rPr>
                <w:color w:val="333333"/>
              </w:rPr>
              <w:t>225.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C1F25D" w14:textId="77777777" w:rsidR="000A39B3" w:rsidRDefault="000A39B3" w:rsidP="00FE2B9A">
            <w:pPr>
              <w:pStyle w:val="oj-tbl-txt"/>
              <w:spacing w:before="60" w:beforeAutospacing="0" w:after="60" w:afterAutospacing="0" w:line="312" w:lineRule="atLeast"/>
              <w:jc w:val="both"/>
              <w:rPr>
                <w:color w:val="333333"/>
              </w:rPr>
            </w:pPr>
            <w:r>
              <w:rPr>
                <w:color w:val="333333"/>
              </w:rPr>
              <w:t>Frunze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7BBCF4" w14:textId="77777777" w:rsidR="000A39B3" w:rsidRDefault="000A39B3" w:rsidP="00FE2B9A">
            <w:pPr>
              <w:pStyle w:val="oj-tbl-txt"/>
              <w:spacing w:before="60" w:beforeAutospacing="0" w:after="60" w:afterAutospacing="0" w:line="312" w:lineRule="atLeast"/>
              <w:jc w:val="both"/>
              <w:rPr>
                <w:color w:val="333333"/>
              </w:rPr>
            </w:pPr>
            <w:r>
              <w:rPr>
                <w:color w:val="333333"/>
              </w:rPr>
              <w:t>9263643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0CB2A8"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322EC4F4"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468A19"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3AA151A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3C482F" w14:textId="77777777" w:rsidR="000A39B3" w:rsidRDefault="000A39B3" w:rsidP="00FE2B9A">
            <w:pPr>
              <w:pStyle w:val="oj-tbl-txt"/>
              <w:spacing w:before="60" w:beforeAutospacing="0" w:after="60" w:afterAutospacing="0" w:line="312" w:lineRule="atLeast"/>
              <w:jc w:val="both"/>
              <w:rPr>
                <w:color w:val="333333"/>
              </w:rPr>
            </w:pPr>
            <w:r>
              <w:rPr>
                <w:color w:val="333333"/>
              </w:rPr>
              <w:t>226.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AA34ED" w14:textId="77777777" w:rsidR="000A39B3" w:rsidRDefault="000A39B3" w:rsidP="00FE2B9A">
            <w:pPr>
              <w:pStyle w:val="oj-tbl-txt"/>
              <w:spacing w:before="60" w:beforeAutospacing="0" w:after="60" w:afterAutospacing="0" w:line="312" w:lineRule="atLeast"/>
              <w:jc w:val="both"/>
              <w:rPr>
                <w:color w:val="333333"/>
              </w:rPr>
            </w:pPr>
            <w:r>
              <w:rPr>
                <w:color w:val="333333"/>
              </w:rPr>
              <w:t>Fotuo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BD399F" w14:textId="77777777" w:rsidR="000A39B3" w:rsidRDefault="000A39B3" w:rsidP="00FE2B9A">
            <w:pPr>
              <w:pStyle w:val="oj-tbl-txt"/>
              <w:spacing w:before="60" w:beforeAutospacing="0" w:after="60" w:afterAutospacing="0" w:line="312" w:lineRule="atLeast"/>
              <w:jc w:val="both"/>
              <w:rPr>
                <w:color w:val="333333"/>
              </w:rPr>
            </w:pPr>
            <w:r>
              <w:rPr>
                <w:color w:val="333333"/>
              </w:rPr>
              <w:t>9293959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585437"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19A39873"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1C3EC8"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5B6928D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C73D93" w14:textId="77777777" w:rsidR="000A39B3" w:rsidRDefault="000A39B3" w:rsidP="00FE2B9A">
            <w:pPr>
              <w:pStyle w:val="oj-tbl-txt"/>
              <w:spacing w:before="60" w:beforeAutospacing="0" w:after="60" w:afterAutospacing="0" w:line="312" w:lineRule="atLeast"/>
              <w:jc w:val="both"/>
              <w:rPr>
                <w:color w:val="333333"/>
              </w:rPr>
            </w:pPr>
            <w:r>
              <w:rPr>
                <w:color w:val="333333"/>
              </w:rPr>
              <w:t>227.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92278A" w14:textId="77777777" w:rsidR="000A39B3" w:rsidRDefault="000A39B3" w:rsidP="00FE2B9A">
            <w:pPr>
              <w:pStyle w:val="oj-tbl-txt"/>
              <w:spacing w:before="60" w:beforeAutospacing="0" w:after="60" w:afterAutospacing="0" w:line="312" w:lineRule="atLeast"/>
              <w:jc w:val="both"/>
              <w:rPr>
                <w:color w:val="333333"/>
              </w:rPr>
            </w:pPr>
            <w:r>
              <w:rPr>
                <w:color w:val="333333"/>
              </w:rPr>
              <w:t>Ji Shun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03ABA1" w14:textId="77777777" w:rsidR="000A39B3" w:rsidRDefault="000A39B3" w:rsidP="00FE2B9A">
            <w:pPr>
              <w:pStyle w:val="oj-tbl-txt"/>
              <w:spacing w:before="60" w:beforeAutospacing="0" w:after="60" w:afterAutospacing="0" w:line="312" w:lineRule="atLeast"/>
              <w:jc w:val="both"/>
              <w:rPr>
                <w:color w:val="333333"/>
              </w:rPr>
            </w:pPr>
            <w:r>
              <w:rPr>
                <w:color w:val="333333"/>
              </w:rPr>
              <w:t>9384447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DC18CE"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4AB05E18"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 xml:space="preserve">transport crude oil or petroleum products, as listed in Annex XXV, that originate in Russia or are </w:t>
            </w:r>
            <w:r w:rsidRPr="000A39B3">
              <w:rPr>
                <w:color w:val="333333"/>
                <w:lang w:val="en-US"/>
              </w:rPr>
              <w:lastRenderedPageBreak/>
              <w:t>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168E97" w14:textId="77777777" w:rsidR="000A39B3" w:rsidRDefault="000A39B3" w:rsidP="00FE2B9A">
            <w:pPr>
              <w:pStyle w:val="oj-tbl-txt"/>
              <w:spacing w:before="60" w:beforeAutospacing="0" w:after="60" w:afterAutospacing="0" w:line="312" w:lineRule="atLeast"/>
              <w:jc w:val="both"/>
              <w:rPr>
                <w:color w:val="333333"/>
              </w:rPr>
            </w:pPr>
            <w:r>
              <w:rPr>
                <w:color w:val="333333"/>
              </w:rPr>
              <w:lastRenderedPageBreak/>
              <w:t>21.5.2025</w:t>
            </w:r>
          </w:p>
        </w:tc>
      </w:tr>
      <w:tr w:rsidR="000A39B3" w:rsidRPr="000A39B3" w14:paraId="05849B4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4FE4C4" w14:textId="77777777" w:rsidR="000A39B3" w:rsidRDefault="000A39B3" w:rsidP="00FE2B9A">
            <w:pPr>
              <w:pStyle w:val="oj-tbl-txt"/>
              <w:spacing w:before="60" w:beforeAutospacing="0" w:after="60" w:afterAutospacing="0" w:line="312" w:lineRule="atLeast"/>
              <w:jc w:val="both"/>
              <w:rPr>
                <w:color w:val="333333"/>
              </w:rPr>
            </w:pPr>
            <w:r>
              <w:rPr>
                <w:color w:val="333333"/>
              </w:rPr>
              <w:t>228.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08234C" w14:textId="77777777" w:rsidR="000A39B3" w:rsidRDefault="000A39B3" w:rsidP="00FE2B9A">
            <w:pPr>
              <w:pStyle w:val="oj-tbl-txt"/>
              <w:spacing w:before="60" w:beforeAutospacing="0" w:after="60" w:afterAutospacing="0" w:line="312" w:lineRule="atLeast"/>
              <w:jc w:val="both"/>
              <w:rPr>
                <w:color w:val="333333"/>
              </w:rPr>
            </w:pPr>
            <w:r>
              <w:rPr>
                <w:color w:val="333333"/>
              </w:rPr>
              <w:t>Spring Fortune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3EEA42" w14:textId="77777777" w:rsidR="000A39B3" w:rsidRDefault="000A39B3" w:rsidP="00FE2B9A">
            <w:pPr>
              <w:pStyle w:val="oj-tbl-txt"/>
              <w:spacing w:before="60" w:beforeAutospacing="0" w:after="60" w:afterAutospacing="0" w:line="312" w:lineRule="atLeast"/>
              <w:jc w:val="both"/>
              <w:rPr>
                <w:color w:val="333333"/>
              </w:rPr>
            </w:pPr>
            <w:r>
              <w:rPr>
                <w:color w:val="333333"/>
              </w:rPr>
              <w:t>9386536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ADC309"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48202109"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A03E59"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210F33A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459615" w14:textId="77777777" w:rsidR="000A39B3" w:rsidRDefault="000A39B3" w:rsidP="00FE2B9A">
            <w:pPr>
              <w:pStyle w:val="oj-tbl-txt"/>
              <w:spacing w:before="60" w:beforeAutospacing="0" w:after="60" w:afterAutospacing="0" w:line="312" w:lineRule="atLeast"/>
              <w:jc w:val="both"/>
              <w:rPr>
                <w:color w:val="333333"/>
              </w:rPr>
            </w:pPr>
            <w:r>
              <w:rPr>
                <w:color w:val="333333"/>
              </w:rPr>
              <w:t>229.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9B92AC" w14:textId="77777777" w:rsidR="000A39B3" w:rsidRDefault="000A39B3" w:rsidP="00FE2B9A">
            <w:pPr>
              <w:pStyle w:val="oj-tbl-txt"/>
              <w:spacing w:before="60" w:beforeAutospacing="0" w:after="60" w:afterAutospacing="0" w:line="312" w:lineRule="atLeast"/>
              <w:jc w:val="both"/>
              <w:rPr>
                <w:color w:val="333333"/>
              </w:rPr>
            </w:pPr>
            <w:r>
              <w:rPr>
                <w:color w:val="333333"/>
              </w:rPr>
              <w:t>Ariadne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56B1AB" w14:textId="77777777" w:rsidR="000A39B3" w:rsidRDefault="000A39B3" w:rsidP="00FE2B9A">
            <w:pPr>
              <w:pStyle w:val="oj-tbl-txt"/>
              <w:spacing w:before="60" w:beforeAutospacing="0" w:after="60" w:afterAutospacing="0" w:line="312" w:lineRule="atLeast"/>
              <w:jc w:val="both"/>
              <w:rPr>
                <w:color w:val="333333"/>
              </w:rPr>
            </w:pPr>
            <w:r>
              <w:rPr>
                <w:color w:val="333333"/>
              </w:rPr>
              <w:t>9397547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EAB727"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65811853"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8F1B18"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6A880B8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3C34AD" w14:textId="77777777" w:rsidR="000A39B3" w:rsidRDefault="000A39B3" w:rsidP="00FE2B9A">
            <w:pPr>
              <w:pStyle w:val="oj-tbl-txt"/>
              <w:spacing w:before="60" w:beforeAutospacing="0" w:after="60" w:afterAutospacing="0" w:line="312" w:lineRule="atLeast"/>
              <w:jc w:val="both"/>
              <w:rPr>
                <w:color w:val="333333"/>
              </w:rPr>
            </w:pPr>
            <w:r>
              <w:rPr>
                <w:color w:val="333333"/>
              </w:rPr>
              <w:t>230.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BDA97D" w14:textId="77777777" w:rsidR="000A39B3" w:rsidRDefault="000A39B3" w:rsidP="00FE2B9A">
            <w:pPr>
              <w:pStyle w:val="oj-tbl-txt"/>
              <w:spacing w:before="60" w:beforeAutospacing="0" w:after="60" w:afterAutospacing="0" w:line="312" w:lineRule="atLeast"/>
              <w:jc w:val="both"/>
              <w:rPr>
                <w:color w:val="333333"/>
              </w:rPr>
            </w:pPr>
            <w:r>
              <w:rPr>
                <w:color w:val="333333"/>
              </w:rPr>
              <w:t>Katiuska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1BF5AE" w14:textId="77777777" w:rsidR="000A39B3" w:rsidRDefault="000A39B3" w:rsidP="00FE2B9A">
            <w:pPr>
              <w:pStyle w:val="oj-tbl-txt"/>
              <w:spacing w:before="60" w:beforeAutospacing="0" w:after="60" w:afterAutospacing="0" w:line="312" w:lineRule="atLeast"/>
              <w:jc w:val="both"/>
              <w:rPr>
                <w:color w:val="333333"/>
              </w:rPr>
            </w:pPr>
            <w:r>
              <w:rPr>
                <w:color w:val="333333"/>
              </w:rPr>
              <w:t>9236004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ACE2CF"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70860DCA"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CC027B"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50A1DE0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2E90D6" w14:textId="77777777" w:rsidR="000A39B3" w:rsidRDefault="000A39B3" w:rsidP="00FE2B9A">
            <w:pPr>
              <w:pStyle w:val="oj-tbl-txt"/>
              <w:spacing w:before="60" w:beforeAutospacing="0" w:after="60" w:afterAutospacing="0" w:line="312" w:lineRule="atLeast"/>
              <w:jc w:val="both"/>
              <w:rPr>
                <w:color w:val="333333"/>
              </w:rPr>
            </w:pPr>
            <w:r>
              <w:rPr>
                <w:color w:val="333333"/>
              </w:rPr>
              <w:t>231.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7718F8" w14:textId="77777777" w:rsidR="000A39B3" w:rsidRDefault="000A39B3" w:rsidP="00FE2B9A">
            <w:pPr>
              <w:pStyle w:val="oj-tbl-txt"/>
              <w:spacing w:before="60" w:beforeAutospacing="0" w:after="60" w:afterAutospacing="0" w:line="312" w:lineRule="atLeast"/>
              <w:jc w:val="both"/>
              <w:rPr>
                <w:color w:val="333333"/>
              </w:rPr>
            </w:pPr>
            <w:r>
              <w:rPr>
                <w:color w:val="333333"/>
              </w:rPr>
              <w:t>Neon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05908E" w14:textId="77777777" w:rsidR="000A39B3" w:rsidRDefault="000A39B3" w:rsidP="00FE2B9A">
            <w:pPr>
              <w:pStyle w:val="oj-tbl-txt"/>
              <w:spacing w:before="60" w:beforeAutospacing="0" w:after="60" w:afterAutospacing="0" w:line="312" w:lineRule="atLeast"/>
              <w:jc w:val="both"/>
              <w:rPr>
                <w:color w:val="333333"/>
              </w:rPr>
            </w:pPr>
            <w:r>
              <w:rPr>
                <w:color w:val="333333"/>
              </w:rPr>
              <w:t>9183295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874ABF"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0E4B3F0A"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 xml:space="preserve">transport crude oil or petroleum products, as listed in Annex XXV, that originate in Russia or are exported from Russia while practicing irregular and high-risk shipping practices as set out in the </w:t>
            </w:r>
            <w:r w:rsidRPr="000A39B3">
              <w:rPr>
                <w:color w:val="333333"/>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BE0A66" w14:textId="77777777" w:rsidR="000A39B3" w:rsidRDefault="000A39B3" w:rsidP="00FE2B9A">
            <w:pPr>
              <w:pStyle w:val="oj-tbl-txt"/>
              <w:spacing w:before="60" w:beforeAutospacing="0" w:after="60" w:afterAutospacing="0" w:line="312" w:lineRule="atLeast"/>
              <w:jc w:val="both"/>
              <w:rPr>
                <w:color w:val="333333"/>
              </w:rPr>
            </w:pPr>
            <w:r>
              <w:rPr>
                <w:color w:val="333333"/>
              </w:rPr>
              <w:lastRenderedPageBreak/>
              <w:t>21.5.2025</w:t>
            </w:r>
          </w:p>
        </w:tc>
      </w:tr>
      <w:tr w:rsidR="000A39B3" w:rsidRPr="000A39B3" w14:paraId="404DE8E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D07375" w14:textId="77777777" w:rsidR="000A39B3" w:rsidRDefault="000A39B3" w:rsidP="00FE2B9A">
            <w:pPr>
              <w:pStyle w:val="oj-tbl-txt"/>
              <w:spacing w:before="60" w:beforeAutospacing="0" w:after="60" w:afterAutospacing="0" w:line="312" w:lineRule="atLeast"/>
              <w:jc w:val="both"/>
              <w:rPr>
                <w:color w:val="333333"/>
              </w:rPr>
            </w:pPr>
            <w:r>
              <w:rPr>
                <w:color w:val="333333"/>
              </w:rPr>
              <w:t>232.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EA4E6F" w14:textId="77777777" w:rsidR="000A39B3" w:rsidRDefault="000A39B3" w:rsidP="00FE2B9A">
            <w:pPr>
              <w:pStyle w:val="oj-tbl-txt"/>
              <w:spacing w:before="60" w:beforeAutospacing="0" w:after="60" w:afterAutospacing="0" w:line="312" w:lineRule="atLeast"/>
              <w:jc w:val="both"/>
              <w:rPr>
                <w:color w:val="333333"/>
              </w:rPr>
            </w:pPr>
            <w:r>
              <w:rPr>
                <w:color w:val="333333"/>
              </w:rPr>
              <w:t>Arabesca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CFC6C7" w14:textId="77777777" w:rsidR="000A39B3" w:rsidRDefault="000A39B3" w:rsidP="00FE2B9A">
            <w:pPr>
              <w:pStyle w:val="oj-tbl-txt"/>
              <w:spacing w:before="60" w:beforeAutospacing="0" w:after="60" w:afterAutospacing="0" w:line="312" w:lineRule="atLeast"/>
              <w:jc w:val="both"/>
              <w:rPr>
                <w:color w:val="333333"/>
              </w:rPr>
            </w:pPr>
            <w:r>
              <w:rPr>
                <w:color w:val="333333"/>
              </w:rPr>
              <w:t>9288734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097A97"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1AB0B279"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BB879B"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1CA0693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ECA41D" w14:textId="77777777" w:rsidR="000A39B3" w:rsidRDefault="000A39B3" w:rsidP="00FE2B9A">
            <w:pPr>
              <w:pStyle w:val="oj-tbl-txt"/>
              <w:spacing w:before="60" w:beforeAutospacing="0" w:after="60" w:afterAutospacing="0" w:line="312" w:lineRule="atLeast"/>
              <w:jc w:val="both"/>
              <w:rPr>
                <w:color w:val="333333"/>
              </w:rPr>
            </w:pPr>
            <w:r>
              <w:rPr>
                <w:color w:val="333333"/>
              </w:rPr>
              <w:t>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6096DF" w14:textId="77777777" w:rsidR="000A39B3" w:rsidRDefault="000A39B3" w:rsidP="00FE2B9A">
            <w:pPr>
              <w:pStyle w:val="oj-tbl-txt"/>
              <w:spacing w:before="60" w:beforeAutospacing="0" w:after="60" w:afterAutospacing="0" w:line="312" w:lineRule="atLeast"/>
              <w:jc w:val="both"/>
              <w:rPr>
                <w:color w:val="333333"/>
              </w:rPr>
            </w:pPr>
            <w:r>
              <w:rPr>
                <w:color w:val="333333"/>
              </w:rPr>
              <w:t>Ector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88B48A" w14:textId="77777777" w:rsidR="000A39B3" w:rsidRDefault="000A39B3" w:rsidP="00FE2B9A">
            <w:pPr>
              <w:pStyle w:val="oj-tbl-txt"/>
              <w:spacing w:before="60" w:beforeAutospacing="0" w:after="60" w:afterAutospacing="0" w:line="312" w:lineRule="atLeast"/>
              <w:jc w:val="both"/>
              <w:rPr>
                <w:color w:val="333333"/>
              </w:rPr>
            </w:pPr>
            <w:r>
              <w:rPr>
                <w:color w:val="333333"/>
              </w:rPr>
              <w:t>9288863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82EF91"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552D7AEC"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D18321"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7BCC1F4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F085B2" w14:textId="77777777" w:rsidR="000A39B3" w:rsidRDefault="000A39B3" w:rsidP="00FE2B9A">
            <w:pPr>
              <w:pStyle w:val="oj-tbl-txt"/>
              <w:spacing w:before="60" w:beforeAutospacing="0" w:after="60" w:afterAutospacing="0" w:line="312" w:lineRule="atLeast"/>
              <w:jc w:val="both"/>
              <w:rPr>
                <w:color w:val="333333"/>
              </w:rPr>
            </w:pPr>
            <w:r>
              <w:rPr>
                <w:color w:val="333333"/>
              </w:rPr>
              <w:t>234.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45D209" w14:textId="77777777" w:rsidR="000A39B3" w:rsidRDefault="000A39B3" w:rsidP="00FE2B9A">
            <w:pPr>
              <w:pStyle w:val="oj-tbl-txt"/>
              <w:spacing w:before="60" w:beforeAutospacing="0" w:after="60" w:afterAutospacing="0" w:line="312" w:lineRule="atLeast"/>
              <w:jc w:val="both"/>
              <w:rPr>
                <w:color w:val="333333"/>
              </w:rPr>
            </w:pPr>
            <w:r>
              <w:rPr>
                <w:color w:val="333333"/>
              </w:rPr>
              <w:t>Bolognia Falcon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976AFA" w14:textId="77777777" w:rsidR="000A39B3" w:rsidRDefault="000A39B3" w:rsidP="00FE2B9A">
            <w:pPr>
              <w:pStyle w:val="oj-tbl-txt"/>
              <w:spacing w:before="60" w:beforeAutospacing="0" w:after="60" w:afterAutospacing="0" w:line="312" w:lineRule="atLeast"/>
              <w:jc w:val="both"/>
              <w:rPr>
                <w:color w:val="333333"/>
              </w:rPr>
            </w:pPr>
            <w:r>
              <w:rPr>
                <w:color w:val="333333"/>
              </w:rPr>
              <w:t>9255244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EFCC24"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30775A52"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D0BC13"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465CA07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D818A4" w14:textId="77777777" w:rsidR="000A39B3" w:rsidRDefault="000A39B3" w:rsidP="00FE2B9A">
            <w:pPr>
              <w:pStyle w:val="oj-tbl-txt"/>
              <w:spacing w:before="60" w:beforeAutospacing="0" w:after="60" w:afterAutospacing="0" w:line="312" w:lineRule="atLeast"/>
              <w:jc w:val="both"/>
              <w:rPr>
                <w:color w:val="333333"/>
              </w:rPr>
            </w:pPr>
            <w:r>
              <w:rPr>
                <w:color w:val="333333"/>
              </w:rPr>
              <w:t>235.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363A8C" w14:textId="77777777" w:rsidR="000A39B3" w:rsidRDefault="000A39B3" w:rsidP="00FE2B9A">
            <w:pPr>
              <w:pStyle w:val="oj-tbl-txt"/>
              <w:spacing w:before="60" w:beforeAutospacing="0" w:after="60" w:afterAutospacing="0" w:line="312" w:lineRule="atLeast"/>
              <w:jc w:val="both"/>
              <w:rPr>
                <w:color w:val="333333"/>
              </w:rPr>
            </w:pPr>
            <w:r>
              <w:rPr>
                <w:color w:val="333333"/>
              </w:rPr>
              <w:t>Deyna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70E714" w14:textId="77777777" w:rsidR="000A39B3" w:rsidRDefault="000A39B3" w:rsidP="00FE2B9A">
            <w:pPr>
              <w:pStyle w:val="oj-tbl-txt"/>
              <w:spacing w:before="60" w:beforeAutospacing="0" w:after="60" w:afterAutospacing="0" w:line="312" w:lineRule="atLeast"/>
              <w:jc w:val="both"/>
              <w:rPr>
                <w:color w:val="333333"/>
              </w:rPr>
            </w:pPr>
            <w:r>
              <w:rPr>
                <w:color w:val="333333"/>
              </w:rPr>
              <w:t>9299903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5D920D"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72B8E7DE"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 xml:space="preserve">transport crude oil or petroleum products, as listed in Annex XXV, that originate in Russia or are exported from Russia while practicing irregular and high-risk shipping practices as set out in the International Maritime Organisation </w:t>
            </w:r>
            <w:r w:rsidRPr="000A39B3">
              <w:rPr>
                <w:color w:val="333333"/>
                <w:lang w:val="en-US"/>
              </w:rPr>
              <w:lastRenderedPageBreak/>
              <w:t>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A42643" w14:textId="77777777" w:rsidR="000A39B3" w:rsidRDefault="000A39B3" w:rsidP="00FE2B9A">
            <w:pPr>
              <w:pStyle w:val="oj-tbl-txt"/>
              <w:spacing w:before="60" w:beforeAutospacing="0" w:after="60" w:afterAutospacing="0" w:line="312" w:lineRule="atLeast"/>
              <w:jc w:val="both"/>
              <w:rPr>
                <w:color w:val="333333"/>
              </w:rPr>
            </w:pPr>
            <w:r>
              <w:rPr>
                <w:color w:val="333333"/>
              </w:rPr>
              <w:lastRenderedPageBreak/>
              <w:t>21.5.2025</w:t>
            </w:r>
          </w:p>
        </w:tc>
      </w:tr>
      <w:tr w:rsidR="000A39B3" w:rsidRPr="000A39B3" w14:paraId="7D19531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85FEE7" w14:textId="77777777" w:rsidR="000A39B3" w:rsidRDefault="000A39B3" w:rsidP="00FE2B9A">
            <w:pPr>
              <w:pStyle w:val="oj-tbl-txt"/>
              <w:spacing w:before="60" w:beforeAutospacing="0" w:after="60" w:afterAutospacing="0" w:line="312" w:lineRule="atLeast"/>
              <w:jc w:val="both"/>
              <w:rPr>
                <w:color w:val="333333"/>
              </w:rPr>
            </w:pPr>
            <w:r>
              <w:rPr>
                <w:color w:val="333333"/>
              </w:rPr>
              <w:t>236.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90CACC" w14:textId="77777777" w:rsidR="000A39B3" w:rsidRDefault="000A39B3" w:rsidP="00FE2B9A">
            <w:pPr>
              <w:pStyle w:val="oj-tbl-txt"/>
              <w:spacing w:before="60" w:beforeAutospacing="0" w:after="60" w:afterAutospacing="0" w:line="312" w:lineRule="atLeast"/>
              <w:jc w:val="both"/>
              <w:rPr>
                <w:color w:val="333333"/>
              </w:rPr>
            </w:pPr>
            <w:r>
              <w:rPr>
                <w:color w:val="333333"/>
              </w:rPr>
              <w:t>Agni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C0B6A6" w14:textId="77777777" w:rsidR="000A39B3" w:rsidRDefault="000A39B3" w:rsidP="00FE2B9A">
            <w:pPr>
              <w:pStyle w:val="oj-tbl-txt"/>
              <w:spacing w:before="60" w:beforeAutospacing="0" w:after="60" w:afterAutospacing="0" w:line="312" w:lineRule="atLeast"/>
              <w:jc w:val="both"/>
              <w:rPr>
                <w:color w:val="333333"/>
              </w:rPr>
            </w:pPr>
            <w:r>
              <w:rPr>
                <w:color w:val="333333"/>
              </w:rPr>
              <w:t>9337389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2BBD2B"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1F0503AC"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6AAA70"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4CACF54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F949ED9" w14:textId="77777777" w:rsidR="000A39B3" w:rsidRDefault="000A39B3" w:rsidP="00FE2B9A">
            <w:pPr>
              <w:pStyle w:val="oj-tbl-txt"/>
              <w:spacing w:before="60" w:beforeAutospacing="0" w:after="60" w:afterAutospacing="0" w:line="312" w:lineRule="atLeast"/>
              <w:jc w:val="both"/>
              <w:rPr>
                <w:color w:val="333333"/>
              </w:rPr>
            </w:pPr>
            <w:r>
              <w:rPr>
                <w:color w:val="333333"/>
              </w:rPr>
              <w:t>237.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9EC56C" w14:textId="77777777" w:rsidR="000A39B3" w:rsidRDefault="000A39B3" w:rsidP="00FE2B9A">
            <w:pPr>
              <w:pStyle w:val="oj-tbl-txt"/>
              <w:spacing w:before="60" w:beforeAutospacing="0" w:after="60" w:afterAutospacing="0" w:line="312" w:lineRule="atLeast"/>
              <w:jc w:val="both"/>
              <w:rPr>
                <w:color w:val="333333"/>
              </w:rPr>
            </w:pPr>
            <w:r>
              <w:rPr>
                <w:color w:val="333333"/>
              </w:rPr>
              <w:t>Almond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088ADD" w14:textId="77777777" w:rsidR="000A39B3" w:rsidRDefault="000A39B3" w:rsidP="00FE2B9A">
            <w:pPr>
              <w:pStyle w:val="oj-tbl-txt"/>
              <w:spacing w:before="60" w:beforeAutospacing="0" w:after="60" w:afterAutospacing="0" w:line="312" w:lineRule="atLeast"/>
              <w:jc w:val="both"/>
              <w:rPr>
                <w:color w:val="333333"/>
              </w:rPr>
            </w:pPr>
            <w:r>
              <w:rPr>
                <w:color w:val="333333"/>
              </w:rPr>
              <w:t>9385142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C416D3"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0CAC94FE"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DC7CCF"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4B0B15B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4B7E97" w14:textId="77777777" w:rsidR="000A39B3" w:rsidRDefault="000A39B3" w:rsidP="00FE2B9A">
            <w:pPr>
              <w:pStyle w:val="oj-tbl-txt"/>
              <w:spacing w:before="60" w:beforeAutospacing="0" w:after="60" w:afterAutospacing="0" w:line="312" w:lineRule="atLeast"/>
              <w:jc w:val="both"/>
              <w:rPr>
                <w:color w:val="333333"/>
              </w:rPr>
            </w:pPr>
            <w:r>
              <w:rPr>
                <w:color w:val="333333"/>
              </w:rPr>
              <w:t>238.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4424BF" w14:textId="77777777" w:rsidR="000A39B3" w:rsidRDefault="000A39B3" w:rsidP="00FE2B9A">
            <w:pPr>
              <w:pStyle w:val="oj-tbl-txt"/>
              <w:spacing w:before="60" w:beforeAutospacing="0" w:after="60" w:afterAutospacing="0" w:line="312" w:lineRule="atLeast"/>
              <w:jc w:val="both"/>
              <w:rPr>
                <w:color w:val="333333"/>
              </w:rPr>
            </w:pPr>
            <w:r>
              <w:rPr>
                <w:color w:val="333333"/>
              </w:rPr>
              <w:t>Freda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428E93" w14:textId="77777777" w:rsidR="000A39B3" w:rsidRDefault="000A39B3" w:rsidP="00FE2B9A">
            <w:pPr>
              <w:pStyle w:val="oj-tbl-txt"/>
              <w:spacing w:before="60" w:beforeAutospacing="0" w:after="60" w:afterAutospacing="0" w:line="312" w:lineRule="atLeast"/>
              <w:jc w:val="both"/>
              <w:rPr>
                <w:color w:val="333333"/>
              </w:rPr>
            </w:pPr>
            <w:r>
              <w:rPr>
                <w:color w:val="333333"/>
              </w:rPr>
              <w:t>9402469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64796A"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5F92B371"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FAF163"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452D50B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4C0005" w14:textId="77777777" w:rsidR="000A39B3" w:rsidRDefault="000A39B3" w:rsidP="00FE2B9A">
            <w:pPr>
              <w:pStyle w:val="oj-tbl-txt"/>
              <w:spacing w:before="60" w:beforeAutospacing="0" w:after="60" w:afterAutospacing="0" w:line="312" w:lineRule="atLeast"/>
              <w:jc w:val="both"/>
              <w:rPr>
                <w:color w:val="333333"/>
              </w:rPr>
            </w:pPr>
            <w:r>
              <w:rPr>
                <w:color w:val="333333"/>
              </w:rPr>
              <w:t>239.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A975B1" w14:textId="77777777" w:rsidR="000A39B3" w:rsidRDefault="000A39B3" w:rsidP="00FE2B9A">
            <w:pPr>
              <w:pStyle w:val="oj-tbl-txt"/>
              <w:spacing w:before="60" w:beforeAutospacing="0" w:after="60" w:afterAutospacing="0" w:line="312" w:lineRule="atLeast"/>
              <w:jc w:val="both"/>
              <w:rPr>
                <w:color w:val="333333"/>
              </w:rPr>
            </w:pPr>
            <w:r>
              <w:rPr>
                <w:color w:val="333333"/>
              </w:rPr>
              <w:t>Triumph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14D1C9" w14:textId="77777777" w:rsidR="000A39B3" w:rsidRDefault="000A39B3" w:rsidP="00FE2B9A">
            <w:pPr>
              <w:pStyle w:val="oj-tbl-txt"/>
              <w:spacing w:before="60" w:beforeAutospacing="0" w:after="60" w:afterAutospacing="0" w:line="312" w:lineRule="atLeast"/>
              <w:jc w:val="both"/>
              <w:rPr>
                <w:color w:val="333333"/>
              </w:rPr>
            </w:pPr>
            <w:r>
              <w:rPr>
                <w:color w:val="333333"/>
              </w:rPr>
              <w:t>9344033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C0C544"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1C5C92DA"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7A842C"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14F4DFA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7D85CB" w14:textId="77777777" w:rsidR="000A39B3" w:rsidRDefault="000A39B3" w:rsidP="00FE2B9A">
            <w:pPr>
              <w:pStyle w:val="oj-tbl-txt"/>
              <w:spacing w:before="60" w:beforeAutospacing="0" w:after="60" w:afterAutospacing="0" w:line="312" w:lineRule="atLeast"/>
              <w:jc w:val="both"/>
              <w:rPr>
                <w:color w:val="333333"/>
              </w:rPr>
            </w:pPr>
            <w:r>
              <w:rPr>
                <w:color w:val="333333"/>
              </w:rPr>
              <w:lastRenderedPageBreak/>
              <w:t>240.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82A160" w14:textId="77777777" w:rsidR="000A39B3" w:rsidRDefault="000A39B3" w:rsidP="00FE2B9A">
            <w:pPr>
              <w:pStyle w:val="oj-tbl-txt"/>
              <w:spacing w:before="60" w:beforeAutospacing="0" w:after="60" w:afterAutospacing="0" w:line="312" w:lineRule="atLeast"/>
              <w:jc w:val="both"/>
              <w:rPr>
                <w:color w:val="333333"/>
              </w:rPr>
            </w:pPr>
            <w:r>
              <w:rPr>
                <w:color w:val="333333"/>
              </w:rPr>
              <w:t>Turaco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75B79D" w14:textId="77777777" w:rsidR="000A39B3" w:rsidRDefault="000A39B3" w:rsidP="00FE2B9A">
            <w:pPr>
              <w:pStyle w:val="oj-tbl-txt"/>
              <w:spacing w:before="60" w:beforeAutospacing="0" w:after="60" w:afterAutospacing="0" w:line="312" w:lineRule="atLeast"/>
              <w:jc w:val="both"/>
              <w:rPr>
                <w:color w:val="333333"/>
              </w:rPr>
            </w:pPr>
            <w:r>
              <w:rPr>
                <w:color w:val="333333"/>
              </w:rPr>
              <w:t>9247780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11F6C5"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3534E39F"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0D0E92"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5B0DB09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345FF0" w14:textId="77777777" w:rsidR="000A39B3" w:rsidRDefault="000A39B3" w:rsidP="00FE2B9A">
            <w:pPr>
              <w:pStyle w:val="oj-tbl-txt"/>
              <w:spacing w:before="60" w:beforeAutospacing="0" w:after="60" w:afterAutospacing="0" w:line="312" w:lineRule="atLeast"/>
              <w:jc w:val="both"/>
              <w:rPr>
                <w:color w:val="333333"/>
              </w:rPr>
            </w:pPr>
            <w:r>
              <w:rPr>
                <w:color w:val="333333"/>
              </w:rPr>
              <w:t>241.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5126FF" w14:textId="77777777" w:rsidR="000A39B3" w:rsidRDefault="000A39B3" w:rsidP="00FE2B9A">
            <w:pPr>
              <w:pStyle w:val="oj-tbl-txt"/>
              <w:spacing w:before="60" w:beforeAutospacing="0" w:after="60" w:afterAutospacing="0" w:line="312" w:lineRule="atLeast"/>
              <w:jc w:val="both"/>
              <w:rPr>
                <w:color w:val="333333"/>
              </w:rPr>
            </w:pPr>
            <w:r>
              <w:rPr>
                <w:color w:val="333333"/>
              </w:rPr>
              <w:t>Universal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51CFF1" w14:textId="77777777" w:rsidR="000A39B3" w:rsidRDefault="000A39B3" w:rsidP="00FE2B9A">
            <w:pPr>
              <w:pStyle w:val="oj-tbl-txt"/>
              <w:spacing w:before="60" w:beforeAutospacing="0" w:after="60" w:afterAutospacing="0" w:line="312" w:lineRule="atLeast"/>
              <w:jc w:val="both"/>
              <w:rPr>
                <w:color w:val="333333"/>
              </w:rPr>
            </w:pPr>
            <w:r>
              <w:rPr>
                <w:color w:val="333333"/>
              </w:rPr>
              <w:t>9384306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A31914"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5E060DDF"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4F1CB9"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6B342F3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3C39FE" w14:textId="77777777" w:rsidR="000A39B3" w:rsidRDefault="000A39B3" w:rsidP="00FE2B9A">
            <w:pPr>
              <w:pStyle w:val="oj-tbl-txt"/>
              <w:spacing w:before="60" w:beforeAutospacing="0" w:after="60" w:afterAutospacing="0" w:line="312" w:lineRule="atLeast"/>
              <w:jc w:val="both"/>
              <w:rPr>
                <w:color w:val="333333"/>
              </w:rPr>
            </w:pPr>
            <w:r>
              <w:rPr>
                <w:color w:val="333333"/>
              </w:rPr>
              <w:t>242.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899466" w14:textId="77777777" w:rsidR="000A39B3" w:rsidRDefault="000A39B3" w:rsidP="00FE2B9A">
            <w:pPr>
              <w:pStyle w:val="oj-tbl-txt"/>
              <w:spacing w:before="60" w:beforeAutospacing="0" w:after="60" w:afterAutospacing="0" w:line="312" w:lineRule="atLeast"/>
              <w:jc w:val="both"/>
              <w:rPr>
                <w:color w:val="333333"/>
              </w:rPr>
            </w:pPr>
            <w:r>
              <w:rPr>
                <w:color w:val="333333"/>
              </w:rPr>
              <w:t>Afkada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0EDFB3" w14:textId="77777777" w:rsidR="000A39B3" w:rsidRDefault="000A39B3" w:rsidP="00FE2B9A">
            <w:pPr>
              <w:pStyle w:val="oj-tbl-txt"/>
              <w:spacing w:before="60" w:beforeAutospacing="0" w:after="60" w:afterAutospacing="0" w:line="312" w:lineRule="atLeast"/>
              <w:jc w:val="both"/>
              <w:rPr>
                <w:color w:val="333333"/>
              </w:rPr>
            </w:pPr>
            <w:r>
              <w:rPr>
                <w:color w:val="333333"/>
              </w:rPr>
              <w:t>9311531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A8BD48"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1272322D"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FB929C"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54DF893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04CBFD" w14:textId="77777777" w:rsidR="000A39B3" w:rsidRDefault="000A39B3" w:rsidP="00FE2B9A">
            <w:pPr>
              <w:pStyle w:val="oj-tbl-txt"/>
              <w:spacing w:before="60" w:beforeAutospacing="0" w:after="60" w:afterAutospacing="0" w:line="312" w:lineRule="atLeast"/>
              <w:jc w:val="both"/>
              <w:rPr>
                <w:color w:val="333333"/>
              </w:rPr>
            </w:pPr>
            <w:r>
              <w:rPr>
                <w:color w:val="333333"/>
              </w:rPr>
              <w:t>243.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1295EE" w14:textId="77777777" w:rsidR="000A39B3" w:rsidRDefault="000A39B3" w:rsidP="00FE2B9A">
            <w:pPr>
              <w:pStyle w:val="oj-tbl-txt"/>
              <w:spacing w:before="60" w:beforeAutospacing="0" w:after="60" w:afterAutospacing="0" w:line="312" w:lineRule="atLeast"/>
              <w:jc w:val="both"/>
              <w:rPr>
                <w:color w:val="333333"/>
              </w:rPr>
            </w:pPr>
            <w:r>
              <w:rPr>
                <w:color w:val="333333"/>
              </w:rPr>
              <w:t>Reus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0EB051" w14:textId="77777777" w:rsidR="000A39B3" w:rsidRDefault="000A39B3" w:rsidP="00FE2B9A">
            <w:pPr>
              <w:pStyle w:val="oj-tbl-txt"/>
              <w:spacing w:before="60" w:beforeAutospacing="0" w:after="60" w:afterAutospacing="0" w:line="312" w:lineRule="atLeast"/>
              <w:jc w:val="both"/>
              <w:rPr>
                <w:color w:val="333333"/>
              </w:rPr>
            </w:pPr>
            <w:r>
              <w:rPr>
                <w:color w:val="333333"/>
              </w:rPr>
              <w:t>9253076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8ED9C8"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0845BD01"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707FB0"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51467C3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9FA347" w14:textId="77777777" w:rsidR="000A39B3" w:rsidRDefault="000A39B3" w:rsidP="00FE2B9A">
            <w:pPr>
              <w:pStyle w:val="oj-tbl-txt"/>
              <w:spacing w:before="60" w:beforeAutospacing="0" w:after="60" w:afterAutospacing="0" w:line="312" w:lineRule="atLeast"/>
              <w:jc w:val="both"/>
              <w:rPr>
                <w:color w:val="333333"/>
              </w:rPr>
            </w:pPr>
            <w:r>
              <w:rPr>
                <w:color w:val="333333"/>
              </w:rPr>
              <w:t>244.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479948" w14:textId="77777777" w:rsidR="000A39B3" w:rsidRDefault="000A39B3" w:rsidP="00FE2B9A">
            <w:pPr>
              <w:pStyle w:val="oj-tbl-txt"/>
              <w:spacing w:before="60" w:beforeAutospacing="0" w:after="60" w:afterAutospacing="0" w:line="312" w:lineRule="atLeast"/>
              <w:jc w:val="both"/>
              <w:rPr>
                <w:color w:val="333333"/>
              </w:rPr>
            </w:pPr>
            <w:r>
              <w:rPr>
                <w:color w:val="333333"/>
              </w:rPr>
              <w:t>Zevs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D04BBA" w14:textId="77777777" w:rsidR="000A39B3" w:rsidRDefault="000A39B3" w:rsidP="00FE2B9A">
            <w:pPr>
              <w:pStyle w:val="oj-tbl-txt"/>
              <w:spacing w:before="60" w:beforeAutospacing="0" w:after="60" w:afterAutospacing="0" w:line="312" w:lineRule="atLeast"/>
              <w:jc w:val="both"/>
              <w:rPr>
                <w:color w:val="333333"/>
              </w:rPr>
            </w:pPr>
            <w:r>
              <w:rPr>
                <w:color w:val="333333"/>
              </w:rPr>
              <w:t>9168946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F6000D"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436CD8B3"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C22D09" w14:textId="77777777" w:rsidR="000A39B3" w:rsidRDefault="000A39B3" w:rsidP="00FE2B9A">
            <w:pPr>
              <w:pStyle w:val="oj-tbl-txt"/>
              <w:spacing w:before="60" w:beforeAutospacing="0" w:after="60" w:afterAutospacing="0" w:line="312" w:lineRule="atLeast"/>
              <w:jc w:val="both"/>
              <w:rPr>
                <w:color w:val="333333"/>
              </w:rPr>
            </w:pPr>
            <w:r>
              <w:rPr>
                <w:color w:val="333333"/>
              </w:rPr>
              <w:lastRenderedPageBreak/>
              <w:t>21.5.2025</w:t>
            </w:r>
          </w:p>
        </w:tc>
      </w:tr>
      <w:tr w:rsidR="000A39B3" w:rsidRPr="000A39B3" w14:paraId="2AFB1C0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187B43" w14:textId="77777777" w:rsidR="000A39B3" w:rsidRDefault="000A39B3" w:rsidP="00FE2B9A">
            <w:pPr>
              <w:pStyle w:val="oj-tbl-txt"/>
              <w:spacing w:before="60" w:beforeAutospacing="0" w:after="60" w:afterAutospacing="0" w:line="312" w:lineRule="atLeast"/>
              <w:jc w:val="both"/>
              <w:rPr>
                <w:color w:val="333333"/>
              </w:rPr>
            </w:pPr>
            <w:r>
              <w:rPr>
                <w:color w:val="333333"/>
              </w:rPr>
              <w:t>245.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3D8A09" w14:textId="77777777" w:rsidR="000A39B3" w:rsidRDefault="000A39B3" w:rsidP="00FE2B9A">
            <w:pPr>
              <w:pStyle w:val="oj-tbl-txt"/>
              <w:spacing w:before="60" w:beforeAutospacing="0" w:after="60" w:afterAutospacing="0" w:line="312" w:lineRule="atLeast"/>
              <w:jc w:val="both"/>
              <w:rPr>
                <w:color w:val="333333"/>
              </w:rPr>
            </w:pPr>
            <w:r>
              <w:rPr>
                <w:color w:val="333333"/>
              </w:rPr>
              <w:t>Stellar Beverly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E56D2A" w14:textId="77777777" w:rsidR="000A39B3" w:rsidRDefault="000A39B3" w:rsidP="00FE2B9A">
            <w:pPr>
              <w:pStyle w:val="oj-tbl-txt"/>
              <w:spacing w:before="60" w:beforeAutospacing="0" w:after="60" w:afterAutospacing="0" w:line="312" w:lineRule="atLeast"/>
              <w:jc w:val="both"/>
              <w:rPr>
                <w:color w:val="333333"/>
              </w:rPr>
            </w:pPr>
            <w:r>
              <w:rPr>
                <w:color w:val="333333"/>
              </w:rPr>
              <w:t>9208069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999B55"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4CE8D2C3"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EA563D"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422C59F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6E34E4" w14:textId="77777777" w:rsidR="000A39B3" w:rsidRDefault="000A39B3" w:rsidP="00FE2B9A">
            <w:pPr>
              <w:pStyle w:val="oj-tbl-txt"/>
              <w:spacing w:before="60" w:beforeAutospacing="0" w:after="60" w:afterAutospacing="0" w:line="312" w:lineRule="atLeast"/>
              <w:jc w:val="both"/>
              <w:rPr>
                <w:color w:val="333333"/>
              </w:rPr>
            </w:pPr>
            <w:r>
              <w:rPr>
                <w:color w:val="333333"/>
              </w:rPr>
              <w:t>246.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F0098F" w14:textId="77777777" w:rsidR="000A39B3" w:rsidRDefault="000A39B3" w:rsidP="00FE2B9A">
            <w:pPr>
              <w:pStyle w:val="oj-tbl-txt"/>
              <w:spacing w:before="60" w:beforeAutospacing="0" w:after="60" w:afterAutospacing="0" w:line="312" w:lineRule="atLeast"/>
              <w:jc w:val="both"/>
              <w:rPr>
                <w:color w:val="333333"/>
              </w:rPr>
            </w:pPr>
            <w:r>
              <w:rPr>
                <w:color w:val="333333"/>
              </w:rPr>
              <w:t>Enigma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ABA12B" w14:textId="77777777" w:rsidR="000A39B3" w:rsidRDefault="000A39B3" w:rsidP="00FE2B9A">
            <w:pPr>
              <w:pStyle w:val="oj-tbl-txt"/>
              <w:spacing w:before="60" w:beforeAutospacing="0" w:after="60" w:afterAutospacing="0" w:line="312" w:lineRule="atLeast"/>
              <w:jc w:val="both"/>
              <w:rPr>
                <w:color w:val="333333"/>
              </w:rPr>
            </w:pPr>
            <w:r>
              <w:rPr>
                <w:color w:val="333333"/>
              </w:rPr>
              <w:t>9333412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52CFE1"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09FDBBBD"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1802B2"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09CAF0D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84BA91" w14:textId="77777777" w:rsidR="000A39B3" w:rsidRDefault="000A39B3" w:rsidP="00FE2B9A">
            <w:pPr>
              <w:pStyle w:val="oj-tbl-txt"/>
              <w:spacing w:before="60" w:beforeAutospacing="0" w:after="60" w:afterAutospacing="0" w:line="312" w:lineRule="atLeast"/>
              <w:jc w:val="both"/>
              <w:rPr>
                <w:color w:val="333333"/>
              </w:rPr>
            </w:pPr>
            <w:r>
              <w:rPr>
                <w:color w:val="333333"/>
              </w:rPr>
              <w:t>247.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F611FD" w14:textId="77777777" w:rsidR="000A39B3" w:rsidRDefault="000A39B3" w:rsidP="00FE2B9A">
            <w:pPr>
              <w:pStyle w:val="oj-tbl-txt"/>
              <w:spacing w:before="60" w:beforeAutospacing="0" w:after="60" w:afterAutospacing="0" w:line="312" w:lineRule="atLeast"/>
              <w:jc w:val="both"/>
              <w:rPr>
                <w:color w:val="333333"/>
              </w:rPr>
            </w:pPr>
            <w:r>
              <w:rPr>
                <w:color w:val="333333"/>
              </w:rPr>
              <w:t>Silvera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1CCB0F" w14:textId="77777777" w:rsidR="000A39B3" w:rsidRDefault="000A39B3" w:rsidP="00FE2B9A">
            <w:pPr>
              <w:pStyle w:val="oj-tbl-txt"/>
              <w:spacing w:before="60" w:beforeAutospacing="0" w:after="60" w:afterAutospacing="0" w:line="312" w:lineRule="atLeast"/>
              <w:jc w:val="both"/>
              <w:rPr>
                <w:color w:val="333333"/>
              </w:rPr>
            </w:pPr>
            <w:r>
              <w:rPr>
                <w:color w:val="333333"/>
              </w:rPr>
              <w:t>9248849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A6E879"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6031449E"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22595B"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1FA3588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8660D1" w14:textId="77777777" w:rsidR="000A39B3" w:rsidRDefault="000A39B3" w:rsidP="00FE2B9A">
            <w:pPr>
              <w:pStyle w:val="oj-tbl-txt"/>
              <w:spacing w:before="60" w:beforeAutospacing="0" w:after="60" w:afterAutospacing="0" w:line="312" w:lineRule="atLeast"/>
              <w:jc w:val="both"/>
              <w:rPr>
                <w:color w:val="333333"/>
              </w:rPr>
            </w:pPr>
            <w:r>
              <w:rPr>
                <w:color w:val="333333"/>
              </w:rPr>
              <w:t>248.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3CFD4E" w14:textId="77777777" w:rsidR="000A39B3" w:rsidRDefault="000A39B3" w:rsidP="00FE2B9A">
            <w:pPr>
              <w:pStyle w:val="oj-tbl-txt"/>
              <w:spacing w:before="60" w:beforeAutospacing="0" w:after="60" w:afterAutospacing="0" w:line="312" w:lineRule="atLeast"/>
              <w:jc w:val="both"/>
              <w:rPr>
                <w:color w:val="333333"/>
              </w:rPr>
            </w:pPr>
            <w:r>
              <w:rPr>
                <w:color w:val="333333"/>
              </w:rPr>
              <w:t>New Power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CE68D6" w14:textId="77777777" w:rsidR="000A39B3" w:rsidRDefault="000A39B3" w:rsidP="00FE2B9A">
            <w:pPr>
              <w:pStyle w:val="oj-tbl-txt"/>
              <w:spacing w:before="60" w:beforeAutospacing="0" w:after="60" w:afterAutospacing="0" w:line="312" w:lineRule="atLeast"/>
              <w:jc w:val="both"/>
              <w:rPr>
                <w:color w:val="333333"/>
              </w:rPr>
            </w:pPr>
            <w:r>
              <w:rPr>
                <w:color w:val="333333"/>
              </w:rPr>
              <w:t>9266853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98A8DE"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3D931F4B"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 xml:space="preserve">transport crude oil or petroleum products, as listed in Annex XXV, that originate in Russia or are </w:t>
            </w:r>
            <w:r w:rsidRPr="000A39B3">
              <w:rPr>
                <w:color w:val="333333"/>
                <w:lang w:val="en-US"/>
              </w:rPr>
              <w:lastRenderedPageBreak/>
              <w:t>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24677F" w14:textId="77777777" w:rsidR="000A39B3" w:rsidRDefault="000A39B3" w:rsidP="00FE2B9A">
            <w:pPr>
              <w:pStyle w:val="oj-tbl-txt"/>
              <w:spacing w:before="60" w:beforeAutospacing="0" w:after="60" w:afterAutospacing="0" w:line="312" w:lineRule="atLeast"/>
              <w:jc w:val="both"/>
              <w:rPr>
                <w:color w:val="333333"/>
              </w:rPr>
            </w:pPr>
            <w:r>
              <w:rPr>
                <w:color w:val="333333"/>
              </w:rPr>
              <w:lastRenderedPageBreak/>
              <w:t>21.5.2025</w:t>
            </w:r>
          </w:p>
        </w:tc>
      </w:tr>
      <w:tr w:rsidR="000A39B3" w:rsidRPr="000A39B3" w14:paraId="0584AA2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879093" w14:textId="77777777" w:rsidR="000A39B3" w:rsidRDefault="000A39B3" w:rsidP="00FE2B9A">
            <w:pPr>
              <w:pStyle w:val="oj-tbl-txt"/>
              <w:spacing w:before="60" w:beforeAutospacing="0" w:after="60" w:afterAutospacing="0" w:line="312" w:lineRule="atLeast"/>
              <w:jc w:val="both"/>
              <w:rPr>
                <w:color w:val="333333"/>
              </w:rPr>
            </w:pPr>
            <w:r>
              <w:rPr>
                <w:color w:val="333333"/>
              </w:rPr>
              <w:t>249.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C24253" w14:textId="77777777" w:rsidR="000A39B3" w:rsidRDefault="000A39B3" w:rsidP="00FE2B9A">
            <w:pPr>
              <w:pStyle w:val="oj-tbl-txt"/>
              <w:spacing w:before="60" w:beforeAutospacing="0" w:after="60" w:afterAutospacing="0" w:line="312" w:lineRule="atLeast"/>
              <w:jc w:val="both"/>
              <w:rPr>
                <w:color w:val="333333"/>
              </w:rPr>
            </w:pPr>
            <w:r>
              <w:rPr>
                <w:color w:val="333333"/>
              </w:rPr>
              <w:t>Arlan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774BB6" w14:textId="77777777" w:rsidR="000A39B3" w:rsidRDefault="000A39B3" w:rsidP="00FE2B9A">
            <w:pPr>
              <w:pStyle w:val="oj-tbl-txt"/>
              <w:spacing w:before="60" w:beforeAutospacing="0" w:after="60" w:afterAutospacing="0" w:line="312" w:lineRule="atLeast"/>
              <w:jc w:val="both"/>
              <w:rPr>
                <w:color w:val="333333"/>
              </w:rPr>
            </w:pPr>
            <w:r>
              <w:rPr>
                <w:color w:val="333333"/>
              </w:rPr>
              <w:t>9227443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A04BA0"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6D82100A"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AE4472"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0A39B3" w:rsidRPr="000A39B3" w14:paraId="3F54DCA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803A63" w14:textId="77777777" w:rsidR="000A39B3" w:rsidRDefault="000A39B3" w:rsidP="00FE2B9A">
            <w:pPr>
              <w:pStyle w:val="oj-tbl-txt"/>
              <w:spacing w:before="60" w:beforeAutospacing="0" w:after="60" w:afterAutospacing="0" w:line="312" w:lineRule="atLeast"/>
              <w:jc w:val="both"/>
              <w:rPr>
                <w:color w:val="333333"/>
              </w:rPr>
            </w:pPr>
            <w:r>
              <w:rPr>
                <w:color w:val="333333"/>
              </w:rPr>
              <w:t>250.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4CC5DA" w14:textId="77777777" w:rsidR="000A39B3" w:rsidRDefault="000A39B3" w:rsidP="00FE2B9A">
            <w:pPr>
              <w:pStyle w:val="oj-tbl-txt"/>
              <w:spacing w:before="60" w:beforeAutospacing="0" w:after="60" w:afterAutospacing="0" w:line="312" w:lineRule="atLeast"/>
              <w:jc w:val="both"/>
              <w:rPr>
                <w:color w:val="333333"/>
              </w:rPr>
            </w:pPr>
            <w:r>
              <w:rPr>
                <w:color w:val="333333"/>
              </w:rPr>
              <w:t>Clyde Noble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4F0686" w14:textId="77777777" w:rsidR="000A39B3" w:rsidRDefault="000A39B3" w:rsidP="00FE2B9A">
            <w:pPr>
              <w:pStyle w:val="oj-tbl-txt"/>
              <w:spacing w:before="60" w:beforeAutospacing="0" w:after="60" w:afterAutospacing="0" w:line="312" w:lineRule="atLeast"/>
              <w:jc w:val="both"/>
              <w:rPr>
                <w:color w:val="333333"/>
              </w:rPr>
            </w:pPr>
            <w:r>
              <w:rPr>
                <w:color w:val="333333"/>
              </w:rPr>
              <w:t>9282792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BA23B7"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Article 3s(2), point (b):</w:t>
            </w:r>
          </w:p>
          <w:p w14:paraId="5CF8DF92" w14:textId="77777777" w:rsidR="000A39B3" w:rsidRPr="000A39B3" w:rsidRDefault="000A39B3" w:rsidP="00FE2B9A">
            <w:pPr>
              <w:pStyle w:val="oj-tbl-txt"/>
              <w:spacing w:before="60" w:beforeAutospacing="0" w:after="60" w:afterAutospacing="0" w:line="312" w:lineRule="atLeast"/>
              <w:jc w:val="both"/>
              <w:rPr>
                <w:color w:val="333333"/>
                <w:lang w:val="en-US"/>
              </w:rPr>
            </w:pPr>
            <w:r w:rsidRPr="000A39B3">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A5D7CE" w14:textId="77777777" w:rsidR="000A39B3" w:rsidRDefault="000A39B3"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6257664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A25600" w14:textId="77777777" w:rsidR="0070682B" w:rsidRDefault="0070682B" w:rsidP="00FE2B9A">
            <w:pPr>
              <w:pStyle w:val="oj-tbl-txt"/>
              <w:spacing w:before="60" w:beforeAutospacing="0" w:after="60" w:afterAutospacing="0" w:line="312" w:lineRule="atLeast"/>
              <w:jc w:val="both"/>
              <w:rPr>
                <w:color w:val="333333"/>
              </w:rPr>
            </w:pPr>
            <w:r>
              <w:rPr>
                <w:color w:val="333333"/>
              </w:rPr>
              <w:t>251.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CA1B96" w14:textId="77777777" w:rsidR="0070682B" w:rsidRDefault="0070682B" w:rsidP="00FE2B9A">
            <w:pPr>
              <w:pStyle w:val="oj-tbl-txt"/>
              <w:spacing w:before="60" w:beforeAutospacing="0" w:after="60" w:afterAutospacing="0" w:line="312" w:lineRule="atLeast"/>
              <w:jc w:val="both"/>
              <w:rPr>
                <w:color w:val="333333"/>
              </w:rPr>
            </w:pPr>
            <w:r>
              <w:rPr>
                <w:color w:val="333333"/>
              </w:rPr>
              <w:t>Thya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911E4F" w14:textId="77777777" w:rsidR="0070682B" w:rsidRDefault="0070682B" w:rsidP="00FE2B9A">
            <w:pPr>
              <w:pStyle w:val="oj-tbl-txt"/>
              <w:spacing w:before="60" w:beforeAutospacing="0" w:after="60" w:afterAutospacing="0" w:line="312" w:lineRule="atLeast"/>
              <w:jc w:val="both"/>
              <w:rPr>
                <w:color w:val="333333"/>
              </w:rPr>
            </w:pPr>
            <w:r>
              <w:rPr>
                <w:color w:val="333333"/>
              </w:rPr>
              <w:t>9283289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44AE38"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06DC5504"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B6368C"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3FD7B1D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FAE42B" w14:textId="77777777" w:rsidR="0070682B" w:rsidRDefault="0070682B" w:rsidP="00FE2B9A">
            <w:pPr>
              <w:pStyle w:val="oj-tbl-txt"/>
              <w:spacing w:before="60" w:beforeAutospacing="0" w:after="60" w:afterAutospacing="0" w:line="312" w:lineRule="atLeast"/>
              <w:jc w:val="both"/>
              <w:rPr>
                <w:color w:val="333333"/>
              </w:rPr>
            </w:pPr>
            <w:r>
              <w:rPr>
                <w:color w:val="333333"/>
              </w:rPr>
              <w:t>252.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101891" w14:textId="77777777" w:rsidR="0070682B" w:rsidRDefault="0070682B" w:rsidP="00FE2B9A">
            <w:pPr>
              <w:pStyle w:val="oj-tbl-txt"/>
              <w:spacing w:before="60" w:beforeAutospacing="0" w:after="60" w:afterAutospacing="0" w:line="312" w:lineRule="atLeast"/>
              <w:jc w:val="both"/>
              <w:rPr>
                <w:color w:val="333333"/>
              </w:rPr>
            </w:pPr>
            <w:r>
              <w:rPr>
                <w:color w:val="333333"/>
              </w:rPr>
              <w:t>Bonifacy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8B4F6F" w14:textId="77777777" w:rsidR="0070682B" w:rsidRDefault="0070682B" w:rsidP="00FE2B9A">
            <w:pPr>
              <w:pStyle w:val="oj-tbl-txt"/>
              <w:spacing w:before="60" w:beforeAutospacing="0" w:after="60" w:afterAutospacing="0" w:line="312" w:lineRule="atLeast"/>
              <w:jc w:val="both"/>
              <w:rPr>
                <w:color w:val="333333"/>
              </w:rPr>
            </w:pPr>
            <w:r>
              <w:rPr>
                <w:color w:val="333333"/>
              </w:rPr>
              <w:t>9284726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735095"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16E73641"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 xml:space="preserve">transport crude oil or petroleum products, as listed in Annex XXV, that originate in Russia or are exported from Russia while practicing irregular and high-risk shipping practices as set out in the </w:t>
            </w:r>
            <w:r w:rsidRPr="0070682B">
              <w:rPr>
                <w:color w:val="333333"/>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191216" w14:textId="77777777" w:rsidR="0070682B" w:rsidRDefault="0070682B" w:rsidP="00FE2B9A">
            <w:pPr>
              <w:pStyle w:val="oj-tbl-txt"/>
              <w:spacing w:before="60" w:beforeAutospacing="0" w:after="60" w:afterAutospacing="0" w:line="312" w:lineRule="atLeast"/>
              <w:jc w:val="both"/>
              <w:rPr>
                <w:color w:val="333333"/>
              </w:rPr>
            </w:pPr>
            <w:r>
              <w:rPr>
                <w:color w:val="333333"/>
              </w:rPr>
              <w:lastRenderedPageBreak/>
              <w:t>21.5.2025</w:t>
            </w:r>
          </w:p>
        </w:tc>
      </w:tr>
      <w:tr w:rsidR="0070682B" w:rsidRPr="000A39B3" w14:paraId="180B91C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CEEC8F" w14:textId="77777777" w:rsidR="0070682B" w:rsidRDefault="0070682B" w:rsidP="00FE2B9A">
            <w:pPr>
              <w:pStyle w:val="oj-tbl-txt"/>
              <w:spacing w:before="60" w:beforeAutospacing="0" w:after="60" w:afterAutospacing="0" w:line="312" w:lineRule="atLeast"/>
              <w:jc w:val="both"/>
              <w:rPr>
                <w:color w:val="333333"/>
              </w:rPr>
            </w:pPr>
            <w:r>
              <w:rPr>
                <w:color w:val="333333"/>
              </w:rPr>
              <w:t>253.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560729" w14:textId="77777777" w:rsidR="0070682B" w:rsidRDefault="0070682B" w:rsidP="00FE2B9A">
            <w:pPr>
              <w:pStyle w:val="oj-tbl-txt"/>
              <w:spacing w:before="60" w:beforeAutospacing="0" w:after="60" w:afterAutospacing="0" w:line="312" w:lineRule="atLeast"/>
              <w:jc w:val="both"/>
              <w:rPr>
                <w:color w:val="333333"/>
              </w:rPr>
            </w:pPr>
            <w:r>
              <w:rPr>
                <w:color w:val="333333"/>
              </w:rPr>
              <w:t>Vayu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5D883C" w14:textId="77777777" w:rsidR="0070682B" w:rsidRDefault="0070682B" w:rsidP="00FE2B9A">
            <w:pPr>
              <w:pStyle w:val="oj-tbl-txt"/>
              <w:spacing w:before="60" w:beforeAutospacing="0" w:after="60" w:afterAutospacing="0" w:line="312" w:lineRule="atLeast"/>
              <w:jc w:val="both"/>
              <w:rPr>
                <w:color w:val="333333"/>
              </w:rPr>
            </w:pPr>
            <w:r>
              <w:rPr>
                <w:color w:val="333333"/>
              </w:rPr>
              <w:t>9290517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40458F"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17B937AC"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998838"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4905952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E54DED" w14:textId="77777777" w:rsidR="0070682B" w:rsidRDefault="0070682B" w:rsidP="00FE2B9A">
            <w:pPr>
              <w:pStyle w:val="oj-tbl-txt"/>
              <w:spacing w:before="60" w:beforeAutospacing="0" w:after="60" w:afterAutospacing="0" w:line="312" w:lineRule="atLeast"/>
              <w:jc w:val="both"/>
              <w:rPr>
                <w:color w:val="333333"/>
              </w:rPr>
            </w:pPr>
            <w:r>
              <w:rPr>
                <w:color w:val="333333"/>
              </w:rPr>
              <w:t>254.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EB3885" w14:textId="77777777" w:rsidR="0070682B" w:rsidRDefault="0070682B" w:rsidP="00FE2B9A">
            <w:pPr>
              <w:pStyle w:val="oj-tbl-txt"/>
              <w:spacing w:before="60" w:beforeAutospacing="0" w:after="60" w:afterAutospacing="0" w:line="312" w:lineRule="atLeast"/>
              <w:jc w:val="both"/>
              <w:rPr>
                <w:color w:val="333333"/>
              </w:rPr>
            </w:pPr>
            <w:r>
              <w:rPr>
                <w:color w:val="333333"/>
              </w:rPr>
              <w:t>Beast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E3FB5E" w14:textId="77777777" w:rsidR="0070682B" w:rsidRDefault="0070682B" w:rsidP="00FE2B9A">
            <w:pPr>
              <w:pStyle w:val="oj-tbl-txt"/>
              <w:spacing w:before="60" w:beforeAutospacing="0" w:after="60" w:afterAutospacing="0" w:line="312" w:lineRule="atLeast"/>
              <w:jc w:val="both"/>
              <w:rPr>
                <w:color w:val="333333"/>
              </w:rPr>
            </w:pPr>
            <w:r>
              <w:rPr>
                <w:color w:val="333333"/>
              </w:rPr>
              <w:t>9290921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2F0FB4"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247A3BF7"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5B48D4"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17F4271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38C6F9" w14:textId="77777777" w:rsidR="0070682B" w:rsidRDefault="0070682B" w:rsidP="00FE2B9A">
            <w:pPr>
              <w:pStyle w:val="oj-tbl-txt"/>
              <w:spacing w:before="60" w:beforeAutospacing="0" w:after="60" w:afterAutospacing="0" w:line="312" w:lineRule="atLeast"/>
              <w:jc w:val="both"/>
              <w:rPr>
                <w:color w:val="333333"/>
              </w:rPr>
            </w:pPr>
            <w:r>
              <w:rPr>
                <w:color w:val="333333"/>
              </w:rPr>
              <w:t>255.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362EB2" w14:textId="77777777" w:rsidR="0070682B" w:rsidRDefault="0070682B" w:rsidP="00FE2B9A">
            <w:pPr>
              <w:pStyle w:val="oj-tbl-txt"/>
              <w:spacing w:before="60" w:beforeAutospacing="0" w:after="60" w:afterAutospacing="0" w:line="312" w:lineRule="atLeast"/>
              <w:jc w:val="both"/>
              <w:rPr>
                <w:color w:val="333333"/>
              </w:rPr>
            </w:pPr>
            <w:r>
              <w:rPr>
                <w:color w:val="333333"/>
              </w:rPr>
              <w:t>Team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AA66C3" w14:textId="77777777" w:rsidR="0070682B" w:rsidRDefault="0070682B" w:rsidP="00FE2B9A">
            <w:pPr>
              <w:pStyle w:val="oj-tbl-txt"/>
              <w:spacing w:before="60" w:beforeAutospacing="0" w:after="60" w:afterAutospacing="0" w:line="312" w:lineRule="atLeast"/>
              <w:jc w:val="both"/>
              <w:rPr>
                <w:color w:val="333333"/>
              </w:rPr>
            </w:pPr>
            <w:r>
              <w:rPr>
                <w:color w:val="333333"/>
              </w:rPr>
              <w:t>9292589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3529AB"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4E8C755D"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7F4E84"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7CB7E0D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8BC6F7" w14:textId="77777777" w:rsidR="0070682B" w:rsidRDefault="0070682B" w:rsidP="00FE2B9A">
            <w:pPr>
              <w:pStyle w:val="oj-tbl-txt"/>
              <w:spacing w:before="60" w:beforeAutospacing="0" w:after="60" w:afterAutospacing="0" w:line="312" w:lineRule="atLeast"/>
              <w:jc w:val="both"/>
              <w:rPr>
                <w:color w:val="333333"/>
              </w:rPr>
            </w:pPr>
            <w:r>
              <w:rPr>
                <w:color w:val="333333"/>
              </w:rPr>
              <w:t>256.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5CBB02" w14:textId="77777777" w:rsidR="0070682B" w:rsidRDefault="0070682B" w:rsidP="00FE2B9A">
            <w:pPr>
              <w:pStyle w:val="oj-tbl-txt"/>
              <w:spacing w:before="60" w:beforeAutospacing="0" w:after="60" w:afterAutospacing="0" w:line="312" w:lineRule="atLeast"/>
              <w:jc w:val="both"/>
              <w:rPr>
                <w:color w:val="333333"/>
              </w:rPr>
            </w:pPr>
            <w:r>
              <w:rPr>
                <w:color w:val="333333"/>
              </w:rPr>
              <w:t>Rigel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7F2E4B" w14:textId="77777777" w:rsidR="0070682B" w:rsidRDefault="0070682B" w:rsidP="00FE2B9A">
            <w:pPr>
              <w:pStyle w:val="oj-tbl-txt"/>
              <w:spacing w:before="60" w:beforeAutospacing="0" w:after="60" w:afterAutospacing="0" w:line="312" w:lineRule="atLeast"/>
              <w:jc w:val="both"/>
              <w:rPr>
                <w:color w:val="333333"/>
              </w:rPr>
            </w:pPr>
            <w:r>
              <w:rPr>
                <w:color w:val="333333"/>
              </w:rPr>
              <w:t>9296406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1FC2AC"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2C7C08A4"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 xml:space="preserve">transport crude oil or petroleum products, as listed in Annex XXV, that originate in Russia or are exported from Russia while practicing irregular and high-risk shipping practices as set out in the International Maritime Organisation </w:t>
            </w:r>
            <w:r w:rsidRPr="0070682B">
              <w:rPr>
                <w:color w:val="333333"/>
                <w:lang w:val="en-US"/>
              </w:rPr>
              <w:lastRenderedPageBreak/>
              <w:t>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645259" w14:textId="77777777" w:rsidR="0070682B" w:rsidRDefault="0070682B" w:rsidP="00FE2B9A">
            <w:pPr>
              <w:pStyle w:val="oj-tbl-txt"/>
              <w:spacing w:before="60" w:beforeAutospacing="0" w:after="60" w:afterAutospacing="0" w:line="312" w:lineRule="atLeast"/>
              <w:jc w:val="both"/>
              <w:rPr>
                <w:color w:val="333333"/>
              </w:rPr>
            </w:pPr>
            <w:r>
              <w:rPr>
                <w:color w:val="333333"/>
              </w:rPr>
              <w:lastRenderedPageBreak/>
              <w:t>21.5.2025</w:t>
            </w:r>
          </w:p>
        </w:tc>
      </w:tr>
      <w:tr w:rsidR="0070682B" w:rsidRPr="000A39B3" w14:paraId="6921976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39A75F" w14:textId="77777777" w:rsidR="0070682B" w:rsidRDefault="0070682B" w:rsidP="00FE2B9A">
            <w:pPr>
              <w:pStyle w:val="oj-tbl-txt"/>
              <w:spacing w:before="60" w:beforeAutospacing="0" w:after="60" w:afterAutospacing="0" w:line="312" w:lineRule="atLeast"/>
              <w:jc w:val="both"/>
              <w:rPr>
                <w:color w:val="333333"/>
              </w:rPr>
            </w:pPr>
            <w:r>
              <w:rPr>
                <w:color w:val="333333"/>
              </w:rPr>
              <w:t>257.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D6A65F" w14:textId="77777777" w:rsidR="0070682B" w:rsidRDefault="0070682B" w:rsidP="00FE2B9A">
            <w:pPr>
              <w:pStyle w:val="oj-tbl-txt"/>
              <w:spacing w:before="60" w:beforeAutospacing="0" w:after="60" w:afterAutospacing="0" w:line="312" w:lineRule="atLeast"/>
              <w:jc w:val="both"/>
              <w:rPr>
                <w:color w:val="333333"/>
              </w:rPr>
            </w:pPr>
            <w:r>
              <w:rPr>
                <w:color w:val="333333"/>
              </w:rPr>
              <w:t>Cangjie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B999EC" w14:textId="77777777" w:rsidR="0070682B" w:rsidRDefault="0070682B" w:rsidP="00FE2B9A">
            <w:pPr>
              <w:pStyle w:val="oj-tbl-txt"/>
              <w:spacing w:before="60" w:beforeAutospacing="0" w:after="60" w:afterAutospacing="0" w:line="312" w:lineRule="atLeast"/>
              <w:jc w:val="both"/>
              <w:rPr>
                <w:color w:val="333333"/>
              </w:rPr>
            </w:pPr>
            <w:r>
              <w:rPr>
                <w:color w:val="333333"/>
              </w:rPr>
              <w:t>9299680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52E60D"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0E50491B"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11561E"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1E42F23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BA812B" w14:textId="77777777" w:rsidR="0070682B" w:rsidRDefault="0070682B" w:rsidP="00FE2B9A">
            <w:pPr>
              <w:pStyle w:val="oj-tbl-txt"/>
              <w:spacing w:before="60" w:beforeAutospacing="0" w:after="60" w:afterAutospacing="0" w:line="312" w:lineRule="atLeast"/>
              <w:jc w:val="both"/>
              <w:rPr>
                <w:color w:val="333333"/>
              </w:rPr>
            </w:pPr>
            <w:r>
              <w:rPr>
                <w:color w:val="333333"/>
              </w:rPr>
              <w:t>258.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FA2949" w14:textId="77777777" w:rsidR="0070682B" w:rsidRDefault="0070682B" w:rsidP="00FE2B9A">
            <w:pPr>
              <w:pStyle w:val="oj-tbl-txt"/>
              <w:spacing w:before="60" w:beforeAutospacing="0" w:after="60" w:afterAutospacing="0" w:line="312" w:lineRule="atLeast"/>
              <w:jc w:val="both"/>
              <w:rPr>
                <w:color w:val="333333"/>
              </w:rPr>
            </w:pPr>
            <w:r>
              <w:rPr>
                <w:color w:val="333333"/>
              </w:rPr>
              <w:t>Tendua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0EA71E" w14:textId="77777777" w:rsidR="0070682B" w:rsidRDefault="0070682B" w:rsidP="00FE2B9A">
            <w:pPr>
              <w:pStyle w:val="oj-tbl-txt"/>
              <w:spacing w:before="60" w:beforeAutospacing="0" w:after="60" w:afterAutospacing="0" w:line="312" w:lineRule="atLeast"/>
              <w:jc w:val="both"/>
              <w:rPr>
                <w:color w:val="333333"/>
              </w:rPr>
            </w:pPr>
            <w:r>
              <w:rPr>
                <w:color w:val="333333"/>
              </w:rPr>
              <w:t>9299862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2DFC52"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5935A822"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801217"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34836EC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531D8C" w14:textId="77777777" w:rsidR="0070682B" w:rsidRDefault="0070682B" w:rsidP="00FE2B9A">
            <w:pPr>
              <w:pStyle w:val="oj-tbl-txt"/>
              <w:spacing w:before="60" w:beforeAutospacing="0" w:after="60" w:afterAutospacing="0" w:line="312" w:lineRule="atLeast"/>
              <w:jc w:val="both"/>
              <w:rPr>
                <w:color w:val="333333"/>
              </w:rPr>
            </w:pPr>
            <w:r>
              <w:rPr>
                <w:color w:val="333333"/>
              </w:rPr>
              <w:t>259.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A1371C" w14:textId="77777777" w:rsidR="0070682B" w:rsidRDefault="0070682B" w:rsidP="00FE2B9A">
            <w:pPr>
              <w:pStyle w:val="oj-tbl-txt"/>
              <w:spacing w:before="60" w:beforeAutospacing="0" w:after="60" w:afterAutospacing="0" w:line="312" w:lineRule="atLeast"/>
              <w:jc w:val="both"/>
              <w:rPr>
                <w:color w:val="333333"/>
              </w:rPr>
            </w:pPr>
            <w:r>
              <w:rPr>
                <w:color w:val="333333"/>
              </w:rPr>
              <w:t>Ina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CC104D" w14:textId="77777777" w:rsidR="0070682B" w:rsidRDefault="0070682B" w:rsidP="00FE2B9A">
            <w:pPr>
              <w:pStyle w:val="oj-tbl-txt"/>
              <w:spacing w:before="60" w:beforeAutospacing="0" w:after="60" w:afterAutospacing="0" w:line="312" w:lineRule="atLeast"/>
              <w:jc w:val="both"/>
              <w:rPr>
                <w:color w:val="333333"/>
              </w:rPr>
            </w:pPr>
            <w:r>
              <w:rPr>
                <w:color w:val="333333"/>
              </w:rPr>
              <w:t>9308443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9A3FB9"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0A8B8FAD"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138FE1"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69D2291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3D7913" w14:textId="77777777" w:rsidR="0070682B" w:rsidRDefault="0070682B" w:rsidP="00FE2B9A">
            <w:pPr>
              <w:pStyle w:val="oj-tbl-txt"/>
              <w:spacing w:before="60" w:beforeAutospacing="0" w:after="60" w:afterAutospacing="0" w:line="312" w:lineRule="atLeast"/>
              <w:jc w:val="both"/>
              <w:rPr>
                <w:color w:val="333333"/>
              </w:rPr>
            </w:pPr>
            <w:r>
              <w:rPr>
                <w:color w:val="333333"/>
              </w:rPr>
              <w:t>260.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5A8AE5" w14:textId="77777777" w:rsidR="0070682B" w:rsidRDefault="0070682B" w:rsidP="00FE2B9A">
            <w:pPr>
              <w:pStyle w:val="oj-tbl-txt"/>
              <w:spacing w:before="60" w:beforeAutospacing="0" w:after="60" w:afterAutospacing="0" w:line="312" w:lineRule="atLeast"/>
              <w:jc w:val="both"/>
              <w:rPr>
                <w:color w:val="333333"/>
              </w:rPr>
            </w:pPr>
            <w:r>
              <w:rPr>
                <w:color w:val="333333"/>
              </w:rPr>
              <w:t>Pier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8F477D" w14:textId="77777777" w:rsidR="0070682B" w:rsidRDefault="0070682B" w:rsidP="00FE2B9A">
            <w:pPr>
              <w:pStyle w:val="oj-tbl-txt"/>
              <w:spacing w:before="60" w:beforeAutospacing="0" w:after="60" w:afterAutospacing="0" w:line="312" w:lineRule="atLeast"/>
              <w:jc w:val="both"/>
              <w:rPr>
                <w:color w:val="333333"/>
              </w:rPr>
            </w:pPr>
            <w:r>
              <w:rPr>
                <w:color w:val="333333"/>
              </w:rPr>
              <w:t>9273442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B64727"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74D4543E"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B0CDC1"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59BB65E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7E8E13" w14:textId="77777777" w:rsidR="0070682B" w:rsidRDefault="0070682B" w:rsidP="00FE2B9A">
            <w:pPr>
              <w:pStyle w:val="oj-tbl-txt"/>
              <w:spacing w:before="60" w:beforeAutospacing="0" w:after="60" w:afterAutospacing="0" w:line="312" w:lineRule="atLeast"/>
              <w:jc w:val="both"/>
              <w:rPr>
                <w:color w:val="333333"/>
              </w:rPr>
            </w:pPr>
            <w:r>
              <w:rPr>
                <w:color w:val="333333"/>
              </w:rPr>
              <w:lastRenderedPageBreak/>
              <w:t>261.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1D5662" w14:textId="77777777" w:rsidR="0070682B" w:rsidRDefault="0070682B" w:rsidP="00FE2B9A">
            <w:pPr>
              <w:pStyle w:val="oj-tbl-txt"/>
              <w:spacing w:before="60" w:beforeAutospacing="0" w:after="60" w:afterAutospacing="0" w:line="312" w:lineRule="atLeast"/>
              <w:jc w:val="both"/>
              <w:rPr>
                <w:color w:val="333333"/>
              </w:rPr>
            </w:pPr>
            <w:r>
              <w:rPr>
                <w:color w:val="333333"/>
              </w:rPr>
              <w:t>Next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879B29" w14:textId="77777777" w:rsidR="0070682B" w:rsidRDefault="0070682B" w:rsidP="00FE2B9A">
            <w:pPr>
              <w:pStyle w:val="oj-tbl-txt"/>
              <w:spacing w:before="60" w:beforeAutospacing="0" w:after="60" w:afterAutospacing="0" w:line="312" w:lineRule="atLeast"/>
              <w:jc w:val="both"/>
              <w:rPr>
                <w:color w:val="333333"/>
              </w:rPr>
            </w:pPr>
            <w:r>
              <w:rPr>
                <w:color w:val="333333"/>
              </w:rPr>
              <w:t>9286023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583827"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646F1C36"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9A40FA"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11807F5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401EEA" w14:textId="77777777" w:rsidR="0070682B" w:rsidRDefault="0070682B" w:rsidP="00FE2B9A">
            <w:pPr>
              <w:pStyle w:val="oj-tbl-txt"/>
              <w:spacing w:before="60" w:beforeAutospacing="0" w:after="60" w:afterAutospacing="0" w:line="312" w:lineRule="atLeast"/>
              <w:jc w:val="both"/>
              <w:rPr>
                <w:color w:val="333333"/>
              </w:rPr>
            </w:pPr>
            <w:r>
              <w:rPr>
                <w:color w:val="333333"/>
              </w:rPr>
              <w:t>262.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EEB700" w14:textId="77777777" w:rsidR="0070682B" w:rsidRDefault="0070682B" w:rsidP="00FE2B9A">
            <w:pPr>
              <w:pStyle w:val="oj-tbl-txt"/>
              <w:spacing w:before="60" w:beforeAutospacing="0" w:after="60" w:afterAutospacing="0" w:line="312" w:lineRule="atLeast"/>
              <w:jc w:val="both"/>
              <w:rPr>
                <w:color w:val="333333"/>
              </w:rPr>
            </w:pPr>
            <w:r>
              <w:rPr>
                <w:color w:val="333333"/>
              </w:rPr>
              <w:t>Vault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EF331E" w14:textId="77777777" w:rsidR="0070682B" w:rsidRDefault="0070682B" w:rsidP="00FE2B9A">
            <w:pPr>
              <w:pStyle w:val="oj-tbl-txt"/>
              <w:spacing w:before="60" w:beforeAutospacing="0" w:after="60" w:afterAutospacing="0" w:line="312" w:lineRule="atLeast"/>
              <w:jc w:val="both"/>
              <w:rPr>
                <w:color w:val="333333"/>
              </w:rPr>
            </w:pPr>
            <w:r>
              <w:rPr>
                <w:color w:val="333333"/>
              </w:rPr>
              <w:t>9310707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8907F9"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6E03C1E2"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31E08F"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557AF9E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A187E5" w14:textId="77777777" w:rsidR="0070682B" w:rsidRDefault="0070682B" w:rsidP="00FE2B9A">
            <w:pPr>
              <w:pStyle w:val="oj-tbl-txt"/>
              <w:spacing w:before="60" w:beforeAutospacing="0" w:after="60" w:afterAutospacing="0" w:line="312" w:lineRule="atLeast"/>
              <w:jc w:val="both"/>
              <w:rPr>
                <w:color w:val="333333"/>
              </w:rPr>
            </w:pPr>
            <w:r>
              <w:rPr>
                <w:color w:val="333333"/>
              </w:rPr>
              <w:t>263.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E70F85" w14:textId="77777777" w:rsidR="0070682B" w:rsidRDefault="0070682B" w:rsidP="00FE2B9A">
            <w:pPr>
              <w:pStyle w:val="oj-tbl-txt"/>
              <w:spacing w:before="60" w:beforeAutospacing="0" w:after="60" w:afterAutospacing="0" w:line="312" w:lineRule="atLeast"/>
              <w:jc w:val="both"/>
              <w:rPr>
                <w:color w:val="333333"/>
              </w:rPr>
            </w:pPr>
            <w:r>
              <w:rPr>
                <w:color w:val="333333"/>
              </w:rPr>
              <w:t>Long Bai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4B250C" w14:textId="77777777" w:rsidR="0070682B" w:rsidRDefault="0070682B" w:rsidP="00FE2B9A">
            <w:pPr>
              <w:pStyle w:val="oj-tbl-txt"/>
              <w:spacing w:before="60" w:beforeAutospacing="0" w:after="60" w:afterAutospacing="0" w:line="312" w:lineRule="atLeast"/>
              <w:jc w:val="both"/>
              <w:rPr>
                <w:color w:val="333333"/>
              </w:rPr>
            </w:pPr>
            <w:r>
              <w:rPr>
                <w:color w:val="333333"/>
              </w:rPr>
              <w:t>9388754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D9455C"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2A46819C"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E7176F"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73EA7FF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D18C19" w14:textId="77777777" w:rsidR="0070682B" w:rsidRDefault="0070682B" w:rsidP="00FE2B9A">
            <w:pPr>
              <w:pStyle w:val="oj-tbl-txt"/>
              <w:spacing w:before="60" w:beforeAutospacing="0" w:after="60" w:afterAutospacing="0" w:line="312" w:lineRule="atLeast"/>
              <w:jc w:val="both"/>
              <w:rPr>
                <w:color w:val="333333"/>
              </w:rPr>
            </w:pPr>
            <w:r>
              <w:rPr>
                <w:color w:val="333333"/>
              </w:rPr>
              <w:t>264.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F886FB" w14:textId="77777777" w:rsidR="0070682B" w:rsidRDefault="0070682B" w:rsidP="00FE2B9A">
            <w:pPr>
              <w:pStyle w:val="oj-tbl-txt"/>
              <w:spacing w:before="60" w:beforeAutospacing="0" w:after="60" w:afterAutospacing="0" w:line="312" w:lineRule="atLeast"/>
              <w:jc w:val="both"/>
              <w:rPr>
                <w:color w:val="333333"/>
              </w:rPr>
            </w:pPr>
            <w:r>
              <w:rPr>
                <w:color w:val="333333"/>
              </w:rPr>
              <w:t>Niblo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5F143E" w14:textId="77777777" w:rsidR="0070682B" w:rsidRDefault="0070682B" w:rsidP="00FE2B9A">
            <w:pPr>
              <w:pStyle w:val="oj-tbl-txt"/>
              <w:spacing w:before="60" w:beforeAutospacing="0" w:after="60" w:afterAutospacing="0" w:line="312" w:lineRule="atLeast"/>
              <w:jc w:val="both"/>
              <w:rPr>
                <w:color w:val="333333"/>
              </w:rPr>
            </w:pPr>
            <w:r>
              <w:rPr>
                <w:color w:val="333333"/>
              </w:rPr>
              <w:t>9332028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9845D3"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3DBB6514"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21774C"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3EC39DF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3B1885" w14:textId="77777777" w:rsidR="0070682B" w:rsidRDefault="0070682B" w:rsidP="00FE2B9A">
            <w:pPr>
              <w:pStyle w:val="oj-tbl-txt"/>
              <w:spacing w:before="60" w:beforeAutospacing="0" w:after="60" w:afterAutospacing="0" w:line="312" w:lineRule="atLeast"/>
              <w:jc w:val="both"/>
              <w:rPr>
                <w:color w:val="333333"/>
              </w:rPr>
            </w:pPr>
            <w:r>
              <w:rPr>
                <w:color w:val="333333"/>
              </w:rPr>
              <w:t>265.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286363" w14:textId="77777777" w:rsidR="0070682B" w:rsidRDefault="0070682B" w:rsidP="00FE2B9A">
            <w:pPr>
              <w:pStyle w:val="oj-tbl-txt"/>
              <w:spacing w:before="60" w:beforeAutospacing="0" w:after="60" w:afterAutospacing="0" w:line="312" w:lineRule="atLeast"/>
              <w:jc w:val="both"/>
              <w:rPr>
                <w:color w:val="333333"/>
              </w:rPr>
            </w:pPr>
            <w:r>
              <w:rPr>
                <w:color w:val="333333"/>
              </w:rPr>
              <w:t>Okean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7981DD" w14:textId="77777777" w:rsidR="0070682B" w:rsidRDefault="0070682B" w:rsidP="00FE2B9A">
            <w:pPr>
              <w:pStyle w:val="oj-tbl-txt"/>
              <w:spacing w:before="60" w:beforeAutospacing="0" w:after="60" w:afterAutospacing="0" w:line="312" w:lineRule="atLeast"/>
              <w:jc w:val="both"/>
              <w:rPr>
                <w:color w:val="333333"/>
              </w:rPr>
            </w:pPr>
            <w:r>
              <w:rPr>
                <w:color w:val="333333"/>
              </w:rPr>
              <w:t>9142916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77DE45"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3D96AE85"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B1F9A9" w14:textId="77777777" w:rsidR="0070682B" w:rsidRDefault="0070682B" w:rsidP="00FE2B9A">
            <w:pPr>
              <w:pStyle w:val="oj-tbl-txt"/>
              <w:spacing w:before="60" w:beforeAutospacing="0" w:after="60" w:afterAutospacing="0" w:line="312" w:lineRule="atLeast"/>
              <w:jc w:val="both"/>
              <w:rPr>
                <w:color w:val="333333"/>
              </w:rPr>
            </w:pPr>
            <w:r>
              <w:rPr>
                <w:color w:val="333333"/>
              </w:rPr>
              <w:lastRenderedPageBreak/>
              <w:t>21.5.2025</w:t>
            </w:r>
          </w:p>
        </w:tc>
      </w:tr>
      <w:tr w:rsidR="0070682B" w:rsidRPr="000A39B3" w14:paraId="628F7FB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8FD0D6" w14:textId="77777777" w:rsidR="0070682B" w:rsidRDefault="0070682B" w:rsidP="00FE2B9A">
            <w:pPr>
              <w:pStyle w:val="oj-tbl-txt"/>
              <w:spacing w:before="60" w:beforeAutospacing="0" w:after="60" w:afterAutospacing="0" w:line="312" w:lineRule="atLeast"/>
              <w:jc w:val="both"/>
              <w:rPr>
                <w:color w:val="333333"/>
              </w:rPr>
            </w:pPr>
            <w:r>
              <w:rPr>
                <w:color w:val="333333"/>
              </w:rPr>
              <w:t>266.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4BA637" w14:textId="77777777" w:rsidR="0070682B" w:rsidRDefault="0070682B" w:rsidP="00FE2B9A">
            <w:pPr>
              <w:pStyle w:val="oj-tbl-txt"/>
              <w:spacing w:before="60" w:beforeAutospacing="0" w:after="60" w:afterAutospacing="0" w:line="312" w:lineRule="atLeast"/>
              <w:jc w:val="both"/>
              <w:rPr>
                <w:color w:val="333333"/>
              </w:rPr>
            </w:pPr>
            <w:r>
              <w:rPr>
                <w:color w:val="333333"/>
              </w:rPr>
              <w:t>Ostrov Russkiy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346B37" w14:textId="77777777" w:rsidR="0070682B" w:rsidRDefault="0070682B" w:rsidP="00FE2B9A">
            <w:pPr>
              <w:pStyle w:val="oj-tbl-txt"/>
              <w:spacing w:before="60" w:beforeAutospacing="0" w:after="60" w:afterAutospacing="0" w:line="312" w:lineRule="atLeast"/>
              <w:jc w:val="both"/>
              <w:rPr>
                <w:color w:val="333333"/>
              </w:rPr>
            </w:pPr>
            <w:r>
              <w:rPr>
                <w:color w:val="333333"/>
              </w:rPr>
              <w:t>9087714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01F1A7"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05A050E3"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4BD74C"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57BDE8F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2341C2" w14:textId="77777777" w:rsidR="0070682B" w:rsidRDefault="0070682B" w:rsidP="00FE2B9A">
            <w:pPr>
              <w:pStyle w:val="oj-tbl-txt"/>
              <w:spacing w:before="60" w:beforeAutospacing="0" w:after="60" w:afterAutospacing="0" w:line="312" w:lineRule="atLeast"/>
              <w:jc w:val="both"/>
              <w:rPr>
                <w:color w:val="333333"/>
              </w:rPr>
            </w:pPr>
            <w:r>
              <w:rPr>
                <w:color w:val="333333"/>
              </w:rPr>
              <w:t>267.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9E84C0" w14:textId="77777777" w:rsidR="0070682B" w:rsidRDefault="0070682B" w:rsidP="00FE2B9A">
            <w:pPr>
              <w:pStyle w:val="oj-tbl-txt"/>
              <w:spacing w:before="60" w:beforeAutospacing="0" w:after="60" w:afterAutospacing="0" w:line="312" w:lineRule="atLeast"/>
              <w:jc w:val="both"/>
              <w:rPr>
                <w:color w:val="333333"/>
              </w:rPr>
            </w:pPr>
            <w:r>
              <w:rPr>
                <w:color w:val="333333"/>
              </w:rPr>
              <w:t>Sagar Violet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5761FD" w14:textId="77777777" w:rsidR="0070682B" w:rsidRDefault="0070682B" w:rsidP="00FE2B9A">
            <w:pPr>
              <w:pStyle w:val="oj-tbl-txt"/>
              <w:spacing w:before="60" w:beforeAutospacing="0" w:after="60" w:afterAutospacing="0" w:line="312" w:lineRule="atLeast"/>
              <w:jc w:val="both"/>
              <w:rPr>
                <w:color w:val="333333"/>
              </w:rPr>
            </w:pPr>
            <w:r>
              <w:rPr>
                <w:color w:val="333333"/>
              </w:rPr>
              <w:t>9292981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56EF24"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6A212146"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067B89"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624359E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9F66C2" w14:textId="77777777" w:rsidR="0070682B" w:rsidRDefault="0070682B" w:rsidP="00FE2B9A">
            <w:pPr>
              <w:pStyle w:val="oj-tbl-txt"/>
              <w:spacing w:before="60" w:beforeAutospacing="0" w:after="60" w:afterAutospacing="0" w:line="312" w:lineRule="atLeast"/>
              <w:jc w:val="both"/>
              <w:rPr>
                <w:color w:val="333333"/>
              </w:rPr>
            </w:pPr>
            <w:r>
              <w:rPr>
                <w:color w:val="333333"/>
              </w:rPr>
              <w:t>268.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35F333" w14:textId="77777777" w:rsidR="0070682B" w:rsidRDefault="0070682B" w:rsidP="00FE2B9A">
            <w:pPr>
              <w:pStyle w:val="oj-tbl-txt"/>
              <w:spacing w:before="60" w:beforeAutospacing="0" w:after="60" w:afterAutospacing="0" w:line="312" w:lineRule="atLeast"/>
              <w:jc w:val="both"/>
              <w:rPr>
                <w:color w:val="333333"/>
              </w:rPr>
            </w:pPr>
            <w:r>
              <w:rPr>
                <w:color w:val="333333"/>
              </w:rPr>
              <w:t>Eternal Peace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BFB362" w14:textId="77777777" w:rsidR="0070682B" w:rsidRDefault="0070682B" w:rsidP="00FE2B9A">
            <w:pPr>
              <w:pStyle w:val="oj-tbl-txt"/>
              <w:spacing w:before="60" w:beforeAutospacing="0" w:after="60" w:afterAutospacing="0" w:line="312" w:lineRule="atLeast"/>
              <w:jc w:val="both"/>
              <w:rPr>
                <w:color w:val="333333"/>
              </w:rPr>
            </w:pPr>
            <w:r>
              <w:rPr>
                <w:color w:val="333333"/>
              </w:rPr>
              <w:t>9259745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5197DD"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773BA3EB"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0C55C6"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372637C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DBFB7B" w14:textId="77777777" w:rsidR="0070682B" w:rsidRDefault="0070682B" w:rsidP="00FE2B9A">
            <w:pPr>
              <w:pStyle w:val="oj-tbl-txt"/>
              <w:spacing w:before="60" w:beforeAutospacing="0" w:after="60" w:afterAutospacing="0" w:line="312" w:lineRule="atLeast"/>
              <w:jc w:val="both"/>
              <w:rPr>
                <w:color w:val="333333"/>
              </w:rPr>
            </w:pPr>
            <w:r>
              <w:rPr>
                <w:color w:val="333333"/>
              </w:rPr>
              <w:t>269.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4B895B" w14:textId="77777777" w:rsidR="0070682B" w:rsidRDefault="0070682B" w:rsidP="00FE2B9A">
            <w:pPr>
              <w:pStyle w:val="oj-tbl-txt"/>
              <w:spacing w:before="60" w:beforeAutospacing="0" w:after="60" w:afterAutospacing="0" w:line="312" w:lineRule="atLeast"/>
              <w:jc w:val="both"/>
              <w:rPr>
                <w:color w:val="333333"/>
              </w:rPr>
            </w:pPr>
            <w:r>
              <w:rPr>
                <w:color w:val="333333"/>
              </w:rPr>
              <w:t>Lahar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E14293" w14:textId="77777777" w:rsidR="0070682B" w:rsidRDefault="0070682B" w:rsidP="00FE2B9A">
            <w:pPr>
              <w:pStyle w:val="oj-tbl-txt"/>
              <w:spacing w:before="60" w:beforeAutospacing="0" w:after="60" w:afterAutospacing="0" w:line="312" w:lineRule="atLeast"/>
              <w:jc w:val="both"/>
              <w:rPr>
                <w:color w:val="333333"/>
              </w:rPr>
            </w:pPr>
            <w:r>
              <w:rPr>
                <w:color w:val="333333"/>
              </w:rPr>
              <w:t>9321691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C3C510"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0F6BD17B"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 xml:space="preserve">transport crude oil or petroleum products, as listed in Annex XXV, that originate in Russia or are </w:t>
            </w:r>
            <w:r w:rsidRPr="0070682B">
              <w:rPr>
                <w:color w:val="333333"/>
                <w:lang w:val="en-US"/>
              </w:rPr>
              <w:lastRenderedPageBreak/>
              <w:t>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5006EB" w14:textId="77777777" w:rsidR="0070682B" w:rsidRDefault="0070682B" w:rsidP="00FE2B9A">
            <w:pPr>
              <w:pStyle w:val="oj-tbl-txt"/>
              <w:spacing w:before="60" w:beforeAutospacing="0" w:after="60" w:afterAutospacing="0" w:line="312" w:lineRule="atLeast"/>
              <w:jc w:val="both"/>
              <w:rPr>
                <w:color w:val="333333"/>
              </w:rPr>
            </w:pPr>
            <w:r>
              <w:rPr>
                <w:color w:val="333333"/>
              </w:rPr>
              <w:lastRenderedPageBreak/>
              <w:t>21.5.2025</w:t>
            </w:r>
          </w:p>
        </w:tc>
      </w:tr>
      <w:tr w:rsidR="0070682B" w:rsidRPr="000A39B3" w14:paraId="6AD177A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373917" w14:textId="77777777" w:rsidR="0070682B" w:rsidRDefault="0070682B" w:rsidP="00FE2B9A">
            <w:pPr>
              <w:pStyle w:val="oj-tbl-txt"/>
              <w:spacing w:before="60" w:beforeAutospacing="0" w:after="60" w:afterAutospacing="0" w:line="312" w:lineRule="atLeast"/>
              <w:jc w:val="both"/>
              <w:rPr>
                <w:color w:val="333333"/>
              </w:rPr>
            </w:pPr>
            <w:r>
              <w:rPr>
                <w:color w:val="333333"/>
              </w:rPr>
              <w:t>270.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961918" w14:textId="77777777" w:rsidR="0070682B" w:rsidRDefault="0070682B" w:rsidP="00FE2B9A">
            <w:pPr>
              <w:pStyle w:val="oj-tbl-txt"/>
              <w:spacing w:before="60" w:beforeAutospacing="0" w:after="60" w:afterAutospacing="0" w:line="312" w:lineRule="atLeast"/>
              <w:jc w:val="both"/>
              <w:rPr>
                <w:color w:val="333333"/>
              </w:rPr>
            </w:pPr>
            <w:r>
              <w:rPr>
                <w:color w:val="333333"/>
              </w:rPr>
              <w:t>Malak (formerly Ping 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4DA395" w14:textId="77777777" w:rsidR="0070682B" w:rsidRDefault="0070682B" w:rsidP="00FE2B9A">
            <w:pPr>
              <w:pStyle w:val="oj-tbl-txt"/>
              <w:spacing w:before="60" w:beforeAutospacing="0" w:after="60" w:afterAutospacing="0" w:line="312" w:lineRule="atLeast"/>
              <w:jc w:val="both"/>
              <w:rPr>
                <w:color w:val="333333"/>
              </w:rPr>
            </w:pPr>
            <w:r>
              <w:rPr>
                <w:color w:val="333333"/>
              </w:rPr>
              <w:t>9378632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895A55"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2F5B2222"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392F1E"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409BEF9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E80EC6" w14:textId="77777777" w:rsidR="0070682B" w:rsidRDefault="0070682B" w:rsidP="00FE2B9A">
            <w:pPr>
              <w:pStyle w:val="oj-tbl-txt"/>
              <w:spacing w:before="60" w:beforeAutospacing="0" w:after="60" w:afterAutospacing="0" w:line="312" w:lineRule="atLeast"/>
              <w:jc w:val="both"/>
              <w:rPr>
                <w:color w:val="333333"/>
              </w:rPr>
            </w:pPr>
            <w:r>
              <w:rPr>
                <w:color w:val="333333"/>
              </w:rPr>
              <w:t>271.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8B71F5" w14:textId="77777777" w:rsidR="0070682B" w:rsidRDefault="0070682B" w:rsidP="00FE2B9A">
            <w:pPr>
              <w:pStyle w:val="oj-tbl-txt"/>
              <w:spacing w:before="60" w:beforeAutospacing="0" w:after="60" w:afterAutospacing="0" w:line="312" w:lineRule="atLeast"/>
              <w:jc w:val="both"/>
              <w:rPr>
                <w:color w:val="333333"/>
              </w:rPr>
            </w:pPr>
            <w:r>
              <w:rPr>
                <w:color w:val="333333"/>
              </w:rPr>
              <w:t>Sun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9FAE67" w14:textId="77777777" w:rsidR="0070682B" w:rsidRDefault="0070682B" w:rsidP="00FE2B9A">
            <w:pPr>
              <w:pStyle w:val="oj-tbl-txt"/>
              <w:spacing w:before="60" w:beforeAutospacing="0" w:after="60" w:afterAutospacing="0" w:line="312" w:lineRule="atLeast"/>
              <w:jc w:val="both"/>
              <w:rPr>
                <w:color w:val="333333"/>
              </w:rPr>
            </w:pPr>
            <w:r>
              <w:rPr>
                <w:color w:val="333333"/>
              </w:rPr>
              <w:t>9293117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F28806"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40592985"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9A96E7"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2F8CD0A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442FC1" w14:textId="77777777" w:rsidR="0070682B" w:rsidRDefault="0070682B" w:rsidP="00FE2B9A">
            <w:pPr>
              <w:pStyle w:val="oj-tbl-txt"/>
              <w:spacing w:before="60" w:beforeAutospacing="0" w:after="60" w:afterAutospacing="0" w:line="312" w:lineRule="atLeast"/>
              <w:jc w:val="both"/>
              <w:rPr>
                <w:color w:val="333333"/>
              </w:rPr>
            </w:pPr>
            <w:r>
              <w:rPr>
                <w:color w:val="333333"/>
              </w:rPr>
              <w:t>272.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E8D12A" w14:textId="77777777" w:rsidR="0070682B" w:rsidRDefault="0070682B" w:rsidP="00FE2B9A">
            <w:pPr>
              <w:pStyle w:val="oj-tbl-txt"/>
              <w:spacing w:before="60" w:beforeAutospacing="0" w:after="60" w:afterAutospacing="0" w:line="312" w:lineRule="atLeast"/>
              <w:jc w:val="both"/>
              <w:rPr>
                <w:color w:val="333333"/>
              </w:rPr>
            </w:pPr>
            <w:r>
              <w:rPr>
                <w:color w:val="333333"/>
              </w:rPr>
              <w:t>Tai Shan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ACE7C4" w14:textId="77777777" w:rsidR="0070682B" w:rsidRDefault="0070682B" w:rsidP="00FE2B9A">
            <w:pPr>
              <w:pStyle w:val="oj-tbl-txt"/>
              <w:spacing w:before="60" w:beforeAutospacing="0" w:after="60" w:afterAutospacing="0" w:line="312" w:lineRule="atLeast"/>
              <w:jc w:val="both"/>
              <w:rPr>
                <w:color w:val="333333"/>
              </w:rPr>
            </w:pPr>
            <w:r>
              <w:rPr>
                <w:color w:val="333333"/>
              </w:rPr>
              <w:t>9405057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4403D3"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51538347"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E01B87"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5FA1D7A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2C6803" w14:textId="77777777" w:rsidR="0070682B" w:rsidRDefault="0070682B" w:rsidP="00FE2B9A">
            <w:pPr>
              <w:pStyle w:val="oj-tbl-txt"/>
              <w:spacing w:before="60" w:beforeAutospacing="0" w:after="60" w:afterAutospacing="0" w:line="312" w:lineRule="atLeast"/>
              <w:jc w:val="both"/>
              <w:rPr>
                <w:color w:val="333333"/>
              </w:rPr>
            </w:pPr>
            <w:r>
              <w:rPr>
                <w:color w:val="333333"/>
              </w:rPr>
              <w:t>273.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9F056B" w14:textId="77777777" w:rsidR="0070682B" w:rsidRDefault="0070682B" w:rsidP="00FE2B9A">
            <w:pPr>
              <w:pStyle w:val="oj-tbl-txt"/>
              <w:spacing w:before="60" w:beforeAutospacing="0" w:after="60" w:afterAutospacing="0" w:line="312" w:lineRule="atLeast"/>
              <w:jc w:val="both"/>
              <w:rPr>
                <w:color w:val="333333"/>
              </w:rPr>
            </w:pPr>
            <w:r>
              <w:rPr>
                <w:color w:val="333333"/>
              </w:rPr>
              <w:t>Caruzo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9FBAE7" w14:textId="77777777" w:rsidR="0070682B" w:rsidRDefault="0070682B" w:rsidP="00FE2B9A">
            <w:pPr>
              <w:pStyle w:val="oj-tbl-txt"/>
              <w:spacing w:before="60" w:beforeAutospacing="0" w:after="60" w:afterAutospacing="0" w:line="312" w:lineRule="atLeast"/>
              <w:jc w:val="both"/>
              <w:rPr>
                <w:color w:val="333333"/>
              </w:rPr>
            </w:pPr>
            <w:r>
              <w:rPr>
                <w:color w:val="333333"/>
              </w:rPr>
              <w:t>9137648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D21260"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7117BA6C"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 xml:space="preserve">transport crude oil or petroleum products, as listed in Annex XXV, that originate in Russia or are exported from Russia while practicing irregular and high-risk shipping practices as set out in the </w:t>
            </w:r>
            <w:r w:rsidRPr="0070682B">
              <w:rPr>
                <w:color w:val="333333"/>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57C15D" w14:textId="77777777" w:rsidR="0070682B" w:rsidRDefault="0070682B" w:rsidP="00FE2B9A">
            <w:pPr>
              <w:pStyle w:val="oj-tbl-txt"/>
              <w:spacing w:before="60" w:beforeAutospacing="0" w:after="60" w:afterAutospacing="0" w:line="312" w:lineRule="atLeast"/>
              <w:jc w:val="both"/>
              <w:rPr>
                <w:color w:val="333333"/>
              </w:rPr>
            </w:pPr>
            <w:r>
              <w:rPr>
                <w:color w:val="333333"/>
              </w:rPr>
              <w:lastRenderedPageBreak/>
              <w:t>21.5.2025</w:t>
            </w:r>
          </w:p>
        </w:tc>
      </w:tr>
      <w:tr w:rsidR="0070682B" w:rsidRPr="000A39B3" w14:paraId="74245FE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DA73A9" w14:textId="77777777" w:rsidR="0070682B" w:rsidRDefault="0070682B" w:rsidP="00FE2B9A">
            <w:pPr>
              <w:pStyle w:val="oj-tbl-txt"/>
              <w:spacing w:before="60" w:beforeAutospacing="0" w:after="60" w:afterAutospacing="0" w:line="312" w:lineRule="atLeast"/>
              <w:jc w:val="both"/>
              <w:rPr>
                <w:color w:val="333333"/>
              </w:rPr>
            </w:pPr>
            <w:r>
              <w:rPr>
                <w:color w:val="333333"/>
              </w:rPr>
              <w:t>274.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94065D" w14:textId="77777777" w:rsidR="0070682B" w:rsidRDefault="0070682B" w:rsidP="00FE2B9A">
            <w:pPr>
              <w:pStyle w:val="oj-tbl-txt"/>
              <w:spacing w:before="60" w:beforeAutospacing="0" w:after="60" w:afterAutospacing="0" w:line="312" w:lineRule="atLeast"/>
              <w:jc w:val="both"/>
              <w:rPr>
                <w:color w:val="333333"/>
              </w:rPr>
            </w:pPr>
            <w:r>
              <w:rPr>
                <w:color w:val="333333"/>
              </w:rPr>
              <w:t>Fu Hai Wan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C5142C" w14:textId="77777777" w:rsidR="0070682B" w:rsidRDefault="0070682B" w:rsidP="00FE2B9A">
            <w:pPr>
              <w:pStyle w:val="oj-tbl-txt"/>
              <w:spacing w:before="60" w:beforeAutospacing="0" w:after="60" w:afterAutospacing="0" w:line="312" w:lineRule="atLeast"/>
              <w:jc w:val="both"/>
              <w:rPr>
                <w:color w:val="333333"/>
              </w:rPr>
            </w:pPr>
            <w:r>
              <w:rPr>
                <w:color w:val="333333"/>
              </w:rPr>
              <w:t>9368235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A3B586"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1C77B1D8"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EE6EFB"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0520109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80477C" w14:textId="77777777" w:rsidR="0070682B" w:rsidRDefault="0070682B" w:rsidP="00FE2B9A">
            <w:pPr>
              <w:pStyle w:val="oj-tbl-txt"/>
              <w:spacing w:before="60" w:beforeAutospacing="0" w:after="60" w:afterAutospacing="0" w:line="312" w:lineRule="atLeast"/>
              <w:jc w:val="both"/>
              <w:rPr>
                <w:color w:val="333333"/>
              </w:rPr>
            </w:pPr>
            <w:r>
              <w:rPr>
                <w:color w:val="333333"/>
              </w:rPr>
              <w:t>275.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4331CA" w14:textId="77777777" w:rsidR="0070682B" w:rsidRDefault="0070682B" w:rsidP="00FE2B9A">
            <w:pPr>
              <w:pStyle w:val="oj-tbl-txt"/>
              <w:spacing w:before="60" w:beforeAutospacing="0" w:after="60" w:afterAutospacing="0" w:line="312" w:lineRule="atLeast"/>
              <w:jc w:val="both"/>
              <w:rPr>
                <w:color w:val="333333"/>
              </w:rPr>
            </w:pPr>
            <w:r>
              <w:rPr>
                <w:color w:val="333333"/>
              </w:rPr>
              <w:t>Hannah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DA191A" w14:textId="77777777" w:rsidR="0070682B" w:rsidRDefault="0070682B" w:rsidP="00FE2B9A">
            <w:pPr>
              <w:pStyle w:val="oj-tbl-txt"/>
              <w:spacing w:before="60" w:beforeAutospacing="0" w:after="60" w:afterAutospacing="0" w:line="312" w:lineRule="atLeast"/>
              <w:jc w:val="both"/>
              <w:rPr>
                <w:color w:val="333333"/>
              </w:rPr>
            </w:pPr>
            <w:r>
              <w:rPr>
                <w:color w:val="333333"/>
              </w:rPr>
              <w:t>9261619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01EB10"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48A39EF3"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15BDD3"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5912261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280DAC" w14:textId="77777777" w:rsidR="0070682B" w:rsidRDefault="0070682B" w:rsidP="00FE2B9A">
            <w:pPr>
              <w:pStyle w:val="oj-tbl-txt"/>
              <w:spacing w:before="60" w:beforeAutospacing="0" w:after="60" w:afterAutospacing="0" w:line="312" w:lineRule="atLeast"/>
              <w:jc w:val="both"/>
              <w:rPr>
                <w:color w:val="333333"/>
              </w:rPr>
            </w:pPr>
            <w:r>
              <w:rPr>
                <w:color w:val="333333"/>
              </w:rPr>
              <w:t>276.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A16384" w14:textId="77777777" w:rsidR="0070682B" w:rsidRDefault="0070682B" w:rsidP="00FE2B9A">
            <w:pPr>
              <w:pStyle w:val="oj-tbl-txt"/>
              <w:spacing w:before="60" w:beforeAutospacing="0" w:after="60" w:afterAutospacing="0" w:line="312" w:lineRule="atLeast"/>
              <w:jc w:val="both"/>
              <w:rPr>
                <w:color w:val="333333"/>
              </w:rPr>
            </w:pPr>
            <w:r>
              <w:rPr>
                <w:color w:val="333333"/>
              </w:rPr>
              <w:t>Missoni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73853D" w14:textId="77777777" w:rsidR="0070682B" w:rsidRDefault="0070682B" w:rsidP="00FE2B9A">
            <w:pPr>
              <w:pStyle w:val="oj-tbl-txt"/>
              <w:spacing w:before="60" w:beforeAutospacing="0" w:after="60" w:afterAutospacing="0" w:line="312" w:lineRule="atLeast"/>
              <w:jc w:val="both"/>
              <w:rPr>
                <w:color w:val="333333"/>
              </w:rPr>
            </w:pPr>
            <w:r>
              <w:rPr>
                <w:color w:val="333333"/>
              </w:rPr>
              <w:t>9296810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CB372D"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0C106DCD"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510AA4"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6164A25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4D4682" w14:textId="77777777" w:rsidR="0070682B" w:rsidRDefault="0070682B" w:rsidP="00FE2B9A">
            <w:pPr>
              <w:pStyle w:val="oj-tbl-txt"/>
              <w:spacing w:before="60" w:beforeAutospacing="0" w:after="60" w:afterAutospacing="0" w:line="312" w:lineRule="atLeast"/>
              <w:jc w:val="both"/>
              <w:rPr>
                <w:color w:val="333333"/>
              </w:rPr>
            </w:pPr>
            <w:r>
              <w:rPr>
                <w:color w:val="333333"/>
              </w:rPr>
              <w:t>277.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96BB80" w14:textId="77777777" w:rsidR="0070682B" w:rsidRDefault="0070682B" w:rsidP="00FE2B9A">
            <w:pPr>
              <w:pStyle w:val="oj-tbl-txt"/>
              <w:spacing w:before="60" w:beforeAutospacing="0" w:after="60" w:afterAutospacing="0" w:line="312" w:lineRule="atLeast"/>
              <w:jc w:val="both"/>
              <w:rPr>
                <w:color w:val="333333"/>
              </w:rPr>
            </w:pPr>
            <w:r>
              <w:rPr>
                <w:color w:val="333333"/>
              </w:rPr>
              <w:t>Odune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A3E1E9" w14:textId="77777777" w:rsidR="0070682B" w:rsidRDefault="0070682B" w:rsidP="00FE2B9A">
            <w:pPr>
              <w:pStyle w:val="oj-tbl-txt"/>
              <w:spacing w:before="60" w:beforeAutospacing="0" w:after="60" w:afterAutospacing="0" w:line="312" w:lineRule="atLeast"/>
              <w:jc w:val="both"/>
              <w:rPr>
                <w:color w:val="333333"/>
              </w:rPr>
            </w:pPr>
            <w:r>
              <w:rPr>
                <w:color w:val="333333"/>
              </w:rPr>
              <w:t>9229374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1E7B44"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7A6BAE73"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 xml:space="preserve">transport crude oil or petroleum products, as listed in Annex XXV, that originate in Russia or are exported from Russia while practicing irregular and high-risk shipping practices as set out in the International Maritime Organisation </w:t>
            </w:r>
            <w:r w:rsidRPr="0070682B">
              <w:rPr>
                <w:color w:val="333333"/>
                <w:lang w:val="en-US"/>
              </w:rPr>
              <w:lastRenderedPageBreak/>
              <w:t>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106E50" w14:textId="77777777" w:rsidR="0070682B" w:rsidRDefault="0070682B" w:rsidP="00FE2B9A">
            <w:pPr>
              <w:pStyle w:val="oj-tbl-txt"/>
              <w:spacing w:before="60" w:beforeAutospacing="0" w:after="60" w:afterAutospacing="0" w:line="312" w:lineRule="atLeast"/>
              <w:jc w:val="both"/>
              <w:rPr>
                <w:color w:val="333333"/>
              </w:rPr>
            </w:pPr>
            <w:r>
              <w:rPr>
                <w:color w:val="333333"/>
              </w:rPr>
              <w:lastRenderedPageBreak/>
              <w:t>21.5.2025</w:t>
            </w:r>
          </w:p>
        </w:tc>
      </w:tr>
      <w:tr w:rsidR="0070682B" w:rsidRPr="000A39B3" w14:paraId="6415C09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B4D50B" w14:textId="77777777" w:rsidR="0070682B" w:rsidRDefault="0070682B" w:rsidP="00FE2B9A">
            <w:pPr>
              <w:pStyle w:val="oj-tbl-txt"/>
              <w:spacing w:before="60" w:beforeAutospacing="0" w:after="60" w:afterAutospacing="0" w:line="312" w:lineRule="atLeast"/>
              <w:jc w:val="both"/>
              <w:rPr>
                <w:color w:val="333333"/>
              </w:rPr>
            </w:pPr>
            <w:r>
              <w:rPr>
                <w:color w:val="333333"/>
              </w:rPr>
              <w:t>278.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5E0758" w14:textId="77777777" w:rsidR="0070682B" w:rsidRDefault="0070682B" w:rsidP="00FE2B9A">
            <w:pPr>
              <w:pStyle w:val="oj-tbl-txt"/>
              <w:spacing w:before="60" w:beforeAutospacing="0" w:after="60" w:afterAutospacing="0" w:line="312" w:lineRule="atLeast"/>
              <w:jc w:val="both"/>
              <w:rPr>
                <w:color w:val="333333"/>
              </w:rPr>
            </w:pPr>
            <w:r>
              <w:rPr>
                <w:color w:val="333333"/>
              </w:rPr>
              <w:t>Pacific 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4CC104" w14:textId="77777777" w:rsidR="0070682B" w:rsidRDefault="0070682B" w:rsidP="00FE2B9A">
            <w:pPr>
              <w:pStyle w:val="oj-tbl-txt"/>
              <w:spacing w:before="60" w:beforeAutospacing="0" w:after="60" w:afterAutospacing="0" w:line="312" w:lineRule="atLeast"/>
              <w:jc w:val="both"/>
              <w:rPr>
                <w:color w:val="333333"/>
              </w:rPr>
            </w:pPr>
            <w:r>
              <w:rPr>
                <w:color w:val="333333"/>
              </w:rPr>
              <w:t>9395379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958EA5"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458E21C3"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B21D2A"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303A84C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8AC6F6" w14:textId="77777777" w:rsidR="0070682B" w:rsidRDefault="0070682B" w:rsidP="00FE2B9A">
            <w:pPr>
              <w:pStyle w:val="oj-tbl-txt"/>
              <w:spacing w:before="60" w:beforeAutospacing="0" w:after="60" w:afterAutospacing="0" w:line="312" w:lineRule="atLeast"/>
              <w:jc w:val="both"/>
              <w:rPr>
                <w:color w:val="333333"/>
              </w:rPr>
            </w:pPr>
            <w:r>
              <w:rPr>
                <w:color w:val="333333"/>
              </w:rPr>
              <w:t>279.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FF9E3D" w14:textId="77777777" w:rsidR="0070682B" w:rsidRDefault="0070682B" w:rsidP="00FE2B9A">
            <w:pPr>
              <w:pStyle w:val="oj-tbl-txt"/>
              <w:spacing w:before="60" w:beforeAutospacing="0" w:after="60" w:afterAutospacing="0" w:line="312" w:lineRule="atLeast"/>
              <w:jc w:val="both"/>
              <w:rPr>
                <w:color w:val="333333"/>
              </w:rPr>
            </w:pPr>
            <w:r>
              <w:rPr>
                <w:color w:val="333333"/>
              </w:rPr>
              <w:t>Raven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665FF3" w14:textId="77777777" w:rsidR="0070682B" w:rsidRDefault="0070682B" w:rsidP="00FE2B9A">
            <w:pPr>
              <w:pStyle w:val="oj-tbl-txt"/>
              <w:spacing w:before="60" w:beforeAutospacing="0" w:after="60" w:afterAutospacing="0" w:line="312" w:lineRule="atLeast"/>
              <w:jc w:val="both"/>
              <w:rPr>
                <w:color w:val="333333"/>
              </w:rPr>
            </w:pPr>
            <w:r>
              <w:rPr>
                <w:color w:val="333333"/>
              </w:rPr>
              <w:t>9205067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7BECA8"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0732BAC8"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3444A7"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62B6A03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046C0E" w14:textId="77777777" w:rsidR="0070682B" w:rsidRDefault="0070682B" w:rsidP="00FE2B9A">
            <w:pPr>
              <w:pStyle w:val="oj-tbl-txt"/>
              <w:spacing w:before="60" w:beforeAutospacing="0" w:after="60" w:afterAutospacing="0" w:line="312" w:lineRule="atLeast"/>
              <w:jc w:val="both"/>
              <w:rPr>
                <w:color w:val="333333"/>
              </w:rPr>
            </w:pPr>
            <w:r>
              <w:rPr>
                <w:color w:val="333333"/>
              </w:rPr>
              <w:t>280.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B243E7" w14:textId="77777777" w:rsidR="0070682B" w:rsidRDefault="0070682B" w:rsidP="00FE2B9A">
            <w:pPr>
              <w:pStyle w:val="oj-tbl-txt"/>
              <w:spacing w:before="60" w:beforeAutospacing="0" w:after="60" w:afterAutospacing="0" w:line="312" w:lineRule="atLeast"/>
              <w:jc w:val="both"/>
              <w:rPr>
                <w:color w:val="333333"/>
              </w:rPr>
            </w:pPr>
            <w:r>
              <w:rPr>
                <w:color w:val="333333"/>
              </w:rPr>
              <w:t>Sagitta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E3E78F" w14:textId="77777777" w:rsidR="0070682B" w:rsidRDefault="0070682B" w:rsidP="00FE2B9A">
            <w:pPr>
              <w:pStyle w:val="oj-tbl-txt"/>
              <w:spacing w:before="60" w:beforeAutospacing="0" w:after="60" w:afterAutospacing="0" w:line="312" w:lineRule="atLeast"/>
              <w:jc w:val="both"/>
              <w:rPr>
                <w:color w:val="333333"/>
              </w:rPr>
            </w:pPr>
            <w:r>
              <w:rPr>
                <w:color w:val="333333"/>
              </w:rPr>
              <w:t>9296822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372F58"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17200702"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B98881"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3632DF6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2D58A4" w14:textId="77777777" w:rsidR="0070682B" w:rsidRDefault="0070682B" w:rsidP="00FE2B9A">
            <w:pPr>
              <w:pStyle w:val="oj-tbl-txt"/>
              <w:spacing w:before="60" w:beforeAutospacing="0" w:after="60" w:afterAutospacing="0" w:line="312" w:lineRule="atLeast"/>
              <w:jc w:val="both"/>
              <w:rPr>
                <w:color w:val="333333"/>
              </w:rPr>
            </w:pPr>
            <w:r>
              <w:rPr>
                <w:color w:val="333333"/>
              </w:rPr>
              <w:t>281.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AE4C51" w14:textId="77777777" w:rsidR="0070682B" w:rsidRDefault="0070682B" w:rsidP="00FE2B9A">
            <w:pPr>
              <w:pStyle w:val="oj-tbl-txt"/>
              <w:spacing w:before="60" w:beforeAutospacing="0" w:after="60" w:afterAutospacing="0" w:line="312" w:lineRule="atLeast"/>
              <w:jc w:val="both"/>
              <w:rPr>
                <w:color w:val="333333"/>
              </w:rPr>
            </w:pPr>
            <w:r>
              <w:rPr>
                <w:color w:val="333333"/>
              </w:rPr>
              <w:t>Thorin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B296DE" w14:textId="77777777" w:rsidR="0070682B" w:rsidRDefault="0070682B" w:rsidP="00FE2B9A">
            <w:pPr>
              <w:pStyle w:val="oj-tbl-txt"/>
              <w:spacing w:before="60" w:beforeAutospacing="0" w:after="60" w:afterAutospacing="0" w:line="312" w:lineRule="atLeast"/>
              <w:jc w:val="both"/>
              <w:rPr>
                <w:color w:val="333333"/>
              </w:rPr>
            </w:pPr>
            <w:r>
              <w:rPr>
                <w:color w:val="333333"/>
              </w:rPr>
              <w:t>9330472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529B84"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6424DAC3"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E95370"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73C43C0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B16C07" w14:textId="77777777" w:rsidR="0070682B" w:rsidRDefault="0070682B" w:rsidP="00FE2B9A">
            <w:pPr>
              <w:pStyle w:val="oj-tbl-txt"/>
              <w:spacing w:before="60" w:beforeAutospacing="0" w:after="60" w:afterAutospacing="0" w:line="312" w:lineRule="atLeast"/>
              <w:jc w:val="both"/>
              <w:rPr>
                <w:color w:val="333333"/>
              </w:rPr>
            </w:pPr>
            <w:r>
              <w:rPr>
                <w:color w:val="333333"/>
              </w:rPr>
              <w:lastRenderedPageBreak/>
              <w:t>282.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8A1AD1" w14:textId="77777777" w:rsidR="0070682B" w:rsidRDefault="0070682B" w:rsidP="00FE2B9A">
            <w:pPr>
              <w:pStyle w:val="oj-tbl-txt"/>
              <w:spacing w:before="60" w:beforeAutospacing="0" w:after="60" w:afterAutospacing="0" w:line="312" w:lineRule="atLeast"/>
              <w:jc w:val="both"/>
              <w:rPr>
                <w:color w:val="333333"/>
              </w:rPr>
            </w:pPr>
            <w:r>
              <w:rPr>
                <w:color w:val="333333"/>
              </w:rPr>
              <w:t>Torex</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338856" w14:textId="77777777" w:rsidR="0070682B" w:rsidRDefault="0070682B" w:rsidP="00FE2B9A">
            <w:pPr>
              <w:pStyle w:val="oj-tbl-txt"/>
              <w:spacing w:before="60" w:beforeAutospacing="0" w:after="60" w:afterAutospacing="0" w:line="312" w:lineRule="atLeast"/>
              <w:jc w:val="both"/>
              <w:rPr>
                <w:color w:val="333333"/>
              </w:rPr>
            </w:pPr>
            <w:r>
              <w:rPr>
                <w:color w:val="333333"/>
              </w:rPr>
              <w:t>9257814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021EDC"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3266D309"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BAD683"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65EDDDA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409E1B" w14:textId="77777777" w:rsidR="0070682B" w:rsidRDefault="0070682B" w:rsidP="00FE2B9A">
            <w:pPr>
              <w:pStyle w:val="oj-tbl-txt"/>
              <w:spacing w:before="60" w:beforeAutospacing="0" w:after="60" w:afterAutospacing="0" w:line="312" w:lineRule="atLeast"/>
              <w:jc w:val="both"/>
              <w:rPr>
                <w:color w:val="333333"/>
              </w:rPr>
            </w:pPr>
            <w:r>
              <w:rPr>
                <w:color w:val="333333"/>
              </w:rPr>
              <w:t>283.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FE547E" w14:textId="77777777" w:rsidR="0070682B" w:rsidRDefault="00327D09" w:rsidP="00FE2B9A">
            <w:pPr>
              <w:pStyle w:val="oj-tbl-txt"/>
              <w:spacing w:before="60" w:beforeAutospacing="0" w:after="60" w:afterAutospacing="0" w:line="312" w:lineRule="atLeast"/>
              <w:jc w:val="both"/>
              <w:rPr>
                <w:color w:val="333333"/>
              </w:rPr>
            </w:pPr>
            <w:ins w:id="32" w:author="SIBUR" w:date="2025-07-28T08:58:00Z">
              <w:r w:rsidRPr="00327D09">
                <w:rPr>
                  <w:color w:val="333333"/>
                </w:rPr>
                <w:t>Velmar (formerly Venture)</w:t>
              </w:r>
            </w:ins>
            <w:del w:id="33" w:author="SIBUR" w:date="2025-07-28T08:58:00Z">
              <w:r w:rsidR="0070682B" w:rsidDel="00327D09">
                <w:rPr>
                  <w:color w:val="333333"/>
                </w:rPr>
                <w:delText>View (formerly Venture)</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FC21B7" w14:textId="77777777" w:rsidR="0070682B" w:rsidRDefault="0070682B" w:rsidP="00FE2B9A">
            <w:pPr>
              <w:pStyle w:val="oj-tbl-txt"/>
              <w:spacing w:before="60" w:beforeAutospacing="0" w:after="60" w:afterAutospacing="0" w:line="312" w:lineRule="atLeast"/>
              <w:jc w:val="both"/>
              <w:rPr>
                <w:color w:val="333333"/>
              </w:rPr>
            </w:pPr>
            <w:r>
              <w:rPr>
                <w:color w:val="333333"/>
              </w:rPr>
              <w:t>9832547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41D51F" w14:textId="77777777" w:rsidR="00AF77CE" w:rsidRPr="0072045B" w:rsidRDefault="00AF77CE" w:rsidP="00AF77CE">
            <w:pPr>
              <w:pStyle w:val="oj-tbl-txt"/>
              <w:jc w:val="both"/>
              <w:rPr>
                <w:ins w:id="34" w:author="SIBUR" w:date="2025-07-28T09:31:00Z"/>
                <w:color w:val="333333"/>
                <w:lang w:val="en-US"/>
              </w:rPr>
            </w:pPr>
            <w:ins w:id="35" w:author="SIBUR" w:date="2025-07-28T09:31:00Z">
              <w:r w:rsidRPr="0072045B">
                <w:rPr>
                  <w:color w:val="333333"/>
                  <w:lang w:val="en-US"/>
                </w:rPr>
                <w:t>Article 3s(2), point (b):</w:t>
              </w:r>
            </w:ins>
          </w:p>
          <w:p w14:paraId="043D5DC6" w14:textId="368A5933" w:rsidR="0070682B" w:rsidRPr="00AF77CE" w:rsidDel="00327D09" w:rsidRDefault="00AF77CE" w:rsidP="00327D09">
            <w:pPr>
              <w:pStyle w:val="oj-tbl-txt"/>
              <w:jc w:val="both"/>
              <w:rPr>
                <w:del w:id="36" w:author="SIBUR" w:date="2025-07-28T08:53:00Z"/>
                <w:color w:val="333333"/>
                <w:lang w:val="en-US"/>
              </w:rPr>
            </w:pPr>
            <w:ins w:id="37" w:author="SIBUR" w:date="2025-07-28T09:31:00Z">
              <w:r w:rsidRPr="00AF77C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ins>
          </w:p>
          <w:p w14:paraId="414320C3" w14:textId="77777777" w:rsidR="0070682B" w:rsidRPr="0070682B" w:rsidRDefault="0070682B" w:rsidP="00327D09">
            <w:pPr>
              <w:pStyle w:val="oj-tbl-txt"/>
              <w:spacing w:before="60" w:beforeAutospacing="0" w:after="60" w:afterAutospacing="0" w:line="312" w:lineRule="atLeast"/>
              <w:jc w:val="both"/>
              <w:rPr>
                <w:color w:val="333333"/>
                <w:lang w:val="en-US"/>
              </w:rPr>
            </w:pPr>
            <w:del w:id="38" w:author="SIBUR" w:date="2025-07-28T08:31:00Z">
              <w:r w:rsidRPr="0070682B" w:rsidDel="009F7D40">
                <w:rPr>
                  <w:color w:val="333333"/>
                  <w:lang w:val="en-US"/>
                </w:rPr>
                <w:delText>transport crude oil or petroleum products, as listed in Annex XXV, that originate in Russia or are exported from Russia while practicing irregular and high-risk shipping practices as set out in the International Maritime Organisation General Assembly resolution A.1192(33)</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4CBCA5"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4E80CBA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5E50F2" w14:textId="77777777" w:rsidR="0070682B" w:rsidRDefault="0070682B" w:rsidP="00FE2B9A">
            <w:pPr>
              <w:pStyle w:val="oj-tbl-txt"/>
              <w:spacing w:before="60" w:beforeAutospacing="0" w:after="60" w:afterAutospacing="0" w:line="312" w:lineRule="atLeast"/>
              <w:jc w:val="both"/>
              <w:rPr>
                <w:color w:val="333333"/>
              </w:rPr>
            </w:pPr>
            <w:r>
              <w:rPr>
                <w:color w:val="333333"/>
              </w:rPr>
              <w:t>284.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5453F7" w14:textId="77777777" w:rsidR="0070682B" w:rsidRDefault="00327D09" w:rsidP="00327D09">
            <w:pPr>
              <w:pStyle w:val="oj-tbl-txt"/>
              <w:spacing w:before="60" w:beforeAutospacing="0" w:after="60" w:afterAutospacing="0" w:line="312" w:lineRule="atLeast"/>
              <w:jc w:val="both"/>
              <w:rPr>
                <w:color w:val="333333"/>
              </w:rPr>
            </w:pPr>
            <w:ins w:id="39" w:author="SIBUR" w:date="2025-07-28T08:58:00Z">
              <w:r w:rsidRPr="00327D09">
                <w:rPr>
                  <w:color w:val="333333"/>
                </w:rPr>
                <w:t>View (formerly Cup)</w:t>
              </w:r>
            </w:ins>
            <w:del w:id="40" w:author="SIBUR" w:date="2025-07-28T08:58:00Z">
              <w:r w:rsidR="0070682B" w:rsidDel="00327D09">
                <w:rPr>
                  <w:color w:val="333333"/>
                </w:rPr>
                <w:delText>Cup</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2614E8" w14:textId="77777777" w:rsidR="0070682B" w:rsidRDefault="0070682B" w:rsidP="00FE2B9A">
            <w:pPr>
              <w:pStyle w:val="oj-tbl-txt"/>
              <w:spacing w:before="60" w:beforeAutospacing="0" w:after="60" w:afterAutospacing="0" w:line="312" w:lineRule="atLeast"/>
              <w:jc w:val="both"/>
              <w:rPr>
                <w:color w:val="333333"/>
              </w:rPr>
            </w:pPr>
            <w:r>
              <w:rPr>
                <w:color w:val="333333"/>
              </w:rPr>
              <w:t>9271327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FCCA84" w14:textId="77777777" w:rsidR="00327D09" w:rsidRDefault="00327D09" w:rsidP="00FE2B9A">
            <w:pPr>
              <w:pStyle w:val="oj-tbl-txt"/>
              <w:spacing w:before="60" w:beforeAutospacing="0" w:after="60" w:afterAutospacing="0" w:line="312" w:lineRule="atLeast"/>
              <w:jc w:val="both"/>
              <w:rPr>
                <w:ins w:id="41" w:author="SIBUR" w:date="2025-07-28T08:54:00Z"/>
                <w:color w:val="333333"/>
                <w:lang w:val="en-US"/>
              </w:rPr>
            </w:pPr>
            <w:ins w:id="42" w:author="SIBUR" w:date="2025-07-28T08:54:00Z">
              <w:r w:rsidRPr="00327D09">
                <w:rPr>
                  <w:color w:val="333333"/>
                  <w:lang w:val="en-US"/>
                </w:rPr>
                <w:t>Article 3s(2), point (b):</w:t>
              </w:r>
            </w:ins>
          </w:p>
          <w:p w14:paraId="4FF219AC" w14:textId="27426D55" w:rsidR="0070682B" w:rsidRPr="0070682B" w:rsidDel="00327D09" w:rsidRDefault="00AF77CE" w:rsidP="00FE2B9A">
            <w:pPr>
              <w:pStyle w:val="oj-tbl-txt"/>
              <w:spacing w:before="60" w:beforeAutospacing="0" w:after="60" w:afterAutospacing="0" w:line="312" w:lineRule="atLeast"/>
              <w:jc w:val="both"/>
              <w:rPr>
                <w:del w:id="43" w:author="SIBUR" w:date="2025-07-28T08:54:00Z"/>
                <w:color w:val="333333"/>
                <w:lang w:val="en-US"/>
              </w:rPr>
            </w:pPr>
            <w:ins w:id="44" w:author="SIBUR" w:date="2025-07-28T09:31:00Z">
              <w:r w:rsidRPr="00AF77C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ins>
          </w:p>
          <w:p w14:paraId="15CFAEBC" w14:textId="77777777" w:rsidR="0070682B" w:rsidRPr="0070682B" w:rsidRDefault="0070682B" w:rsidP="00FE2B9A">
            <w:pPr>
              <w:pStyle w:val="oj-tbl-txt"/>
              <w:spacing w:before="60" w:beforeAutospacing="0" w:after="60" w:afterAutospacing="0" w:line="312" w:lineRule="atLeast"/>
              <w:jc w:val="both"/>
              <w:rPr>
                <w:color w:val="333333"/>
                <w:lang w:val="en-US"/>
              </w:rPr>
            </w:pPr>
            <w:del w:id="45" w:author="SIBUR" w:date="2025-07-28T08:54:00Z">
              <w:r w:rsidRPr="0070682B" w:rsidDel="00327D09">
                <w:rPr>
                  <w:color w:val="333333"/>
                  <w:lang w:val="en-US"/>
                </w:rPr>
                <w:delText xml:space="preserve">transport crude oil or petroleum products, as listed in Annex XXV, that originate in Russia or are exported from Russia while </w:delText>
              </w:r>
              <w:r w:rsidRPr="0070682B" w:rsidDel="00327D09">
                <w:rPr>
                  <w:color w:val="333333"/>
                  <w:lang w:val="en-US"/>
                </w:rPr>
                <w:lastRenderedPageBreak/>
                <w:delText>practicing irregular and high-risk shipping practices as set out in the International Maritime Organisation General Assembly resolution A.1192(33)</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6F0E34" w14:textId="77777777" w:rsidR="0070682B" w:rsidRDefault="0070682B" w:rsidP="00FE2B9A">
            <w:pPr>
              <w:pStyle w:val="oj-tbl-txt"/>
              <w:spacing w:before="60" w:beforeAutospacing="0" w:after="60" w:afterAutospacing="0" w:line="312" w:lineRule="atLeast"/>
              <w:jc w:val="both"/>
              <w:rPr>
                <w:color w:val="333333"/>
              </w:rPr>
            </w:pPr>
            <w:r>
              <w:rPr>
                <w:color w:val="333333"/>
              </w:rPr>
              <w:lastRenderedPageBreak/>
              <w:t>21.5.2025</w:t>
            </w:r>
          </w:p>
        </w:tc>
      </w:tr>
      <w:tr w:rsidR="0070682B" w:rsidRPr="000A39B3" w14:paraId="1875DC5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120C61" w14:textId="77777777" w:rsidR="0070682B" w:rsidRDefault="0070682B" w:rsidP="00FE2B9A">
            <w:pPr>
              <w:pStyle w:val="oj-tbl-txt"/>
              <w:spacing w:before="60" w:beforeAutospacing="0" w:after="60" w:afterAutospacing="0" w:line="312" w:lineRule="atLeast"/>
              <w:jc w:val="both"/>
              <w:rPr>
                <w:color w:val="333333"/>
              </w:rPr>
            </w:pPr>
            <w:r>
              <w:rPr>
                <w:color w:val="333333"/>
              </w:rPr>
              <w:t>285.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71B3FD" w14:textId="77777777" w:rsidR="0070682B" w:rsidRDefault="0070682B" w:rsidP="00FE2B9A">
            <w:pPr>
              <w:pStyle w:val="oj-tbl-txt"/>
              <w:spacing w:before="60" w:beforeAutospacing="0" w:after="60" w:afterAutospacing="0" w:line="312" w:lineRule="atLeast"/>
              <w:jc w:val="both"/>
              <w:rPr>
                <w:color w:val="333333"/>
              </w:rPr>
            </w:pPr>
            <w:r>
              <w:rPr>
                <w:color w:val="333333"/>
              </w:rPr>
              <w:t>Leopard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12C715" w14:textId="77777777" w:rsidR="0070682B" w:rsidRDefault="0070682B" w:rsidP="00FE2B9A">
            <w:pPr>
              <w:pStyle w:val="oj-tbl-txt"/>
              <w:spacing w:before="60" w:beforeAutospacing="0" w:after="60" w:afterAutospacing="0" w:line="312" w:lineRule="atLeast"/>
              <w:jc w:val="both"/>
              <w:rPr>
                <w:color w:val="333333"/>
              </w:rPr>
            </w:pPr>
            <w:r>
              <w:rPr>
                <w:color w:val="333333"/>
              </w:rPr>
              <w:t>9284594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6C1FC3"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640B38FB"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95D76B"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4BA9908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93DA56" w14:textId="77777777" w:rsidR="0070682B" w:rsidRDefault="0070682B" w:rsidP="00FE2B9A">
            <w:pPr>
              <w:pStyle w:val="oj-tbl-txt"/>
              <w:spacing w:before="60" w:beforeAutospacing="0" w:after="60" w:afterAutospacing="0" w:line="312" w:lineRule="atLeast"/>
              <w:jc w:val="both"/>
              <w:rPr>
                <w:color w:val="333333"/>
              </w:rPr>
            </w:pPr>
            <w:r>
              <w:rPr>
                <w:color w:val="333333"/>
              </w:rPr>
              <w:t>286.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F2C0D6D" w14:textId="77777777" w:rsidR="0070682B" w:rsidRDefault="0070682B" w:rsidP="00FE2B9A">
            <w:pPr>
              <w:pStyle w:val="oj-tbl-txt"/>
              <w:spacing w:before="60" w:beforeAutospacing="0" w:after="60" w:afterAutospacing="0" w:line="312" w:lineRule="atLeast"/>
              <w:jc w:val="both"/>
              <w:rPr>
                <w:color w:val="333333"/>
              </w:rPr>
            </w:pPr>
            <w:r>
              <w:rPr>
                <w:color w:val="333333"/>
              </w:rPr>
              <w:t>Samsun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0BF5EC" w14:textId="77777777" w:rsidR="0070682B" w:rsidRDefault="0070682B" w:rsidP="00FE2B9A">
            <w:pPr>
              <w:pStyle w:val="oj-tbl-txt"/>
              <w:spacing w:before="60" w:beforeAutospacing="0" w:after="60" w:afterAutospacing="0" w:line="312" w:lineRule="atLeast"/>
              <w:jc w:val="both"/>
              <w:rPr>
                <w:color w:val="333333"/>
              </w:rPr>
            </w:pPr>
            <w:r>
              <w:rPr>
                <w:color w:val="333333"/>
              </w:rPr>
              <w:t>9436006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E64B15"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76DB3121"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F8AA49"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24DD528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1B6FDA" w14:textId="77777777" w:rsidR="0070682B" w:rsidRDefault="0070682B" w:rsidP="00FE2B9A">
            <w:pPr>
              <w:pStyle w:val="oj-tbl-txt"/>
              <w:spacing w:before="60" w:beforeAutospacing="0" w:after="60" w:afterAutospacing="0" w:line="312" w:lineRule="atLeast"/>
              <w:jc w:val="both"/>
              <w:rPr>
                <w:color w:val="333333"/>
              </w:rPr>
            </w:pPr>
            <w:r>
              <w:rPr>
                <w:color w:val="333333"/>
              </w:rPr>
              <w:t>287.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9ED6FD" w14:textId="77777777" w:rsidR="0070682B" w:rsidRDefault="0070682B" w:rsidP="00FE2B9A">
            <w:pPr>
              <w:pStyle w:val="oj-tbl-txt"/>
              <w:spacing w:before="60" w:beforeAutospacing="0" w:after="60" w:afterAutospacing="0" w:line="312" w:lineRule="atLeast"/>
              <w:jc w:val="both"/>
              <w:rPr>
                <w:color w:val="333333"/>
              </w:rPr>
            </w:pPr>
            <w:r>
              <w:rPr>
                <w:color w:val="333333"/>
              </w:rPr>
              <w:t>Spring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AA64C0" w14:textId="77777777" w:rsidR="0070682B" w:rsidRDefault="0070682B" w:rsidP="00FE2B9A">
            <w:pPr>
              <w:pStyle w:val="oj-tbl-txt"/>
              <w:spacing w:before="60" w:beforeAutospacing="0" w:after="60" w:afterAutospacing="0" w:line="312" w:lineRule="atLeast"/>
              <w:jc w:val="both"/>
              <w:rPr>
                <w:color w:val="333333"/>
              </w:rPr>
            </w:pPr>
            <w:r>
              <w:rPr>
                <w:color w:val="333333"/>
              </w:rPr>
              <w:t>9315446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E80678"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054D1904"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C565BF"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4474C2E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B43F3D" w14:textId="77777777" w:rsidR="0070682B" w:rsidRDefault="0070682B" w:rsidP="00FE2B9A">
            <w:pPr>
              <w:pStyle w:val="oj-tbl-txt"/>
              <w:spacing w:before="60" w:beforeAutospacing="0" w:after="60" w:afterAutospacing="0" w:line="312" w:lineRule="atLeast"/>
              <w:jc w:val="both"/>
              <w:rPr>
                <w:color w:val="333333"/>
              </w:rPr>
            </w:pPr>
            <w:r>
              <w:rPr>
                <w:color w:val="333333"/>
              </w:rPr>
              <w:t>288.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EAEF75" w14:textId="77777777" w:rsidR="0070682B" w:rsidRDefault="0070682B" w:rsidP="00FE2B9A">
            <w:pPr>
              <w:pStyle w:val="oj-tbl-txt"/>
              <w:spacing w:before="60" w:beforeAutospacing="0" w:after="60" w:afterAutospacing="0" w:line="312" w:lineRule="atLeast"/>
              <w:jc w:val="both"/>
              <w:rPr>
                <w:color w:val="333333"/>
              </w:rPr>
            </w:pPr>
            <w:r>
              <w:rPr>
                <w:color w:val="333333"/>
              </w:rPr>
              <w:t>Makalu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F155B6" w14:textId="77777777" w:rsidR="0070682B" w:rsidRDefault="0070682B" w:rsidP="00FE2B9A">
            <w:pPr>
              <w:pStyle w:val="oj-tbl-txt"/>
              <w:spacing w:before="60" w:beforeAutospacing="0" w:after="60" w:afterAutospacing="0" w:line="312" w:lineRule="atLeast"/>
              <w:jc w:val="both"/>
              <w:rPr>
                <w:color w:val="333333"/>
              </w:rPr>
            </w:pPr>
            <w:r>
              <w:rPr>
                <w:color w:val="333333"/>
              </w:rPr>
              <w:t>9314105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720AD8"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0416F79C"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 xml:space="preserve">transport crude oil or petroleum products, as listed in Annex XXV, that originate in Russia or are exported from Russia while practicing irregular and high-risk shipping practices as set out in the International Maritime Organisation </w:t>
            </w:r>
            <w:r w:rsidRPr="0070682B">
              <w:rPr>
                <w:color w:val="333333"/>
                <w:lang w:val="en-US"/>
              </w:rPr>
              <w:lastRenderedPageBreak/>
              <w:t>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25C7F5" w14:textId="77777777" w:rsidR="0070682B" w:rsidRDefault="0070682B" w:rsidP="00FE2B9A">
            <w:pPr>
              <w:pStyle w:val="oj-tbl-txt"/>
              <w:spacing w:before="60" w:beforeAutospacing="0" w:after="60" w:afterAutospacing="0" w:line="312" w:lineRule="atLeast"/>
              <w:jc w:val="both"/>
              <w:rPr>
                <w:color w:val="333333"/>
              </w:rPr>
            </w:pPr>
            <w:r>
              <w:rPr>
                <w:color w:val="333333"/>
              </w:rPr>
              <w:lastRenderedPageBreak/>
              <w:t>21.5.2025</w:t>
            </w:r>
          </w:p>
        </w:tc>
      </w:tr>
      <w:tr w:rsidR="0070682B" w:rsidRPr="000A39B3" w14:paraId="381E951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658A35" w14:textId="77777777" w:rsidR="0070682B" w:rsidRDefault="0070682B" w:rsidP="00FE2B9A">
            <w:pPr>
              <w:pStyle w:val="oj-tbl-txt"/>
              <w:spacing w:before="60" w:beforeAutospacing="0" w:after="60" w:afterAutospacing="0" w:line="312" w:lineRule="atLeast"/>
              <w:jc w:val="both"/>
              <w:rPr>
                <w:color w:val="333333"/>
              </w:rPr>
            </w:pPr>
            <w:r>
              <w:rPr>
                <w:color w:val="333333"/>
              </w:rPr>
              <w:t>289.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73F244" w14:textId="77777777" w:rsidR="0070682B" w:rsidRDefault="0070682B" w:rsidP="00FE2B9A">
            <w:pPr>
              <w:pStyle w:val="oj-tbl-txt"/>
              <w:spacing w:before="60" w:beforeAutospacing="0" w:after="60" w:afterAutospacing="0" w:line="312" w:lineRule="atLeast"/>
              <w:jc w:val="both"/>
              <w:rPr>
                <w:color w:val="333333"/>
              </w:rPr>
            </w:pPr>
            <w:r>
              <w:rPr>
                <w:color w:val="333333"/>
              </w:rPr>
              <w:t>Vostochny Prospect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21DA79" w14:textId="77777777" w:rsidR="0070682B" w:rsidRDefault="0070682B" w:rsidP="00FE2B9A">
            <w:pPr>
              <w:pStyle w:val="oj-tbl-txt"/>
              <w:spacing w:before="60" w:beforeAutospacing="0" w:after="60" w:afterAutospacing="0" w:line="312" w:lineRule="atLeast"/>
              <w:jc w:val="both"/>
              <w:rPr>
                <w:color w:val="333333"/>
              </w:rPr>
            </w:pPr>
            <w:r>
              <w:rPr>
                <w:color w:val="333333"/>
              </w:rPr>
              <w:t>9866392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C6F72C"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20053B10"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B7AAC2"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3E1CD5F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4976AF" w14:textId="77777777" w:rsidR="0070682B" w:rsidRDefault="0070682B" w:rsidP="00FE2B9A">
            <w:pPr>
              <w:pStyle w:val="oj-tbl-txt"/>
              <w:spacing w:before="60" w:beforeAutospacing="0" w:after="60" w:afterAutospacing="0" w:line="312" w:lineRule="atLeast"/>
              <w:jc w:val="both"/>
              <w:rPr>
                <w:color w:val="333333"/>
              </w:rPr>
            </w:pPr>
            <w:r>
              <w:rPr>
                <w:color w:val="333333"/>
              </w:rPr>
              <w:t>290.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5AD252" w14:textId="77777777" w:rsidR="0070682B" w:rsidRDefault="0070682B" w:rsidP="00FE2B9A">
            <w:pPr>
              <w:pStyle w:val="oj-tbl-txt"/>
              <w:spacing w:before="60" w:beforeAutospacing="0" w:after="60" w:afterAutospacing="0" w:line="312" w:lineRule="atLeast"/>
              <w:jc w:val="both"/>
              <w:rPr>
                <w:color w:val="333333"/>
              </w:rPr>
            </w:pPr>
            <w:r>
              <w:rPr>
                <w:color w:val="333333"/>
              </w:rPr>
              <w:t>Akademik Gubkin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4356DB" w14:textId="77777777" w:rsidR="0070682B" w:rsidRDefault="0070682B" w:rsidP="00FE2B9A">
            <w:pPr>
              <w:pStyle w:val="oj-tbl-txt"/>
              <w:spacing w:before="60" w:beforeAutospacing="0" w:after="60" w:afterAutospacing="0" w:line="312" w:lineRule="atLeast"/>
              <w:jc w:val="both"/>
              <w:rPr>
                <w:color w:val="333333"/>
              </w:rPr>
            </w:pPr>
            <w:r>
              <w:rPr>
                <w:color w:val="333333"/>
              </w:rPr>
              <w:t>9842190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67B27A"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1736BE86"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37EA1B"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1AF8D58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493B7F" w14:textId="77777777" w:rsidR="0070682B" w:rsidRDefault="0070682B" w:rsidP="00FE2B9A">
            <w:pPr>
              <w:pStyle w:val="oj-tbl-txt"/>
              <w:spacing w:before="60" w:beforeAutospacing="0" w:after="60" w:afterAutospacing="0" w:line="312" w:lineRule="atLeast"/>
              <w:jc w:val="both"/>
              <w:rPr>
                <w:color w:val="333333"/>
              </w:rPr>
            </w:pPr>
            <w:r>
              <w:rPr>
                <w:color w:val="333333"/>
              </w:rPr>
              <w:t>291.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7C5E03" w14:textId="77777777" w:rsidR="0070682B" w:rsidRDefault="0070682B" w:rsidP="00FE2B9A">
            <w:pPr>
              <w:pStyle w:val="oj-tbl-txt"/>
              <w:spacing w:before="60" w:beforeAutospacing="0" w:after="60" w:afterAutospacing="0" w:line="312" w:lineRule="atLeast"/>
              <w:jc w:val="both"/>
              <w:rPr>
                <w:color w:val="333333"/>
              </w:rPr>
            </w:pPr>
            <w:r>
              <w:rPr>
                <w:color w:val="333333"/>
              </w:rPr>
              <w:t>Vladimir Monomakh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2F8210" w14:textId="77777777" w:rsidR="0070682B" w:rsidRDefault="0070682B" w:rsidP="00FE2B9A">
            <w:pPr>
              <w:pStyle w:val="oj-tbl-txt"/>
              <w:spacing w:before="60" w:beforeAutospacing="0" w:after="60" w:afterAutospacing="0" w:line="312" w:lineRule="atLeast"/>
              <w:jc w:val="both"/>
              <w:rPr>
                <w:color w:val="333333"/>
              </w:rPr>
            </w:pPr>
            <w:r>
              <w:rPr>
                <w:color w:val="333333"/>
              </w:rPr>
              <w:t>9842176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9D8C03"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61110DA7"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45B335"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39FFFAD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24EE71" w14:textId="77777777" w:rsidR="0070682B" w:rsidRDefault="0070682B" w:rsidP="00FE2B9A">
            <w:pPr>
              <w:pStyle w:val="oj-tbl-txt"/>
              <w:spacing w:before="60" w:beforeAutospacing="0" w:after="60" w:afterAutospacing="0" w:line="312" w:lineRule="atLeast"/>
              <w:jc w:val="both"/>
              <w:rPr>
                <w:color w:val="333333"/>
              </w:rPr>
            </w:pPr>
            <w:r>
              <w:rPr>
                <w:color w:val="333333"/>
              </w:rPr>
              <w:t>292.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DC40B0" w14:textId="77777777" w:rsidR="0070682B" w:rsidRDefault="0070682B" w:rsidP="00FE2B9A">
            <w:pPr>
              <w:pStyle w:val="oj-tbl-txt"/>
              <w:spacing w:before="60" w:beforeAutospacing="0" w:after="60" w:afterAutospacing="0" w:line="312" w:lineRule="atLeast"/>
              <w:jc w:val="both"/>
              <w:rPr>
                <w:color w:val="333333"/>
              </w:rPr>
            </w:pPr>
            <w:r>
              <w:rPr>
                <w:color w:val="333333"/>
              </w:rPr>
              <w:t>Night Glory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AA7F66" w14:textId="77777777" w:rsidR="0070682B" w:rsidRDefault="0070682B" w:rsidP="00FE2B9A">
            <w:pPr>
              <w:pStyle w:val="oj-tbl-txt"/>
              <w:spacing w:before="60" w:beforeAutospacing="0" w:after="60" w:afterAutospacing="0" w:line="312" w:lineRule="atLeast"/>
              <w:jc w:val="both"/>
              <w:rPr>
                <w:color w:val="333333"/>
              </w:rPr>
            </w:pPr>
            <w:r>
              <w:rPr>
                <w:color w:val="333333"/>
              </w:rPr>
              <w:t>9319674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E62F45"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76B01AEB"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0593B2"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34122C9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46E884" w14:textId="77777777" w:rsidR="0070682B" w:rsidRDefault="0070682B" w:rsidP="00FE2B9A">
            <w:pPr>
              <w:pStyle w:val="oj-tbl-txt"/>
              <w:spacing w:before="60" w:beforeAutospacing="0" w:after="60" w:afterAutospacing="0" w:line="312" w:lineRule="atLeast"/>
              <w:jc w:val="both"/>
              <w:rPr>
                <w:color w:val="333333"/>
              </w:rPr>
            </w:pPr>
            <w:r>
              <w:rPr>
                <w:color w:val="333333"/>
              </w:rPr>
              <w:lastRenderedPageBreak/>
              <w:t>293.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52E4B3" w14:textId="77777777" w:rsidR="0070682B" w:rsidRDefault="0070682B" w:rsidP="00FE2B9A">
            <w:pPr>
              <w:pStyle w:val="oj-tbl-txt"/>
              <w:spacing w:before="60" w:beforeAutospacing="0" w:after="60" w:afterAutospacing="0" w:line="312" w:lineRule="atLeast"/>
              <w:jc w:val="both"/>
              <w:rPr>
                <w:color w:val="333333"/>
              </w:rPr>
            </w:pPr>
            <w:r>
              <w:rPr>
                <w:color w:val="333333"/>
              </w:rPr>
              <w:t>Sakina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1C6B37" w14:textId="77777777" w:rsidR="0070682B" w:rsidRDefault="0070682B" w:rsidP="00FE2B9A">
            <w:pPr>
              <w:pStyle w:val="oj-tbl-txt"/>
              <w:spacing w:before="60" w:beforeAutospacing="0" w:after="60" w:afterAutospacing="0" w:line="312" w:lineRule="atLeast"/>
              <w:jc w:val="both"/>
              <w:rPr>
                <w:color w:val="333333"/>
              </w:rPr>
            </w:pPr>
            <w:r>
              <w:rPr>
                <w:color w:val="333333"/>
              </w:rPr>
              <w:t>9530917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49DBB3"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077E16C8"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3CBC58"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12BE94A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45BF00" w14:textId="77777777" w:rsidR="0070682B" w:rsidRDefault="0070682B" w:rsidP="00FE2B9A">
            <w:pPr>
              <w:pStyle w:val="oj-tbl-txt"/>
              <w:spacing w:before="60" w:beforeAutospacing="0" w:after="60" w:afterAutospacing="0" w:line="312" w:lineRule="atLeast"/>
              <w:jc w:val="both"/>
              <w:rPr>
                <w:color w:val="333333"/>
              </w:rPr>
            </w:pPr>
            <w:r>
              <w:rPr>
                <w:color w:val="333333"/>
              </w:rPr>
              <w:t>294.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BD3F89" w14:textId="77777777" w:rsidR="0070682B" w:rsidRDefault="0070682B" w:rsidP="00FE2B9A">
            <w:pPr>
              <w:pStyle w:val="oj-tbl-txt"/>
              <w:spacing w:before="60" w:beforeAutospacing="0" w:after="60" w:afterAutospacing="0" w:line="312" w:lineRule="atLeast"/>
              <w:jc w:val="both"/>
              <w:rPr>
                <w:color w:val="333333"/>
              </w:rPr>
            </w:pPr>
            <w:r>
              <w:rPr>
                <w:color w:val="333333"/>
              </w:rPr>
              <w:t>Destamar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3B5120" w14:textId="77777777" w:rsidR="0070682B" w:rsidRDefault="0070682B" w:rsidP="00FE2B9A">
            <w:pPr>
              <w:pStyle w:val="oj-tbl-txt"/>
              <w:spacing w:before="60" w:beforeAutospacing="0" w:after="60" w:afterAutospacing="0" w:line="312" w:lineRule="atLeast"/>
              <w:jc w:val="both"/>
              <w:rPr>
                <w:color w:val="333333"/>
              </w:rPr>
            </w:pPr>
            <w:r>
              <w:rPr>
                <w:color w:val="333333"/>
              </w:rPr>
              <w:t>9253894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FA3F0BF"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5F57AB19"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4BC482"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63DB5DE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5AAECE" w14:textId="77777777" w:rsidR="0070682B" w:rsidRDefault="0070682B" w:rsidP="00FE2B9A">
            <w:pPr>
              <w:pStyle w:val="oj-tbl-txt"/>
              <w:spacing w:before="60" w:beforeAutospacing="0" w:after="60" w:afterAutospacing="0" w:line="312" w:lineRule="atLeast"/>
              <w:jc w:val="both"/>
              <w:rPr>
                <w:color w:val="333333"/>
              </w:rPr>
            </w:pPr>
            <w:r>
              <w:rPr>
                <w:color w:val="333333"/>
              </w:rPr>
              <w:t>295.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F0D547" w14:textId="77777777" w:rsidR="0070682B" w:rsidRDefault="0070682B" w:rsidP="00FE2B9A">
            <w:pPr>
              <w:pStyle w:val="oj-tbl-txt"/>
              <w:spacing w:before="60" w:beforeAutospacing="0" w:after="60" w:afterAutospacing="0" w:line="312" w:lineRule="atLeast"/>
              <w:jc w:val="both"/>
              <w:rPr>
                <w:color w:val="333333"/>
              </w:rPr>
            </w:pPr>
            <w:r>
              <w:rPr>
                <w:color w:val="333333"/>
              </w:rPr>
              <w:t>Vanguard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32C05C" w14:textId="77777777" w:rsidR="0070682B" w:rsidRDefault="0070682B" w:rsidP="00FE2B9A">
            <w:pPr>
              <w:pStyle w:val="oj-tbl-txt"/>
              <w:spacing w:before="60" w:beforeAutospacing="0" w:after="60" w:afterAutospacing="0" w:line="312" w:lineRule="atLeast"/>
              <w:jc w:val="both"/>
              <w:rPr>
                <w:color w:val="333333"/>
              </w:rPr>
            </w:pPr>
            <w:r>
              <w:rPr>
                <w:color w:val="333333"/>
              </w:rPr>
              <w:t>9311622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0A72C5"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74E1D83D"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3192D9"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700C6A1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AD72C7" w14:textId="77777777" w:rsidR="0070682B" w:rsidRDefault="0070682B" w:rsidP="00FE2B9A">
            <w:pPr>
              <w:pStyle w:val="oj-tbl-txt"/>
              <w:spacing w:before="60" w:beforeAutospacing="0" w:after="60" w:afterAutospacing="0" w:line="312" w:lineRule="atLeast"/>
              <w:jc w:val="both"/>
              <w:rPr>
                <w:color w:val="333333"/>
              </w:rPr>
            </w:pPr>
            <w:r>
              <w:rPr>
                <w:color w:val="333333"/>
              </w:rPr>
              <w:t>296.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1927AB" w14:textId="77777777" w:rsidR="0070682B" w:rsidRDefault="0070682B" w:rsidP="00FE2B9A">
            <w:pPr>
              <w:pStyle w:val="oj-tbl-txt"/>
              <w:spacing w:before="60" w:beforeAutospacing="0" w:after="60" w:afterAutospacing="0" w:line="312" w:lineRule="atLeast"/>
              <w:jc w:val="both"/>
              <w:rPr>
                <w:color w:val="333333"/>
              </w:rPr>
            </w:pPr>
            <w:r>
              <w:rPr>
                <w:color w:val="333333"/>
              </w:rPr>
              <w:t>Huihai Atlantic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1389D6" w14:textId="77777777" w:rsidR="0070682B" w:rsidRDefault="0070682B" w:rsidP="00FE2B9A">
            <w:pPr>
              <w:pStyle w:val="oj-tbl-txt"/>
              <w:spacing w:before="60" w:beforeAutospacing="0" w:after="60" w:afterAutospacing="0" w:line="312" w:lineRule="atLeast"/>
              <w:jc w:val="both"/>
              <w:rPr>
                <w:color w:val="333333"/>
              </w:rPr>
            </w:pPr>
            <w:r>
              <w:rPr>
                <w:color w:val="333333"/>
              </w:rPr>
              <w:t>9312872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9BB1DB"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7602F399"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483B00"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5E2F599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4F785C" w14:textId="77777777" w:rsidR="0070682B" w:rsidRDefault="0070682B" w:rsidP="00FE2B9A">
            <w:pPr>
              <w:pStyle w:val="oj-tbl-txt"/>
              <w:spacing w:before="60" w:beforeAutospacing="0" w:after="60" w:afterAutospacing="0" w:line="312" w:lineRule="atLeast"/>
              <w:jc w:val="both"/>
              <w:rPr>
                <w:color w:val="333333"/>
              </w:rPr>
            </w:pPr>
            <w:r>
              <w:rPr>
                <w:color w:val="333333"/>
              </w:rPr>
              <w:t>297.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C9204A" w14:textId="77777777" w:rsidR="0070682B" w:rsidRDefault="0070682B" w:rsidP="00FE2B9A">
            <w:pPr>
              <w:pStyle w:val="oj-tbl-txt"/>
              <w:spacing w:before="60" w:beforeAutospacing="0" w:after="60" w:afterAutospacing="0" w:line="312" w:lineRule="atLeast"/>
              <w:jc w:val="both"/>
              <w:rPr>
                <w:color w:val="333333"/>
              </w:rPr>
            </w:pPr>
            <w:r>
              <w:rPr>
                <w:color w:val="333333"/>
              </w:rPr>
              <w:t>Zaliv Baikal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E87991" w14:textId="77777777" w:rsidR="0070682B" w:rsidRDefault="0070682B" w:rsidP="00FE2B9A">
            <w:pPr>
              <w:pStyle w:val="oj-tbl-txt"/>
              <w:spacing w:before="60" w:beforeAutospacing="0" w:after="60" w:afterAutospacing="0" w:line="312" w:lineRule="atLeast"/>
              <w:jc w:val="both"/>
              <w:rPr>
                <w:color w:val="333333"/>
              </w:rPr>
            </w:pPr>
            <w:r>
              <w:rPr>
                <w:color w:val="333333"/>
              </w:rPr>
              <w:t>9360128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8CA2D8"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4F4FF2FD"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29A86E" w14:textId="77777777" w:rsidR="0070682B" w:rsidRDefault="0070682B" w:rsidP="00FE2B9A">
            <w:pPr>
              <w:pStyle w:val="oj-tbl-txt"/>
              <w:spacing w:before="60" w:beforeAutospacing="0" w:after="60" w:afterAutospacing="0" w:line="312" w:lineRule="atLeast"/>
              <w:jc w:val="both"/>
              <w:rPr>
                <w:color w:val="333333"/>
              </w:rPr>
            </w:pPr>
            <w:r>
              <w:rPr>
                <w:color w:val="333333"/>
              </w:rPr>
              <w:lastRenderedPageBreak/>
              <w:t>21.5.2025</w:t>
            </w:r>
          </w:p>
        </w:tc>
      </w:tr>
      <w:tr w:rsidR="0070682B" w:rsidRPr="000A39B3" w14:paraId="01DD0E4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8D5A63" w14:textId="77777777" w:rsidR="0070682B" w:rsidRDefault="0070682B" w:rsidP="00FE2B9A">
            <w:pPr>
              <w:pStyle w:val="oj-tbl-txt"/>
              <w:spacing w:before="60" w:beforeAutospacing="0" w:after="60" w:afterAutospacing="0" w:line="312" w:lineRule="atLeast"/>
              <w:jc w:val="both"/>
              <w:rPr>
                <w:color w:val="333333"/>
              </w:rPr>
            </w:pPr>
            <w:r>
              <w:rPr>
                <w:color w:val="333333"/>
              </w:rPr>
              <w:t>298.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D161F5" w14:textId="77777777" w:rsidR="0070682B" w:rsidRDefault="0070682B" w:rsidP="00FE2B9A">
            <w:pPr>
              <w:pStyle w:val="oj-tbl-txt"/>
              <w:spacing w:before="60" w:beforeAutospacing="0" w:after="60" w:afterAutospacing="0" w:line="312" w:lineRule="atLeast"/>
              <w:jc w:val="both"/>
              <w:rPr>
                <w:color w:val="333333"/>
              </w:rPr>
            </w:pPr>
            <w:r>
              <w:rPr>
                <w:color w:val="333333"/>
              </w:rPr>
              <w:t>Sakarya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A7AD3F" w14:textId="77777777" w:rsidR="0070682B" w:rsidRDefault="0070682B" w:rsidP="00FE2B9A">
            <w:pPr>
              <w:pStyle w:val="oj-tbl-txt"/>
              <w:spacing w:before="60" w:beforeAutospacing="0" w:after="60" w:afterAutospacing="0" w:line="312" w:lineRule="atLeast"/>
              <w:jc w:val="both"/>
              <w:rPr>
                <w:color w:val="333333"/>
              </w:rPr>
            </w:pPr>
            <w:r>
              <w:rPr>
                <w:color w:val="333333"/>
              </w:rPr>
              <w:t>9524463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AE4165"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500FB507"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A0B8C5"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1534013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794975" w14:textId="77777777" w:rsidR="0070682B" w:rsidRDefault="0070682B" w:rsidP="00FE2B9A">
            <w:pPr>
              <w:pStyle w:val="oj-tbl-txt"/>
              <w:spacing w:before="60" w:beforeAutospacing="0" w:after="60" w:afterAutospacing="0" w:line="312" w:lineRule="atLeast"/>
              <w:jc w:val="both"/>
              <w:rPr>
                <w:color w:val="333333"/>
              </w:rPr>
            </w:pPr>
            <w:r>
              <w:rPr>
                <w:color w:val="333333"/>
              </w:rPr>
              <w:t>299.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03BF90" w14:textId="77777777" w:rsidR="0070682B" w:rsidRDefault="0070682B" w:rsidP="00FE2B9A">
            <w:pPr>
              <w:pStyle w:val="oj-tbl-txt"/>
              <w:spacing w:before="60" w:beforeAutospacing="0" w:after="60" w:afterAutospacing="0" w:line="312" w:lineRule="atLeast"/>
              <w:jc w:val="both"/>
              <w:rPr>
                <w:color w:val="333333"/>
              </w:rPr>
            </w:pPr>
            <w:r>
              <w:rPr>
                <w:color w:val="333333"/>
              </w:rPr>
              <w:t>Cheetah II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D8A851" w14:textId="77777777" w:rsidR="0070682B" w:rsidRDefault="0070682B" w:rsidP="00FE2B9A">
            <w:pPr>
              <w:pStyle w:val="oj-tbl-txt"/>
              <w:spacing w:before="60" w:beforeAutospacing="0" w:after="60" w:afterAutospacing="0" w:line="312" w:lineRule="atLeast"/>
              <w:jc w:val="both"/>
              <w:rPr>
                <w:color w:val="333333"/>
              </w:rPr>
            </w:pPr>
            <w:r>
              <w:rPr>
                <w:color w:val="333333"/>
              </w:rPr>
              <w:t>9222560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BDFD53"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17AC2EE9"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906308"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110DDF9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1ECC76" w14:textId="77777777" w:rsidR="0070682B" w:rsidRDefault="0070682B" w:rsidP="00FE2B9A">
            <w:pPr>
              <w:pStyle w:val="oj-tbl-txt"/>
              <w:spacing w:before="60" w:beforeAutospacing="0" w:after="60" w:afterAutospacing="0" w:line="312" w:lineRule="atLeast"/>
              <w:jc w:val="both"/>
              <w:rPr>
                <w:color w:val="333333"/>
              </w:rPr>
            </w:pPr>
            <w:r>
              <w:rPr>
                <w:color w:val="333333"/>
              </w:rPr>
              <w:t>300.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96708E" w14:textId="77777777" w:rsidR="0070682B" w:rsidRDefault="0070682B" w:rsidP="00FE2B9A">
            <w:pPr>
              <w:pStyle w:val="oj-tbl-txt"/>
              <w:spacing w:before="60" w:beforeAutospacing="0" w:after="60" w:afterAutospacing="0" w:line="312" w:lineRule="atLeast"/>
              <w:jc w:val="both"/>
              <w:rPr>
                <w:color w:val="333333"/>
              </w:rPr>
            </w:pPr>
            <w:r>
              <w:rPr>
                <w:color w:val="333333"/>
              </w:rPr>
              <w:t>Cindy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68DF6F" w14:textId="77777777" w:rsidR="0070682B" w:rsidRDefault="0070682B" w:rsidP="00FE2B9A">
            <w:pPr>
              <w:pStyle w:val="oj-tbl-txt"/>
              <w:spacing w:before="60" w:beforeAutospacing="0" w:after="60" w:afterAutospacing="0" w:line="312" w:lineRule="atLeast"/>
              <w:jc w:val="both"/>
              <w:rPr>
                <w:color w:val="333333"/>
              </w:rPr>
            </w:pPr>
            <w:r>
              <w:rPr>
                <w:color w:val="333333"/>
              </w:rPr>
              <w:t>9270517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509C16"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1E80CE16"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6EF084"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5F9451F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C47129F" w14:textId="77777777" w:rsidR="0070682B" w:rsidRDefault="0070682B" w:rsidP="00FE2B9A">
            <w:pPr>
              <w:pStyle w:val="oj-tbl-txt"/>
              <w:spacing w:before="60" w:beforeAutospacing="0" w:after="60" w:afterAutospacing="0" w:line="312" w:lineRule="atLeast"/>
              <w:jc w:val="both"/>
              <w:rPr>
                <w:color w:val="333333"/>
              </w:rPr>
            </w:pPr>
            <w:r>
              <w:rPr>
                <w:color w:val="333333"/>
              </w:rPr>
              <w:t>301.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A24025" w14:textId="77777777" w:rsidR="0070682B" w:rsidRDefault="0070682B" w:rsidP="00FE2B9A">
            <w:pPr>
              <w:pStyle w:val="oj-tbl-txt"/>
              <w:spacing w:before="60" w:beforeAutospacing="0" w:after="60" w:afterAutospacing="0" w:line="312" w:lineRule="atLeast"/>
              <w:jc w:val="both"/>
              <w:rPr>
                <w:color w:val="333333"/>
              </w:rPr>
            </w:pPr>
            <w:r>
              <w:rPr>
                <w:color w:val="333333"/>
              </w:rPr>
              <w:t>Ganga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8391E0" w14:textId="77777777" w:rsidR="0070682B" w:rsidRDefault="0070682B" w:rsidP="00FE2B9A">
            <w:pPr>
              <w:pStyle w:val="oj-tbl-txt"/>
              <w:spacing w:before="60" w:beforeAutospacing="0" w:after="60" w:afterAutospacing="0" w:line="312" w:lineRule="atLeast"/>
              <w:jc w:val="both"/>
              <w:rPr>
                <w:color w:val="333333"/>
              </w:rPr>
            </w:pPr>
            <w:r>
              <w:rPr>
                <w:color w:val="333333"/>
              </w:rPr>
              <w:t>9378620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800E54"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79B258B8"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 xml:space="preserve">transport crude oil or petroleum products, as listed in Annex XXV, that originate in Russia or are </w:t>
            </w:r>
            <w:r w:rsidRPr="0070682B">
              <w:rPr>
                <w:color w:val="333333"/>
                <w:lang w:val="en-US"/>
              </w:rPr>
              <w:lastRenderedPageBreak/>
              <w:t>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02917D" w14:textId="77777777" w:rsidR="0070682B" w:rsidRDefault="0070682B" w:rsidP="00FE2B9A">
            <w:pPr>
              <w:pStyle w:val="oj-tbl-txt"/>
              <w:spacing w:before="60" w:beforeAutospacing="0" w:after="60" w:afterAutospacing="0" w:line="312" w:lineRule="atLeast"/>
              <w:jc w:val="both"/>
              <w:rPr>
                <w:color w:val="333333"/>
              </w:rPr>
            </w:pPr>
            <w:r>
              <w:rPr>
                <w:color w:val="333333"/>
              </w:rPr>
              <w:lastRenderedPageBreak/>
              <w:t>21.5.2025</w:t>
            </w:r>
          </w:p>
        </w:tc>
      </w:tr>
      <w:tr w:rsidR="0070682B" w:rsidRPr="000A39B3" w14:paraId="6AFFD6E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1A07C3" w14:textId="77777777" w:rsidR="0070682B" w:rsidRDefault="0070682B" w:rsidP="00FE2B9A">
            <w:pPr>
              <w:pStyle w:val="oj-tbl-txt"/>
              <w:spacing w:before="60" w:beforeAutospacing="0" w:after="60" w:afterAutospacing="0" w:line="312" w:lineRule="atLeast"/>
              <w:jc w:val="both"/>
              <w:rPr>
                <w:color w:val="333333"/>
              </w:rPr>
            </w:pPr>
            <w:r>
              <w:rPr>
                <w:color w:val="333333"/>
              </w:rPr>
              <w:t>302.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A8AE29" w14:textId="77777777" w:rsidR="0070682B" w:rsidRDefault="0070682B" w:rsidP="00FE2B9A">
            <w:pPr>
              <w:pStyle w:val="oj-tbl-txt"/>
              <w:spacing w:before="60" w:beforeAutospacing="0" w:after="60" w:afterAutospacing="0" w:line="312" w:lineRule="atLeast"/>
              <w:jc w:val="both"/>
              <w:rPr>
                <w:color w:val="333333"/>
              </w:rPr>
            </w:pPr>
            <w:r>
              <w:rPr>
                <w:color w:val="333333"/>
              </w:rPr>
              <w:t>Indras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2E516E" w14:textId="77777777" w:rsidR="0070682B" w:rsidRDefault="0070682B" w:rsidP="00FE2B9A">
            <w:pPr>
              <w:pStyle w:val="oj-tbl-txt"/>
              <w:spacing w:before="60" w:beforeAutospacing="0" w:after="60" w:afterAutospacing="0" w:line="312" w:lineRule="atLeast"/>
              <w:jc w:val="both"/>
              <w:rPr>
                <w:color w:val="333333"/>
              </w:rPr>
            </w:pPr>
            <w:r>
              <w:rPr>
                <w:color w:val="333333"/>
              </w:rPr>
              <w:t>9314894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F6D097"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65ACEC59"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F3F4B7"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1FF5AF1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E49EF4" w14:textId="77777777" w:rsidR="0070682B" w:rsidRDefault="0070682B" w:rsidP="00FE2B9A">
            <w:pPr>
              <w:pStyle w:val="oj-tbl-txt"/>
              <w:spacing w:before="60" w:beforeAutospacing="0" w:after="60" w:afterAutospacing="0" w:line="312" w:lineRule="atLeast"/>
              <w:jc w:val="both"/>
              <w:rPr>
                <w:color w:val="333333"/>
              </w:rPr>
            </w:pPr>
            <w:r>
              <w:rPr>
                <w:color w:val="333333"/>
              </w:rPr>
              <w:t>303.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B2EFA7" w14:textId="77777777" w:rsidR="0070682B" w:rsidRDefault="0070682B" w:rsidP="00FE2B9A">
            <w:pPr>
              <w:pStyle w:val="oj-tbl-txt"/>
              <w:spacing w:before="60" w:beforeAutospacing="0" w:after="60" w:afterAutospacing="0" w:line="312" w:lineRule="atLeast"/>
              <w:jc w:val="both"/>
              <w:rPr>
                <w:color w:val="333333"/>
              </w:rPr>
            </w:pPr>
            <w:r>
              <w:rPr>
                <w:color w:val="333333"/>
              </w:rPr>
              <w:t>Kolomna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A09AA1" w14:textId="77777777" w:rsidR="0070682B" w:rsidRDefault="0070682B" w:rsidP="00FE2B9A">
            <w:pPr>
              <w:pStyle w:val="oj-tbl-txt"/>
              <w:spacing w:before="60" w:beforeAutospacing="0" w:after="60" w:afterAutospacing="0" w:line="312" w:lineRule="atLeast"/>
              <w:jc w:val="both"/>
              <w:rPr>
                <w:color w:val="333333"/>
              </w:rPr>
            </w:pPr>
            <w:r>
              <w:rPr>
                <w:color w:val="333333"/>
              </w:rPr>
              <w:t>9341093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F58FED6"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24352465"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C20990"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4F2B0F2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4B77D3" w14:textId="77777777" w:rsidR="0070682B" w:rsidRDefault="0070682B" w:rsidP="00FE2B9A">
            <w:pPr>
              <w:pStyle w:val="oj-tbl-txt"/>
              <w:spacing w:before="60" w:beforeAutospacing="0" w:after="60" w:afterAutospacing="0" w:line="312" w:lineRule="atLeast"/>
              <w:jc w:val="both"/>
              <w:rPr>
                <w:color w:val="333333"/>
              </w:rPr>
            </w:pPr>
            <w:r>
              <w:rPr>
                <w:color w:val="333333"/>
              </w:rPr>
              <w:t>304.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40AB65" w14:textId="77777777" w:rsidR="0070682B" w:rsidRDefault="0070682B" w:rsidP="00FE2B9A">
            <w:pPr>
              <w:pStyle w:val="oj-tbl-txt"/>
              <w:spacing w:before="60" w:beforeAutospacing="0" w:after="60" w:afterAutospacing="0" w:line="312" w:lineRule="atLeast"/>
              <w:jc w:val="both"/>
              <w:rPr>
                <w:color w:val="333333"/>
              </w:rPr>
            </w:pPr>
            <w:r>
              <w:rPr>
                <w:color w:val="333333"/>
              </w:rPr>
              <w:t>Ocean Jupiter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FC486A" w14:textId="77777777" w:rsidR="0070682B" w:rsidRDefault="00327D09" w:rsidP="00FE2B9A">
            <w:pPr>
              <w:pStyle w:val="oj-tbl-txt"/>
              <w:spacing w:before="60" w:beforeAutospacing="0" w:after="60" w:afterAutospacing="0" w:line="312" w:lineRule="atLeast"/>
              <w:jc w:val="both"/>
              <w:rPr>
                <w:color w:val="333333"/>
              </w:rPr>
            </w:pPr>
            <w:ins w:id="46" w:author="SIBUR" w:date="2025-07-28T08:57:00Z">
              <w:r w:rsidRPr="00327D09">
                <w:rPr>
                  <w:color w:val="333333"/>
                </w:rPr>
                <w:t>9308170</w:t>
              </w:r>
            </w:ins>
            <w:del w:id="47" w:author="SIBUR" w:date="2025-07-28T08:57:00Z">
              <w:r w:rsidR="0070682B" w:rsidDel="00327D09">
                <w:rPr>
                  <w:color w:val="333333"/>
                </w:rPr>
                <w:delText>7381556</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72D4C3" w14:textId="77777777" w:rsidR="00327D09" w:rsidRDefault="00327D09" w:rsidP="00FE2B9A">
            <w:pPr>
              <w:pStyle w:val="oj-tbl-txt"/>
              <w:spacing w:before="60" w:beforeAutospacing="0" w:after="60" w:afterAutospacing="0" w:line="312" w:lineRule="atLeast"/>
              <w:jc w:val="both"/>
              <w:rPr>
                <w:color w:val="333333"/>
                <w:lang w:val="en-US"/>
              </w:rPr>
            </w:pPr>
            <w:r w:rsidRPr="00327D09">
              <w:rPr>
                <w:color w:val="333333"/>
                <w:lang w:val="en-US"/>
              </w:rPr>
              <w:t>Article 3s(2), point (b):</w:t>
            </w:r>
          </w:p>
          <w:p w14:paraId="495916E7" w14:textId="2DCDD7B9" w:rsidR="0070682B" w:rsidRPr="0070682B" w:rsidRDefault="00AF77CE" w:rsidP="00FE2B9A">
            <w:pPr>
              <w:pStyle w:val="oj-tbl-txt"/>
              <w:spacing w:before="60" w:beforeAutospacing="0" w:after="60" w:afterAutospacing="0" w:line="312" w:lineRule="atLeast"/>
              <w:jc w:val="both"/>
              <w:rPr>
                <w:color w:val="333333"/>
                <w:lang w:val="en-US"/>
              </w:rPr>
            </w:pPr>
            <w:r w:rsidRPr="00AF77C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D0827E"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0CEF6D5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F18D9B" w14:textId="77777777" w:rsidR="0070682B" w:rsidRDefault="0070682B" w:rsidP="00FE2B9A">
            <w:pPr>
              <w:pStyle w:val="oj-tbl-txt"/>
              <w:spacing w:before="60" w:beforeAutospacing="0" w:after="60" w:afterAutospacing="0" w:line="312" w:lineRule="atLeast"/>
              <w:jc w:val="both"/>
              <w:rPr>
                <w:color w:val="333333"/>
              </w:rPr>
            </w:pPr>
            <w:r>
              <w:rPr>
                <w:color w:val="333333"/>
              </w:rPr>
              <w:t>305.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D25ADB" w14:textId="77777777" w:rsidR="0070682B" w:rsidRDefault="0070682B" w:rsidP="00FE2B9A">
            <w:pPr>
              <w:pStyle w:val="oj-tbl-txt"/>
              <w:spacing w:before="60" w:beforeAutospacing="0" w:after="60" w:afterAutospacing="0" w:line="312" w:lineRule="atLeast"/>
              <w:jc w:val="both"/>
              <w:rPr>
                <w:color w:val="333333"/>
              </w:rPr>
            </w:pPr>
            <w:r>
              <w:rPr>
                <w:color w:val="333333"/>
              </w:rPr>
              <w:t>Ocean Autumn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F484D0" w14:textId="77777777" w:rsidR="0070682B" w:rsidRDefault="0070682B" w:rsidP="00FE2B9A">
            <w:pPr>
              <w:pStyle w:val="oj-tbl-txt"/>
              <w:spacing w:before="60" w:beforeAutospacing="0" w:after="60" w:afterAutospacing="0" w:line="312" w:lineRule="atLeast"/>
              <w:jc w:val="both"/>
              <w:rPr>
                <w:color w:val="333333"/>
              </w:rPr>
            </w:pPr>
            <w:r>
              <w:rPr>
                <w:color w:val="333333"/>
              </w:rPr>
              <w:t>9379052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97DFC7"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7270A251"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 xml:space="preserve">transport crude oil or petroleum products, as listed in Annex XXV, that originate in Russia or are exported from Russia while practicing irregular and high-risk shipping practices as set out in the </w:t>
            </w:r>
            <w:r w:rsidRPr="0070682B">
              <w:rPr>
                <w:color w:val="333333"/>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0FF323" w14:textId="77777777" w:rsidR="0070682B" w:rsidRDefault="0070682B" w:rsidP="00FE2B9A">
            <w:pPr>
              <w:pStyle w:val="oj-tbl-txt"/>
              <w:spacing w:before="60" w:beforeAutospacing="0" w:after="60" w:afterAutospacing="0" w:line="312" w:lineRule="atLeast"/>
              <w:jc w:val="both"/>
              <w:rPr>
                <w:color w:val="333333"/>
              </w:rPr>
            </w:pPr>
            <w:r>
              <w:rPr>
                <w:color w:val="333333"/>
              </w:rPr>
              <w:lastRenderedPageBreak/>
              <w:t>21.5.2025</w:t>
            </w:r>
          </w:p>
        </w:tc>
      </w:tr>
      <w:tr w:rsidR="0070682B" w:rsidRPr="000A39B3" w14:paraId="40541FE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428476" w14:textId="77777777" w:rsidR="0070682B" w:rsidRDefault="0070682B" w:rsidP="00FE2B9A">
            <w:pPr>
              <w:pStyle w:val="oj-tbl-txt"/>
              <w:spacing w:before="60" w:beforeAutospacing="0" w:after="60" w:afterAutospacing="0" w:line="312" w:lineRule="atLeast"/>
              <w:jc w:val="both"/>
              <w:rPr>
                <w:color w:val="333333"/>
              </w:rPr>
            </w:pPr>
            <w:r>
              <w:rPr>
                <w:color w:val="333333"/>
              </w:rPr>
              <w:t>306.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E08540" w14:textId="77777777" w:rsidR="0070682B" w:rsidRDefault="0070682B" w:rsidP="00FE2B9A">
            <w:pPr>
              <w:pStyle w:val="oj-tbl-txt"/>
              <w:spacing w:before="60" w:beforeAutospacing="0" w:after="60" w:afterAutospacing="0" w:line="312" w:lineRule="atLeast"/>
              <w:jc w:val="both"/>
              <w:rPr>
                <w:color w:val="333333"/>
              </w:rPr>
            </w:pPr>
            <w:r>
              <w:rPr>
                <w:color w:val="333333"/>
              </w:rPr>
              <w:t>MD Miranda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64AEAE" w14:textId="77777777" w:rsidR="0070682B" w:rsidRDefault="0070682B" w:rsidP="00FE2B9A">
            <w:pPr>
              <w:pStyle w:val="oj-tbl-txt"/>
              <w:spacing w:before="60" w:beforeAutospacing="0" w:after="60" w:afterAutospacing="0" w:line="312" w:lineRule="atLeast"/>
              <w:jc w:val="both"/>
              <w:rPr>
                <w:color w:val="333333"/>
              </w:rPr>
            </w:pPr>
            <w:r>
              <w:rPr>
                <w:color w:val="333333"/>
              </w:rPr>
              <w:t>9198290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8E3F86"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2B27CA41"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86D989"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1D69AF1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58D787" w14:textId="77777777" w:rsidR="0070682B" w:rsidRDefault="0070682B" w:rsidP="00FE2B9A">
            <w:pPr>
              <w:pStyle w:val="oj-tbl-txt"/>
              <w:spacing w:before="60" w:beforeAutospacing="0" w:after="60" w:afterAutospacing="0" w:line="312" w:lineRule="atLeast"/>
              <w:jc w:val="both"/>
              <w:rPr>
                <w:color w:val="333333"/>
              </w:rPr>
            </w:pPr>
            <w:r>
              <w:rPr>
                <w:color w:val="333333"/>
              </w:rPr>
              <w:t>307.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51447D" w14:textId="77777777" w:rsidR="0070682B" w:rsidRDefault="0070682B" w:rsidP="00FE2B9A">
            <w:pPr>
              <w:pStyle w:val="oj-tbl-txt"/>
              <w:spacing w:before="60" w:beforeAutospacing="0" w:after="60" w:afterAutospacing="0" w:line="312" w:lineRule="atLeast"/>
              <w:jc w:val="both"/>
              <w:rPr>
                <w:color w:val="333333"/>
              </w:rPr>
            </w:pPr>
            <w:r>
              <w:rPr>
                <w:color w:val="333333"/>
              </w:rPr>
              <w:t>Seabass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BD3F5C" w14:textId="77777777" w:rsidR="0070682B" w:rsidRDefault="0070682B" w:rsidP="00FE2B9A">
            <w:pPr>
              <w:pStyle w:val="oj-tbl-txt"/>
              <w:spacing w:before="60" w:beforeAutospacing="0" w:after="60" w:afterAutospacing="0" w:line="312" w:lineRule="atLeast"/>
              <w:jc w:val="both"/>
              <w:rPr>
                <w:color w:val="333333"/>
              </w:rPr>
            </w:pPr>
            <w:r>
              <w:rPr>
                <w:color w:val="333333"/>
              </w:rPr>
              <w:t>9266750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347EFE"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28F8B68F"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804F28"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2594B02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6FAF7E" w14:textId="77777777" w:rsidR="0070682B" w:rsidRDefault="0070682B" w:rsidP="00FE2B9A">
            <w:pPr>
              <w:pStyle w:val="oj-tbl-txt"/>
              <w:spacing w:before="60" w:beforeAutospacing="0" w:after="60" w:afterAutospacing="0" w:line="312" w:lineRule="atLeast"/>
              <w:jc w:val="both"/>
              <w:rPr>
                <w:color w:val="333333"/>
              </w:rPr>
            </w:pPr>
            <w:r>
              <w:rPr>
                <w:color w:val="333333"/>
              </w:rPr>
              <w:t>308.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AC6B50" w14:textId="77777777" w:rsidR="0070682B" w:rsidRDefault="0070682B" w:rsidP="00FE2B9A">
            <w:pPr>
              <w:pStyle w:val="oj-tbl-txt"/>
              <w:spacing w:before="60" w:beforeAutospacing="0" w:after="60" w:afterAutospacing="0" w:line="312" w:lineRule="atLeast"/>
              <w:jc w:val="both"/>
              <w:rPr>
                <w:color w:val="333333"/>
              </w:rPr>
            </w:pPr>
            <w:r>
              <w:rPr>
                <w:color w:val="333333"/>
              </w:rPr>
              <w:t>Sky Rider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9D9D53" w14:textId="77777777" w:rsidR="0070682B" w:rsidRDefault="0070682B" w:rsidP="00FE2B9A">
            <w:pPr>
              <w:pStyle w:val="oj-tbl-txt"/>
              <w:spacing w:before="60" w:beforeAutospacing="0" w:after="60" w:afterAutospacing="0" w:line="312" w:lineRule="atLeast"/>
              <w:jc w:val="both"/>
              <w:rPr>
                <w:color w:val="333333"/>
              </w:rPr>
            </w:pPr>
            <w:r>
              <w:rPr>
                <w:color w:val="333333"/>
              </w:rPr>
              <w:t>9208124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A95B01"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37153E1C"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FC7EAE"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7E80887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35B070" w14:textId="77777777" w:rsidR="0070682B" w:rsidRDefault="0070682B" w:rsidP="00FE2B9A">
            <w:pPr>
              <w:pStyle w:val="oj-tbl-txt"/>
              <w:spacing w:before="60" w:beforeAutospacing="0" w:after="60" w:afterAutospacing="0" w:line="312" w:lineRule="atLeast"/>
              <w:jc w:val="both"/>
              <w:rPr>
                <w:color w:val="333333"/>
              </w:rPr>
            </w:pPr>
            <w:r>
              <w:rPr>
                <w:color w:val="333333"/>
              </w:rPr>
              <w:t>309.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BE9959" w14:textId="77777777" w:rsidR="0070682B" w:rsidRDefault="0070682B" w:rsidP="00FE2B9A">
            <w:pPr>
              <w:pStyle w:val="oj-tbl-txt"/>
              <w:spacing w:before="60" w:beforeAutospacing="0" w:after="60" w:afterAutospacing="0" w:line="312" w:lineRule="atLeast"/>
              <w:jc w:val="both"/>
              <w:rPr>
                <w:color w:val="333333"/>
              </w:rPr>
            </w:pPr>
            <w:r>
              <w:rPr>
                <w:color w:val="333333"/>
              </w:rPr>
              <w:t>Wall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0DAAF2" w14:textId="77777777" w:rsidR="0070682B" w:rsidRDefault="0070682B" w:rsidP="00FE2B9A">
            <w:pPr>
              <w:pStyle w:val="oj-tbl-txt"/>
              <w:spacing w:before="60" w:beforeAutospacing="0" w:after="60" w:afterAutospacing="0" w:line="312" w:lineRule="atLeast"/>
              <w:jc w:val="both"/>
              <w:rPr>
                <w:color w:val="333333"/>
              </w:rPr>
            </w:pPr>
            <w:r>
              <w:rPr>
                <w:color w:val="333333"/>
              </w:rPr>
              <w:t>9299886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63E7EC"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53C512B0"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 xml:space="preserve">transport crude oil or petroleum products, as listed in Annex XXV, that originate in Russia or are exported from Russia while practicing irregular and high-risk shipping practices as set out in the International Maritime Organisation </w:t>
            </w:r>
            <w:r w:rsidRPr="0070682B">
              <w:rPr>
                <w:color w:val="333333"/>
                <w:lang w:val="en-US"/>
              </w:rPr>
              <w:lastRenderedPageBreak/>
              <w:t>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6ACE7E" w14:textId="77777777" w:rsidR="0070682B" w:rsidRDefault="0070682B" w:rsidP="00FE2B9A">
            <w:pPr>
              <w:pStyle w:val="oj-tbl-txt"/>
              <w:spacing w:before="60" w:beforeAutospacing="0" w:after="60" w:afterAutospacing="0" w:line="312" w:lineRule="atLeast"/>
              <w:jc w:val="both"/>
              <w:rPr>
                <w:color w:val="333333"/>
              </w:rPr>
            </w:pPr>
            <w:r>
              <w:rPr>
                <w:color w:val="333333"/>
              </w:rPr>
              <w:lastRenderedPageBreak/>
              <w:t>21.5.2025</w:t>
            </w:r>
          </w:p>
        </w:tc>
      </w:tr>
      <w:tr w:rsidR="0070682B" w:rsidRPr="000A39B3" w14:paraId="157329A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00557D" w14:textId="77777777" w:rsidR="0070682B" w:rsidRDefault="0070682B" w:rsidP="00FE2B9A">
            <w:pPr>
              <w:pStyle w:val="oj-tbl-txt"/>
              <w:spacing w:before="60" w:beforeAutospacing="0" w:after="60" w:afterAutospacing="0" w:line="312" w:lineRule="atLeast"/>
              <w:jc w:val="both"/>
              <w:rPr>
                <w:color w:val="333333"/>
              </w:rPr>
            </w:pPr>
            <w:r>
              <w:rPr>
                <w:color w:val="333333"/>
              </w:rPr>
              <w:t>310.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DC537C" w14:textId="77777777" w:rsidR="0070682B" w:rsidRDefault="0070682B" w:rsidP="00FE2B9A">
            <w:pPr>
              <w:pStyle w:val="oj-tbl-txt"/>
              <w:spacing w:before="60" w:beforeAutospacing="0" w:after="60" w:afterAutospacing="0" w:line="312" w:lineRule="atLeast"/>
              <w:jc w:val="both"/>
              <w:rPr>
                <w:color w:val="333333"/>
              </w:rPr>
            </w:pPr>
            <w:r>
              <w:rPr>
                <w:color w:val="333333"/>
              </w:rPr>
              <w:t>Xue Song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7B82EF" w14:textId="77777777" w:rsidR="0070682B" w:rsidRDefault="0070682B" w:rsidP="00FE2B9A">
            <w:pPr>
              <w:pStyle w:val="oj-tbl-txt"/>
              <w:spacing w:before="60" w:beforeAutospacing="0" w:after="60" w:afterAutospacing="0" w:line="312" w:lineRule="atLeast"/>
              <w:jc w:val="both"/>
              <w:rPr>
                <w:color w:val="333333"/>
              </w:rPr>
            </w:pPr>
            <w:r>
              <w:rPr>
                <w:color w:val="333333"/>
              </w:rPr>
              <w:t>9428358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5AB7DB" w14:textId="77777777" w:rsidR="0070682B" w:rsidRPr="009F7D40" w:rsidRDefault="0070682B" w:rsidP="00FE2B9A">
            <w:pPr>
              <w:pStyle w:val="oj-tbl-txt"/>
              <w:spacing w:before="60" w:beforeAutospacing="0" w:after="60" w:afterAutospacing="0" w:line="312" w:lineRule="atLeast"/>
              <w:jc w:val="both"/>
              <w:rPr>
                <w:color w:val="333333"/>
                <w:lang w:val="en-US"/>
              </w:rPr>
            </w:pPr>
            <w:r w:rsidRPr="009F7D40">
              <w:rPr>
                <w:color w:val="333333"/>
                <w:lang w:val="en-US"/>
              </w:rPr>
              <w:t>Article 3s(2), point (b):</w:t>
            </w:r>
          </w:p>
          <w:p w14:paraId="3A4C2CC4"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5E3DBD"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6CF688E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124CD3" w14:textId="77777777" w:rsidR="0070682B" w:rsidRDefault="0070682B" w:rsidP="00FE2B9A">
            <w:pPr>
              <w:pStyle w:val="oj-tbl-txt"/>
              <w:spacing w:before="60" w:beforeAutospacing="0" w:after="60" w:afterAutospacing="0" w:line="312" w:lineRule="atLeast"/>
              <w:jc w:val="both"/>
              <w:rPr>
                <w:color w:val="333333"/>
              </w:rPr>
            </w:pPr>
            <w:r>
              <w:rPr>
                <w:color w:val="333333"/>
              </w:rPr>
              <w:t>311.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1A3457" w14:textId="77777777" w:rsidR="0070682B" w:rsidRDefault="0070682B" w:rsidP="00FE2B9A">
            <w:pPr>
              <w:pStyle w:val="oj-tbl-txt"/>
              <w:spacing w:before="60" w:beforeAutospacing="0" w:after="60" w:afterAutospacing="0" w:line="312" w:lineRule="atLeast"/>
              <w:jc w:val="both"/>
              <w:rPr>
                <w:color w:val="333333"/>
              </w:rPr>
            </w:pPr>
            <w:r>
              <w:rPr>
                <w:color w:val="333333"/>
              </w:rPr>
              <w:t>Zambra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56A07B" w14:textId="77777777" w:rsidR="0070682B" w:rsidRDefault="0070682B" w:rsidP="00FE2B9A">
            <w:pPr>
              <w:pStyle w:val="oj-tbl-txt"/>
              <w:spacing w:before="60" w:beforeAutospacing="0" w:after="60" w:afterAutospacing="0" w:line="312" w:lineRule="atLeast"/>
              <w:jc w:val="both"/>
              <w:rPr>
                <w:color w:val="333333"/>
              </w:rPr>
            </w:pPr>
            <w:r>
              <w:rPr>
                <w:color w:val="333333"/>
              </w:rPr>
              <w:t>9175078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577556"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173D383D"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A34764"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75F5F61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EE6A32" w14:textId="77777777" w:rsidR="0070682B" w:rsidRDefault="0070682B" w:rsidP="00FE2B9A">
            <w:pPr>
              <w:pStyle w:val="oj-tbl-txt"/>
              <w:spacing w:before="60" w:beforeAutospacing="0" w:after="60" w:afterAutospacing="0" w:line="312" w:lineRule="atLeast"/>
              <w:jc w:val="both"/>
              <w:rPr>
                <w:color w:val="333333"/>
              </w:rPr>
            </w:pPr>
            <w:r>
              <w:rPr>
                <w:color w:val="333333"/>
              </w:rPr>
              <w:t>312.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6CD235" w14:textId="77777777" w:rsidR="0070682B" w:rsidRDefault="0070682B" w:rsidP="00FE2B9A">
            <w:pPr>
              <w:pStyle w:val="oj-tbl-txt"/>
              <w:spacing w:before="60" w:beforeAutospacing="0" w:after="60" w:afterAutospacing="0" w:line="312" w:lineRule="atLeast"/>
              <w:jc w:val="both"/>
              <w:rPr>
                <w:color w:val="333333"/>
              </w:rPr>
            </w:pPr>
            <w:r>
              <w:rPr>
                <w:color w:val="333333"/>
              </w:rPr>
              <w:t>Tiburon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C9377C" w14:textId="77777777" w:rsidR="0070682B" w:rsidRDefault="0070682B" w:rsidP="00FE2B9A">
            <w:pPr>
              <w:pStyle w:val="oj-tbl-txt"/>
              <w:spacing w:before="60" w:beforeAutospacing="0" w:after="60" w:afterAutospacing="0" w:line="312" w:lineRule="atLeast"/>
              <w:jc w:val="both"/>
              <w:rPr>
                <w:color w:val="333333"/>
              </w:rPr>
            </w:pPr>
            <w:r>
              <w:rPr>
                <w:color w:val="333333"/>
              </w:rPr>
              <w:t>9283291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62702F"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37767046"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BE05EB"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2E77D10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EDC104" w14:textId="77777777" w:rsidR="0070682B" w:rsidRDefault="0070682B" w:rsidP="00FE2B9A">
            <w:pPr>
              <w:pStyle w:val="oj-tbl-txt"/>
              <w:spacing w:before="60" w:beforeAutospacing="0" w:after="60" w:afterAutospacing="0" w:line="312" w:lineRule="atLeast"/>
              <w:jc w:val="both"/>
              <w:rPr>
                <w:color w:val="333333"/>
              </w:rPr>
            </w:pPr>
            <w:r>
              <w:rPr>
                <w:color w:val="333333"/>
              </w:rPr>
              <w:t>313.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12A45F" w14:textId="77777777" w:rsidR="0070682B" w:rsidRDefault="0070682B" w:rsidP="00FE2B9A">
            <w:pPr>
              <w:pStyle w:val="oj-tbl-txt"/>
              <w:spacing w:before="60" w:beforeAutospacing="0" w:after="60" w:afterAutospacing="0" w:line="312" w:lineRule="atLeast"/>
              <w:jc w:val="both"/>
              <w:rPr>
                <w:color w:val="333333"/>
              </w:rPr>
            </w:pPr>
            <w:r>
              <w:rPr>
                <w:color w:val="333333"/>
              </w:rPr>
              <w:t>Onyx</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38BC56" w14:textId="77777777" w:rsidR="0070682B" w:rsidRDefault="0070682B" w:rsidP="00FE2B9A">
            <w:pPr>
              <w:pStyle w:val="oj-tbl-txt"/>
              <w:spacing w:before="60" w:beforeAutospacing="0" w:after="60" w:afterAutospacing="0" w:line="312" w:lineRule="atLeast"/>
              <w:jc w:val="both"/>
              <w:rPr>
                <w:color w:val="333333"/>
              </w:rPr>
            </w:pPr>
            <w:r>
              <w:rPr>
                <w:color w:val="333333"/>
              </w:rPr>
              <w:t>9236640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9DF168"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7E42E52A"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5E79E9"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4739C26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9A331C" w14:textId="77777777" w:rsidR="0070682B" w:rsidRDefault="0070682B" w:rsidP="00FE2B9A">
            <w:pPr>
              <w:pStyle w:val="oj-tbl-txt"/>
              <w:spacing w:before="60" w:beforeAutospacing="0" w:after="60" w:afterAutospacing="0" w:line="312" w:lineRule="atLeast"/>
              <w:jc w:val="both"/>
              <w:rPr>
                <w:color w:val="333333"/>
              </w:rPr>
            </w:pPr>
            <w:r>
              <w:rPr>
                <w:color w:val="333333"/>
              </w:rPr>
              <w:lastRenderedPageBreak/>
              <w:t>314.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A79CE7" w14:textId="77777777" w:rsidR="0070682B" w:rsidRDefault="0070682B" w:rsidP="00FE2B9A">
            <w:pPr>
              <w:pStyle w:val="oj-tbl-txt"/>
              <w:spacing w:before="60" w:beforeAutospacing="0" w:after="60" w:afterAutospacing="0" w:line="312" w:lineRule="atLeast"/>
              <w:jc w:val="both"/>
              <w:rPr>
                <w:color w:val="333333"/>
              </w:rPr>
            </w:pPr>
            <w:r>
              <w:rPr>
                <w:color w:val="333333"/>
              </w:rPr>
              <w:t>Kruger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3B1AB2" w14:textId="77777777" w:rsidR="0070682B" w:rsidRDefault="0070682B" w:rsidP="00FE2B9A">
            <w:pPr>
              <w:pStyle w:val="oj-tbl-txt"/>
              <w:spacing w:before="60" w:beforeAutospacing="0" w:after="60" w:afterAutospacing="0" w:line="312" w:lineRule="atLeast"/>
              <w:jc w:val="both"/>
              <w:rPr>
                <w:color w:val="333333"/>
              </w:rPr>
            </w:pPr>
            <w:r>
              <w:rPr>
                <w:color w:val="333333"/>
              </w:rPr>
              <w:t>9412995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7BCACB"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2A1FCD6D"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1895DB"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6E2968E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E4E7EE" w14:textId="77777777" w:rsidR="0070682B" w:rsidRDefault="0070682B" w:rsidP="00FE2B9A">
            <w:pPr>
              <w:pStyle w:val="oj-tbl-txt"/>
              <w:spacing w:before="60" w:beforeAutospacing="0" w:after="60" w:afterAutospacing="0" w:line="312" w:lineRule="atLeast"/>
              <w:jc w:val="both"/>
              <w:rPr>
                <w:color w:val="333333"/>
              </w:rPr>
            </w:pPr>
            <w:r>
              <w:rPr>
                <w:color w:val="333333"/>
              </w:rPr>
              <w:t>315.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A25381" w14:textId="77777777" w:rsidR="0070682B" w:rsidRDefault="0070682B" w:rsidP="00FE2B9A">
            <w:pPr>
              <w:pStyle w:val="oj-tbl-txt"/>
              <w:spacing w:before="60" w:beforeAutospacing="0" w:after="60" w:afterAutospacing="0" w:line="312" w:lineRule="atLeast"/>
              <w:jc w:val="both"/>
              <w:rPr>
                <w:color w:val="333333"/>
              </w:rPr>
            </w:pPr>
            <w:r>
              <w:rPr>
                <w:color w:val="333333"/>
              </w:rPr>
              <w:t>Zangazur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6A3E9F" w14:textId="77777777" w:rsidR="0070682B" w:rsidRDefault="0070682B" w:rsidP="00FE2B9A">
            <w:pPr>
              <w:pStyle w:val="oj-tbl-txt"/>
              <w:spacing w:before="60" w:beforeAutospacing="0" w:after="60" w:afterAutospacing="0" w:line="312" w:lineRule="atLeast"/>
              <w:jc w:val="both"/>
              <w:rPr>
                <w:color w:val="333333"/>
              </w:rPr>
            </w:pPr>
            <w:r>
              <w:rPr>
                <w:color w:val="333333"/>
              </w:rPr>
              <w:t>9420617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F153E5"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762C5506"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C6C968"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36595F2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AB5D9C" w14:textId="77777777" w:rsidR="0070682B" w:rsidRDefault="0070682B" w:rsidP="00FE2B9A">
            <w:pPr>
              <w:pStyle w:val="oj-tbl-txt"/>
              <w:spacing w:before="60" w:beforeAutospacing="0" w:after="60" w:afterAutospacing="0" w:line="312" w:lineRule="atLeast"/>
              <w:jc w:val="both"/>
              <w:rPr>
                <w:color w:val="333333"/>
              </w:rPr>
            </w:pPr>
            <w:r>
              <w:rPr>
                <w:color w:val="333333"/>
              </w:rPr>
              <w:t>316.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32F9EB" w14:textId="77777777" w:rsidR="0070682B" w:rsidRDefault="0070682B" w:rsidP="00FE2B9A">
            <w:pPr>
              <w:pStyle w:val="oj-tbl-txt"/>
              <w:spacing w:before="60" w:beforeAutospacing="0" w:after="60" w:afterAutospacing="0" w:line="312" w:lineRule="atLeast"/>
              <w:jc w:val="both"/>
              <w:rPr>
                <w:color w:val="333333"/>
              </w:rPr>
            </w:pPr>
            <w:r>
              <w:rPr>
                <w:color w:val="333333"/>
              </w:rPr>
              <w:t>Partizansk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AA9AD0" w14:textId="77777777" w:rsidR="0070682B" w:rsidRDefault="0070682B" w:rsidP="00FE2B9A">
            <w:pPr>
              <w:pStyle w:val="oj-tbl-txt"/>
              <w:spacing w:before="60" w:beforeAutospacing="0" w:after="60" w:afterAutospacing="0" w:line="312" w:lineRule="atLeast"/>
              <w:jc w:val="both"/>
              <w:rPr>
                <w:color w:val="333333"/>
              </w:rPr>
            </w:pPr>
            <w:r>
              <w:rPr>
                <w:color w:val="333333"/>
              </w:rPr>
              <w:t>8700096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C0213B9"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56BB8B47"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DB1249"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7E32820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A40C8C" w14:textId="77777777" w:rsidR="0070682B" w:rsidRDefault="0070682B" w:rsidP="00FE2B9A">
            <w:pPr>
              <w:pStyle w:val="oj-tbl-txt"/>
              <w:spacing w:before="60" w:beforeAutospacing="0" w:after="60" w:afterAutospacing="0" w:line="312" w:lineRule="atLeast"/>
              <w:jc w:val="both"/>
              <w:rPr>
                <w:color w:val="333333"/>
              </w:rPr>
            </w:pPr>
            <w:r>
              <w:rPr>
                <w:color w:val="333333"/>
              </w:rPr>
              <w:t>317.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82253C" w14:textId="77777777" w:rsidR="0070682B" w:rsidRDefault="0070682B" w:rsidP="00FE2B9A">
            <w:pPr>
              <w:pStyle w:val="oj-tbl-txt"/>
              <w:spacing w:before="60" w:beforeAutospacing="0" w:after="60" w:afterAutospacing="0" w:line="312" w:lineRule="atLeast"/>
              <w:jc w:val="both"/>
              <w:rPr>
                <w:color w:val="333333"/>
              </w:rPr>
            </w:pPr>
            <w:r>
              <w:rPr>
                <w:color w:val="333333"/>
              </w:rPr>
              <w:t>Immanuel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DB487C" w14:textId="77777777" w:rsidR="0070682B" w:rsidRDefault="0070682B" w:rsidP="00FE2B9A">
            <w:pPr>
              <w:pStyle w:val="oj-tbl-txt"/>
              <w:spacing w:before="60" w:beforeAutospacing="0" w:after="60" w:afterAutospacing="0" w:line="312" w:lineRule="atLeast"/>
              <w:jc w:val="both"/>
              <w:rPr>
                <w:color w:val="333333"/>
              </w:rPr>
            </w:pPr>
            <w:r>
              <w:rPr>
                <w:color w:val="333333"/>
              </w:rPr>
              <w:t>9056571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78A726"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3AB11813"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F55E61"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5DCEC46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B36217" w14:textId="77777777" w:rsidR="0070682B" w:rsidRDefault="0070682B" w:rsidP="00FE2B9A">
            <w:pPr>
              <w:pStyle w:val="oj-tbl-txt"/>
              <w:spacing w:before="60" w:beforeAutospacing="0" w:after="60" w:afterAutospacing="0" w:line="312" w:lineRule="atLeast"/>
              <w:jc w:val="both"/>
              <w:rPr>
                <w:color w:val="333333"/>
              </w:rPr>
            </w:pPr>
            <w:r>
              <w:rPr>
                <w:color w:val="333333"/>
              </w:rPr>
              <w:t>318.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C70FDA" w14:textId="77777777" w:rsidR="0070682B" w:rsidRDefault="0070682B" w:rsidP="00FE2B9A">
            <w:pPr>
              <w:pStyle w:val="oj-tbl-txt"/>
              <w:spacing w:before="60" w:beforeAutospacing="0" w:after="60" w:afterAutospacing="0" w:line="312" w:lineRule="atLeast"/>
              <w:jc w:val="both"/>
              <w:rPr>
                <w:color w:val="333333"/>
              </w:rPr>
            </w:pPr>
            <w:r>
              <w:rPr>
                <w:color w:val="333333"/>
              </w:rPr>
              <w:t>Avior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B81601" w14:textId="77777777" w:rsidR="0070682B" w:rsidRDefault="0070682B" w:rsidP="00FE2B9A">
            <w:pPr>
              <w:pStyle w:val="oj-tbl-txt"/>
              <w:spacing w:before="60" w:beforeAutospacing="0" w:after="60" w:afterAutospacing="0" w:line="312" w:lineRule="atLeast"/>
              <w:jc w:val="both"/>
              <w:rPr>
                <w:color w:val="333333"/>
              </w:rPr>
            </w:pPr>
            <w:r>
              <w:rPr>
                <w:color w:val="333333"/>
              </w:rPr>
              <w:t>9164512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310F37"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6721655A"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3A2CA1" w14:textId="77777777" w:rsidR="0070682B" w:rsidRDefault="0070682B" w:rsidP="00FE2B9A">
            <w:pPr>
              <w:pStyle w:val="oj-tbl-txt"/>
              <w:spacing w:before="60" w:beforeAutospacing="0" w:after="60" w:afterAutospacing="0" w:line="312" w:lineRule="atLeast"/>
              <w:jc w:val="both"/>
              <w:rPr>
                <w:color w:val="333333"/>
              </w:rPr>
            </w:pPr>
            <w:r>
              <w:rPr>
                <w:color w:val="333333"/>
              </w:rPr>
              <w:lastRenderedPageBreak/>
              <w:t>21.5.2025</w:t>
            </w:r>
          </w:p>
        </w:tc>
      </w:tr>
      <w:tr w:rsidR="0070682B" w:rsidRPr="000A39B3" w14:paraId="41266F8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525C51" w14:textId="77777777" w:rsidR="0070682B" w:rsidRDefault="0070682B" w:rsidP="00FE2B9A">
            <w:pPr>
              <w:pStyle w:val="oj-tbl-txt"/>
              <w:spacing w:before="60" w:beforeAutospacing="0" w:after="60" w:afterAutospacing="0" w:line="312" w:lineRule="atLeast"/>
              <w:jc w:val="both"/>
              <w:rPr>
                <w:color w:val="333333"/>
              </w:rPr>
            </w:pPr>
            <w:r>
              <w:rPr>
                <w:color w:val="333333"/>
              </w:rPr>
              <w:t>319.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AC7DA5" w14:textId="77777777" w:rsidR="0070682B" w:rsidRDefault="0070682B" w:rsidP="00FE2B9A">
            <w:pPr>
              <w:pStyle w:val="oj-tbl-txt"/>
              <w:spacing w:before="60" w:beforeAutospacing="0" w:after="60" w:afterAutospacing="0" w:line="312" w:lineRule="atLeast"/>
              <w:jc w:val="both"/>
              <w:rPr>
                <w:color w:val="333333"/>
              </w:rPr>
            </w:pPr>
            <w:r>
              <w:rPr>
                <w:color w:val="333333"/>
              </w:rPr>
              <w:t>Arno Babajanyan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5D0433" w14:textId="77777777" w:rsidR="0070682B" w:rsidRDefault="0070682B" w:rsidP="00FE2B9A">
            <w:pPr>
              <w:pStyle w:val="oj-tbl-txt"/>
              <w:spacing w:before="60" w:beforeAutospacing="0" w:after="60" w:afterAutospacing="0" w:line="312" w:lineRule="atLeast"/>
              <w:jc w:val="both"/>
              <w:rPr>
                <w:color w:val="333333"/>
              </w:rPr>
            </w:pPr>
            <w:r>
              <w:rPr>
                <w:color w:val="333333"/>
              </w:rPr>
              <w:t>9163764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76E987"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19E9A115"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D56F95"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76A0E6A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90B9E5" w14:textId="77777777" w:rsidR="0070682B" w:rsidRDefault="0070682B" w:rsidP="00FE2B9A">
            <w:pPr>
              <w:pStyle w:val="oj-tbl-txt"/>
              <w:spacing w:before="60" w:beforeAutospacing="0" w:after="60" w:afterAutospacing="0" w:line="312" w:lineRule="atLeast"/>
              <w:jc w:val="both"/>
              <w:rPr>
                <w:color w:val="333333"/>
              </w:rPr>
            </w:pPr>
            <w:r>
              <w:rPr>
                <w:color w:val="333333"/>
              </w:rPr>
              <w:t>320.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388712" w14:textId="77777777" w:rsidR="0070682B" w:rsidRDefault="0070682B" w:rsidP="00FE2B9A">
            <w:pPr>
              <w:pStyle w:val="oj-tbl-txt"/>
              <w:spacing w:before="60" w:beforeAutospacing="0" w:after="60" w:afterAutospacing="0" w:line="312" w:lineRule="atLeast"/>
              <w:jc w:val="both"/>
              <w:rPr>
                <w:color w:val="333333"/>
              </w:rPr>
            </w:pPr>
            <w:r>
              <w:rPr>
                <w:color w:val="333333"/>
              </w:rPr>
              <w:t>Black Sea Eagle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A28134" w14:textId="77777777" w:rsidR="0070682B" w:rsidRDefault="0070682B" w:rsidP="00FE2B9A">
            <w:pPr>
              <w:pStyle w:val="oj-tbl-txt"/>
              <w:spacing w:before="60" w:beforeAutospacing="0" w:after="60" w:afterAutospacing="0" w:line="312" w:lineRule="atLeast"/>
              <w:jc w:val="both"/>
              <w:rPr>
                <w:color w:val="333333"/>
              </w:rPr>
            </w:pPr>
            <w:r>
              <w:rPr>
                <w:color w:val="333333"/>
              </w:rPr>
              <w:t>9495832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435C31"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30349566"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543C79"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557DD48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BDF994" w14:textId="77777777" w:rsidR="0070682B" w:rsidRDefault="0070682B" w:rsidP="00FE2B9A">
            <w:pPr>
              <w:pStyle w:val="oj-tbl-txt"/>
              <w:spacing w:before="60" w:beforeAutospacing="0" w:after="60" w:afterAutospacing="0" w:line="312" w:lineRule="atLeast"/>
              <w:jc w:val="both"/>
              <w:rPr>
                <w:color w:val="333333"/>
              </w:rPr>
            </w:pPr>
            <w:r>
              <w:rPr>
                <w:color w:val="333333"/>
              </w:rPr>
              <w:t>321.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1C52F2" w14:textId="77777777" w:rsidR="0070682B" w:rsidRDefault="0070682B" w:rsidP="00FE2B9A">
            <w:pPr>
              <w:pStyle w:val="oj-tbl-txt"/>
              <w:spacing w:before="60" w:beforeAutospacing="0" w:after="60" w:afterAutospacing="0" w:line="312" w:lineRule="atLeast"/>
              <w:jc w:val="both"/>
              <w:rPr>
                <w:color w:val="333333"/>
              </w:rPr>
            </w:pPr>
            <w:r>
              <w:rPr>
                <w:color w:val="333333"/>
              </w:rPr>
              <w:t>Caria Ka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A6DFE3" w14:textId="77777777" w:rsidR="0070682B" w:rsidRDefault="0070682B" w:rsidP="00FE2B9A">
            <w:pPr>
              <w:pStyle w:val="oj-tbl-txt"/>
              <w:spacing w:before="60" w:beforeAutospacing="0" w:after="60" w:afterAutospacing="0" w:line="312" w:lineRule="atLeast"/>
              <w:jc w:val="both"/>
              <w:rPr>
                <w:color w:val="333333"/>
              </w:rPr>
            </w:pPr>
            <w:r>
              <w:rPr>
                <w:color w:val="333333"/>
              </w:rPr>
              <w:t>9327360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E7D65D"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6A1791E3"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44A515"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50A5DAE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4ECD81" w14:textId="77777777" w:rsidR="0070682B" w:rsidRDefault="0070682B" w:rsidP="00FE2B9A">
            <w:pPr>
              <w:pStyle w:val="oj-tbl-txt"/>
              <w:spacing w:before="60" w:beforeAutospacing="0" w:after="60" w:afterAutospacing="0" w:line="312" w:lineRule="atLeast"/>
              <w:jc w:val="both"/>
              <w:rPr>
                <w:color w:val="333333"/>
              </w:rPr>
            </w:pPr>
            <w:r>
              <w:rPr>
                <w:color w:val="333333"/>
              </w:rPr>
              <w:t>322.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2EA9E1" w14:textId="77777777" w:rsidR="0070682B" w:rsidRDefault="0070682B" w:rsidP="00FE2B9A">
            <w:pPr>
              <w:pStyle w:val="oj-tbl-txt"/>
              <w:spacing w:before="60" w:beforeAutospacing="0" w:after="60" w:afterAutospacing="0" w:line="312" w:lineRule="atLeast"/>
              <w:jc w:val="both"/>
              <w:rPr>
                <w:color w:val="333333"/>
              </w:rPr>
            </w:pPr>
            <w:r>
              <w:rPr>
                <w:color w:val="333333"/>
              </w:rPr>
              <w:t>Genji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37D24F" w14:textId="77777777" w:rsidR="0070682B" w:rsidRDefault="0070682B" w:rsidP="00FE2B9A">
            <w:pPr>
              <w:pStyle w:val="oj-tbl-txt"/>
              <w:spacing w:before="60" w:beforeAutospacing="0" w:after="60" w:afterAutospacing="0" w:line="312" w:lineRule="atLeast"/>
              <w:jc w:val="both"/>
              <w:rPr>
                <w:color w:val="333333"/>
              </w:rPr>
            </w:pPr>
            <w:r>
              <w:rPr>
                <w:color w:val="333333"/>
              </w:rPr>
              <w:t>9289738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8C1C07"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6C1C37FE"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 xml:space="preserve">transport crude oil or petroleum products, as listed in Annex XXV, that originate in Russia or are </w:t>
            </w:r>
            <w:r w:rsidRPr="0070682B">
              <w:rPr>
                <w:color w:val="333333"/>
                <w:lang w:val="en-US"/>
              </w:rPr>
              <w:lastRenderedPageBreak/>
              <w:t>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9D0A6E" w14:textId="77777777" w:rsidR="0070682B" w:rsidRDefault="0070682B" w:rsidP="00FE2B9A">
            <w:pPr>
              <w:pStyle w:val="oj-tbl-txt"/>
              <w:spacing w:before="60" w:beforeAutospacing="0" w:after="60" w:afterAutospacing="0" w:line="312" w:lineRule="atLeast"/>
              <w:jc w:val="both"/>
              <w:rPr>
                <w:color w:val="333333"/>
              </w:rPr>
            </w:pPr>
            <w:r>
              <w:rPr>
                <w:color w:val="333333"/>
              </w:rPr>
              <w:lastRenderedPageBreak/>
              <w:t>21.5.2025</w:t>
            </w:r>
          </w:p>
        </w:tc>
      </w:tr>
      <w:tr w:rsidR="0070682B" w:rsidRPr="000A39B3" w14:paraId="2B2971C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CAB711" w14:textId="77777777" w:rsidR="0070682B" w:rsidRDefault="0070682B" w:rsidP="00FE2B9A">
            <w:pPr>
              <w:pStyle w:val="oj-tbl-txt"/>
              <w:spacing w:before="60" w:beforeAutospacing="0" w:after="60" w:afterAutospacing="0" w:line="312" w:lineRule="atLeast"/>
              <w:jc w:val="both"/>
              <w:rPr>
                <w:color w:val="333333"/>
              </w:rPr>
            </w:pPr>
            <w:r>
              <w:rPr>
                <w:color w:val="333333"/>
              </w:rPr>
              <w:t>323.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DDCC09" w14:textId="77777777" w:rsidR="0070682B" w:rsidRDefault="0070682B" w:rsidP="00FE2B9A">
            <w:pPr>
              <w:pStyle w:val="oj-tbl-txt"/>
              <w:spacing w:before="60" w:beforeAutospacing="0" w:after="60" w:afterAutospacing="0" w:line="312" w:lineRule="atLeast"/>
              <w:jc w:val="both"/>
              <w:rPr>
                <w:color w:val="333333"/>
              </w:rPr>
            </w:pPr>
            <w:r>
              <w:rPr>
                <w:color w:val="333333"/>
              </w:rPr>
              <w:t>Gurudev</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E94C55" w14:textId="77777777" w:rsidR="0070682B" w:rsidRDefault="0070682B" w:rsidP="00FE2B9A">
            <w:pPr>
              <w:pStyle w:val="oj-tbl-txt"/>
              <w:spacing w:before="60" w:beforeAutospacing="0" w:after="60" w:afterAutospacing="0" w:line="312" w:lineRule="atLeast"/>
              <w:jc w:val="both"/>
              <w:rPr>
                <w:color w:val="333333"/>
              </w:rPr>
            </w:pPr>
            <w:r>
              <w:rPr>
                <w:color w:val="333333"/>
              </w:rPr>
              <w:t>9253234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225BA1"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392207FB"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98EF83"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640F398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FF6697" w14:textId="77777777" w:rsidR="0070682B" w:rsidRDefault="0070682B" w:rsidP="00FE2B9A">
            <w:pPr>
              <w:pStyle w:val="oj-tbl-txt"/>
              <w:spacing w:before="60" w:beforeAutospacing="0" w:after="60" w:afterAutospacing="0" w:line="312" w:lineRule="atLeast"/>
              <w:jc w:val="both"/>
              <w:rPr>
                <w:color w:val="333333"/>
              </w:rPr>
            </w:pPr>
            <w:r>
              <w:rPr>
                <w:color w:val="333333"/>
              </w:rPr>
              <w:t>324.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0F93A3" w14:textId="77777777" w:rsidR="0070682B" w:rsidRDefault="0070682B" w:rsidP="00FE2B9A">
            <w:pPr>
              <w:pStyle w:val="oj-tbl-txt"/>
              <w:spacing w:before="60" w:beforeAutospacing="0" w:after="60" w:afterAutospacing="0" w:line="312" w:lineRule="atLeast"/>
              <w:jc w:val="both"/>
              <w:rPr>
                <w:color w:val="333333"/>
              </w:rPr>
            </w:pPr>
            <w:r>
              <w:rPr>
                <w:color w:val="333333"/>
              </w:rPr>
              <w:t>Kord Atlantic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9F9387" w14:textId="77777777" w:rsidR="0070682B" w:rsidRDefault="0070682B" w:rsidP="00FE2B9A">
            <w:pPr>
              <w:pStyle w:val="oj-tbl-txt"/>
              <w:spacing w:before="60" w:beforeAutospacing="0" w:after="60" w:afterAutospacing="0" w:line="312" w:lineRule="atLeast"/>
              <w:jc w:val="both"/>
              <w:rPr>
                <w:color w:val="333333"/>
              </w:rPr>
            </w:pPr>
            <w:r>
              <w:rPr>
                <w:color w:val="333333"/>
              </w:rPr>
              <w:t>9299161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EB8E8B"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4FC81E92"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49AA18"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48F2331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1DDB16" w14:textId="77777777" w:rsidR="0070682B" w:rsidRDefault="0070682B" w:rsidP="00FE2B9A">
            <w:pPr>
              <w:pStyle w:val="oj-tbl-txt"/>
              <w:spacing w:before="60" w:beforeAutospacing="0" w:after="60" w:afterAutospacing="0" w:line="312" w:lineRule="atLeast"/>
              <w:jc w:val="both"/>
              <w:rPr>
                <w:color w:val="333333"/>
              </w:rPr>
            </w:pPr>
            <w:r>
              <w:rPr>
                <w:color w:val="333333"/>
              </w:rPr>
              <w:t>325.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6AB0F0" w14:textId="77777777" w:rsidR="0070682B" w:rsidRDefault="0070682B" w:rsidP="00FE2B9A">
            <w:pPr>
              <w:pStyle w:val="oj-tbl-txt"/>
              <w:spacing w:before="60" w:beforeAutospacing="0" w:after="60" w:afterAutospacing="0" w:line="312" w:lineRule="atLeast"/>
              <w:jc w:val="both"/>
              <w:rPr>
                <w:color w:val="333333"/>
              </w:rPr>
            </w:pPr>
            <w:r>
              <w:rPr>
                <w:color w:val="333333"/>
              </w:rPr>
              <w:t>Lyra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12A7C7" w14:textId="77777777" w:rsidR="0070682B" w:rsidRDefault="0070682B" w:rsidP="00FE2B9A">
            <w:pPr>
              <w:pStyle w:val="oj-tbl-txt"/>
              <w:spacing w:before="60" w:beforeAutospacing="0" w:after="60" w:afterAutospacing="0" w:line="312" w:lineRule="atLeast"/>
              <w:jc w:val="both"/>
              <w:rPr>
                <w:color w:val="333333"/>
              </w:rPr>
            </w:pPr>
            <w:r>
              <w:rPr>
                <w:color w:val="333333"/>
              </w:rPr>
              <w:t>9314088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BB46CC"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5C97E137"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A7E468"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12A5827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9DB905" w14:textId="77777777" w:rsidR="0070682B" w:rsidRDefault="0070682B" w:rsidP="00FE2B9A">
            <w:pPr>
              <w:pStyle w:val="oj-tbl-txt"/>
              <w:spacing w:before="60" w:beforeAutospacing="0" w:after="60" w:afterAutospacing="0" w:line="312" w:lineRule="atLeast"/>
              <w:jc w:val="both"/>
              <w:rPr>
                <w:color w:val="333333"/>
              </w:rPr>
            </w:pPr>
            <w:r>
              <w:rPr>
                <w:color w:val="333333"/>
              </w:rPr>
              <w:t>326.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CF9DE0" w14:textId="77777777" w:rsidR="0070682B" w:rsidRDefault="0070682B" w:rsidP="00FE2B9A">
            <w:pPr>
              <w:pStyle w:val="oj-tbl-txt"/>
              <w:spacing w:before="60" w:beforeAutospacing="0" w:after="60" w:afterAutospacing="0" w:line="312" w:lineRule="atLeast"/>
              <w:jc w:val="both"/>
              <w:rPr>
                <w:color w:val="333333"/>
              </w:rPr>
            </w:pPr>
            <w:r>
              <w:rPr>
                <w:color w:val="333333"/>
              </w:rPr>
              <w:t>Nimbus Spb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E888E5" w14:textId="77777777" w:rsidR="0070682B" w:rsidRDefault="0070682B" w:rsidP="00FE2B9A">
            <w:pPr>
              <w:pStyle w:val="oj-tbl-txt"/>
              <w:spacing w:before="60" w:beforeAutospacing="0" w:after="60" w:afterAutospacing="0" w:line="312" w:lineRule="atLeast"/>
              <w:jc w:val="both"/>
              <w:rPr>
                <w:color w:val="333333"/>
              </w:rPr>
            </w:pPr>
            <w:r>
              <w:rPr>
                <w:color w:val="333333"/>
              </w:rPr>
              <w:t>8821761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D88FF6"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241790E2"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 xml:space="preserve">transport crude oil or petroleum products, as listed in Annex XXV, that originate in Russia or are exported from Russia while practicing irregular and high-risk shipping practices as set out in the </w:t>
            </w:r>
            <w:r w:rsidRPr="0070682B">
              <w:rPr>
                <w:color w:val="333333"/>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1DF0A4" w14:textId="77777777" w:rsidR="0070682B" w:rsidRDefault="0070682B" w:rsidP="00FE2B9A">
            <w:pPr>
              <w:pStyle w:val="oj-tbl-txt"/>
              <w:spacing w:before="60" w:beforeAutospacing="0" w:after="60" w:afterAutospacing="0" w:line="312" w:lineRule="atLeast"/>
              <w:jc w:val="both"/>
              <w:rPr>
                <w:color w:val="333333"/>
              </w:rPr>
            </w:pPr>
            <w:r>
              <w:rPr>
                <w:color w:val="333333"/>
              </w:rPr>
              <w:lastRenderedPageBreak/>
              <w:t>21.5.2025</w:t>
            </w:r>
          </w:p>
        </w:tc>
      </w:tr>
      <w:tr w:rsidR="0070682B" w:rsidRPr="000A39B3" w14:paraId="4E2FC73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8A1219" w14:textId="77777777" w:rsidR="0070682B" w:rsidRDefault="0070682B" w:rsidP="00FE2B9A">
            <w:pPr>
              <w:pStyle w:val="oj-tbl-txt"/>
              <w:spacing w:before="60" w:beforeAutospacing="0" w:after="60" w:afterAutospacing="0" w:line="312" w:lineRule="atLeast"/>
              <w:jc w:val="both"/>
              <w:rPr>
                <w:color w:val="333333"/>
              </w:rPr>
            </w:pPr>
            <w:r>
              <w:rPr>
                <w:color w:val="333333"/>
              </w:rPr>
              <w:t>327.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E53C3F" w14:textId="77777777" w:rsidR="0070682B" w:rsidRDefault="0070682B" w:rsidP="00FE2B9A">
            <w:pPr>
              <w:pStyle w:val="oj-tbl-txt"/>
              <w:spacing w:before="60" w:beforeAutospacing="0" w:after="60" w:afterAutospacing="0" w:line="312" w:lineRule="atLeast"/>
              <w:jc w:val="both"/>
              <w:rPr>
                <w:color w:val="333333"/>
              </w:rPr>
            </w:pPr>
            <w:r>
              <w:rPr>
                <w:color w:val="333333"/>
              </w:rPr>
              <w:t>Np Dudinka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451DC5" w14:textId="77777777" w:rsidR="0070682B" w:rsidRDefault="0070682B" w:rsidP="00FE2B9A">
            <w:pPr>
              <w:pStyle w:val="oj-tbl-txt"/>
              <w:spacing w:before="60" w:beforeAutospacing="0" w:after="60" w:afterAutospacing="0" w:line="312" w:lineRule="atLeast"/>
              <w:jc w:val="both"/>
              <w:rPr>
                <w:color w:val="333333"/>
              </w:rPr>
            </w:pPr>
            <w:r>
              <w:rPr>
                <w:color w:val="333333"/>
              </w:rPr>
              <w:t>9183831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93E317"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087B98A4"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9B704C"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296AA60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FB2868" w14:textId="77777777" w:rsidR="0070682B" w:rsidRDefault="0070682B" w:rsidP="00FE2B9A">
            <w:pPr>
              <w:pStyle w:val="oj-tbl-txt"/>
              <w:spacing w:before="60" w:beforeAutospacing="0" w:after="60" w:afterAutospacing="0" w:line="312" w:lineRule="atLeast"/>
              <w:jc w:val="both"/>
              <w:rPr>
                <w:color w:val="333333"/>
              </w:rPr>
            </w:pPr>
            <w:r>
              <w:rPr>
                <w:color w:val="333333"/>
              </w:rPr>
              <w:t>328.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49EEEE" w14:textId="77777777" w:rsidR="0070682B" w:rsidRDefault="0070682B" w:rsidP="00FE2B9A">
            <w:pPr>
              <w:pStyle w:val="oj-tbl-txt"/>
              <w:spacing w:before="60" w:beforeAutospacing="0" w:after="60" w:afterAutospacing="0" w:line="312" w:lineRule="atLeast"/>
              <w:jc w:val="both"/>
              <w:rPr>
                <w:color w:val="333333"/>
              </w:rPr>
            </w:pPr>
            <w:r>
              <w:rPr>
                <w:color w:val="333333"/>
              </w:rPr>
              <w:t>Odin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5FEF6F" w14:textId="77777777" w:rsidR="0070682B" w:rsidRDefault="0070682B" w:rsidP="00FE2B9A">
            <w:pPr>
              <w:pStyle w:val="oj-tbl-txt"/>
              <w:spacing w:before="60" w:beforeAutospacing="0" w:after="60" w:afterAutospacing="0" w:line="312" w:lineRule="atLeast"/>
              <w:jc w:val="both"/>
              <w:rPr>
                <w:color w:val="333333"/>
              </w:rPr>
            </w:pPr>
            <w:r>
              <w:rPr>
                <w:color w:val="333333"/>
              </w:rPr>
              <w:t>9151890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716066"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4D8BF22F"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D6D9B5"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3953987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7154DA" w14:textId="77777777" w:rsidR="0070682B" w:rsidRDefault="0070682B" w:rsidP="00FE2B9A">
            <w:pPr>
              <w:pStyle w:val="oj-tbl-txt"/>
              <w:spacing w:before="60" w:beforeAutospacing="0" w:after="60" w:afterAutospacing="0" w:line="312" w:lineRule="atLeast"/>
              <w:jc w:val="both"/>
              <w:rPr>
                <w:color w:val="333333"/>
              </w:rPr>
            </w:pPr>
            <w:r>
              <w:rPr>
                <w:color w:val="333333"/>
              </w:rPr>
              <w:t>329.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D1335E" w14:textId="77777777" w:rsidR="0070682B" w:rsidRDefault="0070682B" w:rsidP="00FE2B9A">
            <w:pPr>
              <w:pStyle w:val="oj-tbl-txt"/>
              <w:spacing w:before="60" w:beforeAutospacing="0" w:after="60" w:afterAutospacing="0" w:line="312" w:lineRule="atLeast"/>
              <w:jc w:val="both"/>
              <w:rPr>
                <w:color w:val="333333"/>
              </w:rPr>
            </w:pPr>
            <w:r>
              <w:rPr>
                <w:color w:val="333333"/>
              </w:rPr>
              <w:t>Page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AC86E0" w14:textId="77777777" w:rsidR="0070682B" w:rsidRDefault="0070682B" w:rsidP="00FE2B9A">
            <w:pPr>
              <w:pStyle w:val="oj-tbl-txt"/>
              <w:spacing w:before="60" w:beforeAutospacing="0" w:after="60" w:afterAutospacing="0" w:line="312" w:lineRule="atLeast"/>
              <w:jc w:val="both"/>
              <w:rPr>
                <w:color w:val="333333"/>
              </w:rPr>
            </w:pPr>
            <w:r>
              <w:rPr>
                <w:color w:val="333333"/>
              </w:rPr>
              <w:t>9275763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BEFE2A"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28297357"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3AA187"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4833542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0D5164" w14:textId="77777777" w:rsidR="0070682B" w:rsidRDefault="0070682B" w:rsidP="00FE2B9A">
            <w:pPr>
              <w:pStyle w:val="oj-tbl-txt"/>
              <w:spacing w:before="60" w:beforeAutospacing="0" w:after="60" w:afterAutospacing="0" w:line="312" w:lineRule="atLeast"/>
              <w:jc w:val="both"/>
              <w:rPr>
                <w:color w:val="333333"/>
              </w:rPr>
            </w:pPr>
            <w:r>
              <w:rPr>
                <w:color w:val="333333"/>
              </w:rPr>
              <w:t>330.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F857B3" w14:textId="77777777" w:rsidR="0070682B" w:rsidRDefault="0070682B" w:rsidP="00FE2B9A">
            <w:pPr>
              <w:pStyle w:val="oj-tbl-txt"/>
              <w:spacing w:before="60" w:beforeAutospacing="0" w:after="60" w:afterAutospacing="0" w:line="312" w:lineRule="atLeast"/>
              <w:jc w:val="both"/>
              <w:rPr>
                <w:color w:val="333333"/>
              </w:rPr>
            </w:pPr>
            <w:r>
              <w:rPr>
                <w:color w:val="333333"/>
              </w:rPr>
              <w:t>Shturman Skuratov</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4936DC" w14:textId="77777777" w:rsidR="0070682B" w:rsidRDefault="0070682B" w:rsidP="00FE2B9A">
            <w:pPr>
              <w:pStyle w:val="oj-tbl-txt"/>
              <w:spacing w:before="60" w:beforeAutospacing="0" w:after="60" w:afterAutospacing="0" w:line="312" w:lineRule="atLeast"/>
              <w:jc w:val="both"/>
              <w:rPr>
                <w:color w:val="333333"/>
              </w:rPr>
            </w:pPr>
            <w:r>
              <w:rPr>
                <w:color w:val="333333"/>
              </w:rPr>
              <w:t>9759915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CA5EAE"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3B9EFB00"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 xml:space="preserve">transport crude oil or petroleum products, as listed in Annex XXV, that originate in Russia or are exported from Russia while practicing irregular and high-risk shipping practices as set out in the International Maritime Organisation </w:t>
            </w:r>
            <w:r w:rsidRPr="0070682B">
              <w:rPr>
                <w:color w:val="333333"/>
                <w:lang w:val="en-US"/>
              </w:rPr>
              <w:lastRenderedPageBreak/>
              <w:t>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0FF4E8" w14:textId="77777777" w:rsidR="0070682B" w:rsidRDefault="0070682B" w:rsidP="00FE2B9A">
            <w:pPr>
              <w:pStyle w:val="oj-tbl-txt"/>
              <w:spacing w:before="60" w:beforeAutospacing="0" w:after="60" w:afterAutospacing="0" w:line="312" w:lineRule="atLeast"/>
              <w:jc w:val="both"/>
              <w:rPr>
                <w:color w:val="333333"/>
              </w:rPr>
            </w:pPr>
            <w:r>
              <w:rPr>
                <w:color w:val="333333"/>
              </w:rPr>
              <w:lastRenderedPageBreak/>
              <w:t>21.5.2025</w:t>
            </w:r>
          </w:p>
        </w:tc>
      </w:tr>
      <w:tr w:rsidR="0070682B" w:rsidRPr="000A39B3" w14:paraId="550FA42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3131C3" w14:textId="77777777" w:rsidR="0070682B" w:rsidRDefault="0070682B" w:rsidP="00FE2B9A">
            <w:pPr>
              <w:pStyle w:val="oj-tbl-txt"/>
              <w:spacing w:before="60" w:beforeAutospacing="0" w:after="60" w:afterAutospacing="0" w:line="312" w:lineRule="atLeast"/>
              <w:jc w:val="both"/>
              <w:rPr>
                <w:color w:val="333333"/>
              </w:rPr>
            </w:pPr>
            <w:r>
              <w:rPr>
                <w:color w:val="333333"/>
              </w:rPr>
              <w:t>331.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4F09DE" w14:textId="77777777" w:rsidR="0070682B" w:rsidRDefault="0070682B" w:rsidP="00FE2B9A">
            <w:pPr>
              <w:pStyle w:val="oj-tbl-txt"/>
              <w:spacing w:before="60" w:beforeAutospacing="0" w:after="60" w:afterAutospacing="0" w:line="312" w:lineRule="atLeast"/>
              <w:jc w:val="both"/>
              <w:rPr>
                <w:color w:val="333333"/>
              </w:rPr>
            </w:pPr>
            <w:r>
              <w:rPr>
                <w:color w:val="333333"/>
              </w:rPr>
              <w:t>Veles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3A3F39" w14:textId="77777777" w:rsidR="0070682B" w:rsidRDefault="0070682B" w:rsidP="00FE2B9A">
            <w:pPr>
              <w:pStyle w:val="oj-tbl-txt"/>
              <w:spacing w:before="60" w:beforeAutospacing="0" w:after="60" w:afterAutospacing="0" w:line="312" w:lineRule="atLeast"/>
              <w:jc w:val="both"/>
              <w:rPr>
                <w:color w:val="333333"/>
              </w:rPr>
            </w:pPr>
            <w:r>
              <w:rPr>
                <w:color w:val="333333"/>
              </w:rPr>
              <w:t>9299173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9842AD" w14:textId="77777777" w:rsidR="0070682B" w:rsidRPr="009F7D40" w:rsidRDefault="0070682B" w:rsidP="00FE2B9A">
            <w:pPr>
              <w:pStyle w:val="oj-tbl-txt"/>
              <w:spacing w:before="60" w:beforeAutospacing="0" w:after="60" w:afterAutospacing="0" w:line="312" w:lineRule="atLeast"/>
              <w:jc w:val="both"/>
              <w:rPr>
                <w:color w:val="333333"/>
                <w:lang w:val="en-US"/>
              </w:rPr>
            </w:pPr>
            <w:r w:rsidRPr="009F7D40">
              <w:rPr>
                <w:color w:val="333333"/>
                <w:lang w:val="en-US"/>
              </w:rPr>
              <w:t>Article 3s(2), point (b):</w:t>
            </w:r>
          </w:p>
          <w:p w14:paraId="2E42BFF0"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CA32E7"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7C1EAD9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195D02" w14:textId="77777777" w:rsidR="0070682B" w:rsidRDefault="0070682B" w:rsidP="00FE2B9A">
            <w:pPr>
              <w:pStyle w:val="oj-tbl-txt"/>
              <w:spacing w:before="60" w:beforeAutospacing="0" w:after="60" w:afterAutospacing="0" w:line="312" w:lineRule="atLeast"/>
              <w:jc w:val="both"/>
              <w:rPr>
                <w:color w:val="333333"/>
              </w:rPr>
            </w:pPr>
            <w:r>
              <w:rPr>
                <w:color w:val="333333"/>
              </w:rPr>
              <w:t>332.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1204B1" w14:textId="77777777" w:rsidR="0070682B" w:rsidRDefault="0070682B" w:rsidP="00FE2B9A">
            <w:pPr>
              <w:pStyle w:val="oj-tbl-txt"/>
              <w:spacing w:before="60" w:beforeAutospacing="0" w:after="60" w:afterAutospacing="0" w:line="312" w:lineRule="atLeast"/>
              <w:jc w:val="both"/>
              <w:rPr>
                <w:color w:val="333333"/>
              </w:rPr>
            </w:pPr>
            <w:r>
              <w:rPr>
                <w:color w:val="333333"/>
              </w:rPr>
              <w:t>Danshui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4AFAE2" w14:textId="77777777" w:rsidR="0070682B" w:rsidRDefault="0070682B" w:rsidP="00FE2B9A">
            <w:pPr>
              <w:pStyle w:val="oj-tbl-txt"/>
              <w:spacing w:before="60" w:beforeAutospacing="0" w:after="60" w:afterAutospacing="0" w:line="312" w:lineRule="atLeast"/>
              <w:jc w:val="both"/>
              <w:rPr>
                <w:color w:val="333333"/>
              </w:rPr>
            </w:pPr>
            <w:r>
              <w:rPr>
                <w:color w:val="333333"/>
              </w:rPr>
              <w:t>9589750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8757E3"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58438A9C"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297949"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3A66701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F6BCBF" w14:textId="77777777" w:rsidR="0070682B" w:rsidRDefault="0070682B" w:rsidP="00FE2B9A">
            <w:pPr>
              <w:pStyle w:val="oj-tbl-txt"/>
              <w:spacing w:before="60" w:beforeAutospacing="0" w:after="60" w:afterAutospacing="0" w:line="312" w:lineRule="atLeast"/>
              <w:jc w:val="both"/>
              <w:rPr>
                <w:color w:val="333333"/>
              </w:rPr>
            </w:pPr>
            <w:r>
              <w:rPr>
                <w:color w:val="333333"/>
              </w:rPr>
              <w:t>333.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B3B018" w14:textId="77777777" w:rsidR="0070682B" w:rsidRDefault="0070682B" w:rsidP="00FE2B9A">
            <w:pPr>
              <w:pStyle w:val="oj-tbl-txt"/>
              <w:spacing w:before="60" w:beforeAutospacing="0" w:after="60" w:afterAutospacing="0" w:line="312" w:lineRule="atLeast"/>
              <w:jc w:val="both"/>
              <w:rPr>
                <w:color w:val="333333"/>
              </w:rPr>
            </w:pPr>
            <w:r>
              <w:rPr>
                <w:color w:val="333333"/>
              </w:rPr>
              <w:t>Lucky Fairy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777836" w14:textId="77777777" w:rsidR="0070682B" w:rsidRDefault="0070682B" w:rsidP="00FE2B9A">
            <w:pPr>
              <w:pStyle w:val="oj-tbl-txt"/>
              <w:spacing w:before="60" w:beforeAutospacing="0" w:after="60" w:afterAutospacing="0" w:line="312" w:lineRule="atLeast"/>
              <w:jc w:val="both"/>
              <w:rPr>
                <w:color w:val="333333"/>
              </w:rPr>
            </w:pPr>
            <w:r>
              <w:rPr>
                <w:color w:val="333333"/>
              </w:rPr>
              <w:t>9348479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4B943F"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43830C8E"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856AFF"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7D72CBD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E6BF5B" w14:textId="77777777" w:rsidR="0070682B" w:rsidRDefault="0070682B" w:rsidP="00FE2B9A">
            <w:pPr>
              <w:pStyle w:val="oj-tbl-txt"/>
              <w:spacing w:before="60" w:beforeAutospacing="0" w:after="60" w:afterAutospacing="0" w:line="312" w:lineRule="atLeast"/>
              <w:jc w:val="both"/>
              <w:rPr>
                <w:color w:val="333333"/>
              </w:rPr>
            </w:pPr>
            <w:r>
              <w:rPr>
                <w:color w:val="333333"/>
              </w:rPr>
              <w:t>334.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47C4D9" w14:textId="77777777" w:rsidR="0070682B" w:rsidRDefault="0070682B" w:rsidP="00FE2B9A">
            <w:pPr>
              <w:pStyle w:val="oj-tbl-txt"/>
              <w:spacing w:before="60" w:beforeAutospacing="0" w:after="60" w:afterAutospacing="0" w:line="312" w:lineRule="atLeast"/>
              <w:jc w:val="both"/>
              <w:rPr>
                <w:color w:val="333333"/>
              </w:rPr>
            </w:pPr>
            <w:r>
              <w:rPr>
                <w:color w:val="333333"/>
              </w:rPr>
              <w:t>Narcissus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579AEA" w14:textId="77777777" w:rsidR="0070682B" w:rsidRDefault="0070682B" w:rsidP="00FE2B9A">
            <w:pPr>
              <w:pStyle w:val="oj-tbl-txt"/>
              <w:spacing w:before="60" w:beforeAutospacing="0" w:after="60" w:afterAutospacing="0" w:line="312" w:lineRule="atLeast"/>
              <w:jc w:val="both"/>
              <w:rPr>
                <w:color w:val="333333"/>
              </w:rPr>
            </w:pPr>
            <w:r>
              <w:rPr>
                <w:color w:val="333333"/>
              </w:rPr>
              <w:t>9232931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DED3EF"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7B7531E4"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07EF43"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042C06A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038DB1" w14:textId="77777777" w:rsidR="0070682B" w:rsidRDefault="0070682B" w:rsidP="00FE2B9A">
            <w:pPr>
              <w:pStyle w:val="oj-tbl-txt"/>
              <w:spacing w:before="60" w:beforeAutospacing="0" w:after="60" w:afterAutospacing="0" w:line="312" w:lineRule="atLeast"/>
              <w:jc w:val="both"/>
              <w:rPr>
                <w:color w:val="333333"/>
              </w:rPr>
            </w:pPr>
            <w:r>
              <w:rPr>
                <w:color w:val="333333"/>
              </w:rPr>
              <w:lastRenderedPageBreak/>
              <w:t>335.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5F7FF6" w14:textId="77777777" w:rsidR="0070682B" w:rsidRDefault="0070682B" w:rsidP="00FE2B9A">
            <w:pPr>
              <w:pStyle w:val="oj-tbl-txt"/>
              <w:spacing w:before="60" w:beforeAutospacing="0" w:after="60" w:afterAutospacing="0" w:line="312" w:lineRule="atLeast"/>
              <w:jc w:val="both"/>
              <w:rPr>
                <w:color w:val="333333"/>
              </w:rPr>
            </w:pPr>
            <w:r>
              <w:rPr>
                <w:color w:val="333333"/>
              </w:rPr>
              <w:t>Blue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BCF735" w14:textId="77777777" w:rsidR="0070682B" w:rsidRDefault="0070682B" w:rsidP="00FE2B9A">
            <w:pPr>
              <w:pStyle w:val="oj-tbl-txt"/>
              <w:spacing w:before="60" w:beforeAutospacing="0" w:after="60" w:afterAutospacing="0" w:line="312" w:lineRule="atLeast"/>
              <w:jc w:val="both"/>
              <w:rPr>
                <w:color w:val="333333"/>
              </w:rPr>
            </w:pPr>
            <w:r>
              <w:rPr>
                <w:color w:val="333333"/>
              </w:rPr>
              <w:t>9236353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646308"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0337D4EB"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EFF8E4"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6032442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08DCC0" w14:textId="77777777" w:rsidR="0070682B" w:rsidRDefault="0070682B" w:rsidP="00FE2B9A">
            <w:pPr>
              <w:pStyle w:val="oj-tbl-txt"/>
              <w:spacing w:before="60" w:beforeAutospacing="0" w:after="60" w:afterAutospacing="0" w:line="312" w:lineRule="atLeast"/>
              <w:jc w:val="both"/>
              <w:rPr>
                <w:color w:val="333333"/>
              </w:rPr>
            </w:pPr>
            <w:r>
              <w:rPr>
                <w:color w:val="333333"/>
              </w:rPr>
              <w:t>336.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096EED" w14:textId="77777777" w:rsidR="0070682B" w:rsidRDefault="0070682B" w:rsidP="00FE2B9A">
            <w:pPr>
              <w:pStyle w:val="oj-tbl-txt"/>
              <w:spacing w:before="60" w:beforeAutospacing="0" w:after="60" w:afterAutospacing="0" w:line="312" w:lineRule="atLeast"/>
              <w:jc w:val="both"/>
              <w:rPr>
                <w:color w:val="333333"/>
              </w:rPr>
            </w:pPr>
            <w:r>
              <w:rPr>
                <w:color w:val="333333"/>
              </w:rPr>
              <w:t>Canara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F172FF" w14:textId="77777777" w:rsidR="0070682B" w:rsidRDefault="0070682B" w:rsidP="00FE2B9A">
            <w:pPr>
              <w:pStyle w:val="oj-tbl-txt"/>
              <w:spacing w:before="60" w:beforeAutospacing="0" w:after="60" w:afterAutospacing="0" w:line="312" w:lineRule="atLeast"/>
              <w:jc w:val="both"/>
              <w:rPr>
                <w:color w:val="333333"/>
              </w:rPr>
            </w:pPr>
            <w:r>
              <w:rPr>
                <w:color w:val="333333"/>
              </w:rPr>
              <w:t>9411331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D56A4B"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125B87EE"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C7A7047"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409C640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6EAA9A" w14:textId="77777777" w:rsidR="0070682B" w:rsidRDefault="0070682B" w:rsidP="00FE2B9A">
            <w:pPr>
              <w:pStyle w:val="oj-tbl-txt"/>
              <w:spacing w:before="60" w:beforeAutospacing="0" w:after="60" w:afterAutospacing="0" w:line="312" w:lineRule="atLeast"/>
              <w:jc w:val="both"/>
              <w:rPr>
                <w:color w:val="333333"/>
              </w:rPr>
            </w:pPr>
            <w:r>
              <w:rPr>
                <w:color w:val="333333"/>
              </w:rPr>
              <w:t>337.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937C29" w14:textId="77777777" w:rsidR="0070682B" w:rsidRDefault="0070682B" w:rsidP="00FE2B9A">
            <w:pPr>
              <w:pStyle w:val="oj-tbl-txt"/>
              <w:spacing w:before="60" w:beforeAutospacing="0" w:after="60" w:afterAutospacing="0" w:line="312" w:lineRule="atLeast"/>
              <w:jc w:val="both"/>
              <w:rPr>
                <w:color w:val="333333"/>
              </w:rPr>
            </w:pPr>
            <w:r>
              <w:rPr>
                <w:color w:val="333333"/>
              </w:rPr>
              <w:t>OLAF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0EFCCD" w14:textId="77777777" w:rsidR="0070682B" w:rsidRDefault="0070682B" w:rsidP="00FE2B9A">
            <w:pPr>
              <w:pStyle w:val="oj-tbl-txt"/>
              <w:spacing w:before="60" w:beforeAutospacing="0" w:after="60" w:afterAutospacing="0" w:line="312" w:lineRule="atLeast"/>
              <w:jc w:val="both"/>
              <w:rPr>
                <w:color w:val="333333"/>
              </w:rPr>
            </w:pPr>
            <w:r>
              <w:rPr>
                <w:color w:val="333333"/>
              </w:rPr>
              <w:t>9224465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04F806"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0BABD6D3"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5D1931"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66951E8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B5A08E" w14:textId="77777777" w:rsidR="0070682B" w:rsidRDefault="0070682B" w:rsidP="00FE2B9A">
            <w:pPr>
              <w:pStyle w:val="oj-tbl-txt"/>
              <w:spacing w:before="60" w:beforeAutospacing="0" w:after="60" w:afterAutospacing="0" w:line="312" w:lineRule="atLeast"/>
              <w:jc w:val="both"/>
              <w:rPr>
                <w:color w:val="333333"/>
              </w:rPr>
            </w:pPr>
            <w:r>
              <w:rPr>
                <w:color w:val="333333"/>
              </w:rPr>
              <w:t>338.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DD3CC8" w14:textId="77777777" w:rsidR="0070682B" w:rsidRDefault="0070682B" w:rsidP="00FE2B9A">
            <w:pPr>
              <w:pStyle w:val="oj-tbl-txt"/>
              <w:spacing w:before="60" w:beforeAutospacing="0" w:after="60" w:afterAutospacing="0" w:line="312" w:lineRule="atLeast"/>
              <w:jc w:val="both"/>
              <w:rPr>
                <w:color w:val="333333"/>
              </w:rPr>
            </w:pPr>
            <w:r>
              <w:rPr>
                <w:color w:val="333333"/>
              </w:rPr>
              <w:t>Vesna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718C4A" w14:textId="77777777" w:rsidR="0070682B" w:rsidRDefault="0070682B" w:rsidP="00FE2B9A">
            <w:pPr>
              <w:pStyle w:val="oj-tbl-txt"/>
              <w:spacing w:before="60" w:beforeAutospacing="0" w:after="60" w:afterAutospacing="0" w:line="312" w:lineRule="atLeast"/>
              <w:jc w:val="both"/>
              <w:rPr>
                <w:color w:val="333333"/>
              </w:rPr>
            </w:pPr>
            <w:r>
              <w:rPr>
                <w:color w:val="333333"/>
              </w:rPr>
              <w:t>9233349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1FBF3B"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75F83E28"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F756AF5"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579CA30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C125F8" w14:textId="77777777" w:rsidR="0070682B" w:rsidRDefault="0070682B" w:rsidP="00FE2B9A">
            <w:pPr>
              <w:pStyle w:val="oj-tbl-txt"/>
              <w:spacing w:before="60" w:beforeAutospacing="0" w:after="60" w:afterAutospacing="0" w:line="312" w:lineRule="atLeast"/>
              <w:jc w:val="both"/>
              <w:rPr>
                <w:color w:val="333333"/>
              </w:rPr>
            </w:pPr>
            <w:r>
              <w:rPr>
                <w:color w:val="333333"/>
              </w:rPr>
              <w:t>339.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DA5769" w14:textId="77777777" w:rsidR="0070682B" w:rsidRDefault="0070682B" w:rsidP="00FE2B9A">
            <w:pPr>
              <w:pStyle w:val="oj-tbl-txt"/>
              <w:spacing w:before="60" w:beforeAutospacing="0" w:after="60" w:afterAutospacing="0" w:line="312" w:lineRule="atLeast"/>
              <w:jc w:val="both"/>
              <w:rPr>
                <w:color w:val="333333"/>
              </w:rPr>
            </w:pPr>
            <w:r>
              <w:rPr>
                <w:color w:val="333333"/>
              </w:rPr>
              <w:t>Eminent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583973" w14:textId="77777777" w:rsidR="0070682B" w:rsidRDefault="0070682B" w:rsidP="00FE2B9A">
            <w:pPr>
              <w:pStyle w:val="oj-tbl-txt"/>
              <w:spacing w:before="60" w:beforeAutospacing="0" w:after="60" w:afterAutospacing="0" w:line="312" w:lineRule="atLeast"/>
              <w:jc w:val="both"/>
              <w:rPr>
                <w:color w:val="333333"/>
              </w:rPr>
            </w:pPr>
            <w:r>
              <w:rPr>
                <w:color w:val="333333"/>
              </w:rPr>
              <w:t>9383950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A0ED9B"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17C844D4"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0533AE" w14:textId="77777777" w:rsidR="0070682B" w:rsidRDefault="0070682B" w:rsidP="00FE2B9A">
            <w:pPr>
              <w:pStyle w:val="oj-tbl-txt"/>
              <w:spacing w:before="60" w:beforeAutospacing="0" w:after="60" w:afterAutospacing="0" w:line="312" w:lineRule="atLeast"/>
              <w:jc w:val="both"/>
              <w:rPr>
                <w:color w:val="333333"/>
              </w:rPr>
            </w:pPr>
            <w:r>
              <w:rPr>
                <w:color w:val="333333"/>
              </w:rPr>
              <w:lastRenderedPageBreak/>
              <w:t>21.5.2025</w:t>
            </w:r>
          </w:p>
        </w:tc>
      </w:tr>
      <w:tr w:rsidR="0070682B" w:rsidRPr="000A39B3" w14:paraId="3AA3BCB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273775" w14:textId="77777777" w:rsidR="0070682B" w:rsidRDefault="0070682B" w:rsidP="00FE2B9A">
            <w:pPr>
              <w:pStyle w:val="oj-tbl-txt"/>
              <w:spacing w:before="60" w:beforeAutospacing="0" w:after="60" w:afterAutospacing="0" w:line="312" w:lineRule="atLeast"/>
              <w:jc w:val="both"/>
              <w:rPr>
                <w:color w:val="333333"/>
              </w:rPr>
            </w:pPr>
            <w:r>
              <w:rPr>
                <w:color w:val="333333"/>
              </w:rPr>
              <w:t>340.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875D45" w14:textId="77777777" w:rsidR="0070682B" w:rsidRDefault="0070682B" w:rsidP="00FE2B9A">
            <w:pPr>
              <w:pStyle w:val="oj-tbl-txt"/>
              <w:spacing w:before="60" w:beforeAutospacing="0" w:after="60" w:afterAutospacing="0" w:line="312" w:lineRule="atLeast"/>
              <w:jc w:val="both"/>
              <w:rPr>
                <w:color w:val="333333"/>
              </w:rPr>
            </w:pPr>
            <w:r>
              <w:rPr>
                <w:color w:val="333333"/>
              </w:rPr>
              <w:t>Yi Tong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11EAC4" w14:textId="77777777" w:rsidR="0070682B" w:rsidRDefault="0070682B" w:rsidP="00FE2B9A">
            <w:pPr>
              <w:pStyle w:val="oj-tbl-txt"/>
              <w:spacing w:before="60" w:beforeAutospacing="0" w:after="60" w:afterAutospacing="0" w:line="312" w:lineRule="atLeast"/>
              <w:jc w:val="both"/>
              <w:rPr>
                <w:color w:val="333333"/>
              </w:rPr>
            </w:pPr>
            <w:r>
              <w:rPr>
                <w:color w:val="333333"/>
              </w:rPr>
              <w:t>9259733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686514"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6BFA7E1D"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C5142D"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5C9C59A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8BA56D" w14:textId="77777777" w:rsidR="0070682B" w:rsidRDefault="0070682B" w:rsidP="00FE2B9A">
            <w:pPr>
              <w:pStyle w:val="oj-tbl-txt"/>
              <w:spacing w:before="60" w:beforeAutospacing="0" w:after="60" w:afterAutospacing="0" w:line="312" w:lineRule="atLeast"/>
              <w:jc w:val="both"/>
              <w:rPr>
                <w:color w:val="333333"/>
              </w:rPr>
            </w:pPr>
            <w:r>
              <w:rPr>
                <w:color w:val="333333"/>
              </w:rPr>
              <w:t>341.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56247C" w14:textId="77777777" w:rsidR="0070682B" w:rsidRDefault="0070682B" w:rsidP="00FE2B9A">
            <w:pPr>
              <w:pStyle w:val="oj-tbl-txt"/>
              <w:spacing w:before="60" w:beforeAutospacing="0" w:after="60" w:afterAutospacing="0" w:line="312" w:lineRule="atLeast"/>
              <w:jc w:val="both"/>
              <w:rPr>
                <w:color w:val="333333"/>
              </w:rPr>
            </w:pPr>
            <w:r>
              <w:rPr>
                <w:color w:val="333333"/>
              </w:rPr>
              <w:t>Olive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C27360" w14:textId="77777777" w:rsidR="0070682B" w:rsidRDefault="0070682B" w:rsidP="00FE2B9A">
            <w:pPr>
              <w:pStyle w:val="oj-tbl-txt"/>
              <w:spacing w:before="60" w:beforeAutospacing="0" w:after="60" w:afterAutospacing="0" w:line="312" w:lineRule="atLeast"/>
              <w:jc w:val="both"/>
              <w:rPr>
                <w:color w:val="333333"/>
              </w:rPr>
            </w:pPr>
            <w:r>
              <w:rPr>
                <w:color w:val="333333"/>
              </w:rPr>
              <w:t>9318034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D10AE9"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0D9C48BE"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9F4810"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0682B" w:rsidRPr="000A39B3" w14:paraId="020F953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27BB85" w14:textId="77777777" w:rsidR="0070682B" w:rsidRDefault="0070682B" w:rsidP="00FE2B9A">
            <w:pPr>
              <w:pStyle w:val="oj-tbl-txt"/>
              <w:spacing w:before="60" w:beforeAutospacing="0" w:after="60" w:afterAutospacing="0" w:line="312" w:lineRule="atLeast"/>
              <w:jc w:val="both"/>
              <w:rPr>
                <w:color w:val="333333"/>
              </w:rPr>
            </w:pPr>
            <w:r>
              <w:rPr>
                <w:color w:val="333333"/>
              </w:rPr>
              <w:t>342.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51E072" w14:textId="77777777" w:rsidR="0070682B" w:rsidRDefault="0070682B" w:rsidP="00FE2B9A">
            <w:pPr>
              <w:pStyle w:val="oj-tbl-txt"/>
              <w:spacing w:before="60" w:beforeAutospacing="0" w:after="60" w:afterAutospacing="0" w:line="312" w:lineRule="atLeast"/>
              <w:jc w:val="both"/>
              <w:rPr>
                <w:color w:val="333333"/>
              </w:rPr>
            </w:pPr>
            <w:r>
              <w:rPr>
                <w:color w:val="333333"/>
              </w:rPr>
              <w:t>Chandra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1C2418" w14:textId="77777777" w:rsidR="0070682B" w:rsidRDefault="0070682B" w:rsidP="00FE2B9A">
            <w:pPr>
              <w:pStyle w:val="oj-tbl-txt"/>
              <w:spacing w:before="60" w:beforeAutospacing="0" w:after="60" w:afterAutospacing="0" w:line="312" w:lineRule="atLeast"/>
              <w:jc w:val="both"/>
              <w:rPr>
                <w:color w:val="333333"/>
              </w:rPr>
            </w:pPr>
            <w:r>
              <w:rPr>
                <w:color w:val="333333"/>
              </w:rPr>
              <w:t>9353125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A18CC7"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Article 3s(2), point (b):</w:t>
            </w:r>
          </w:p>
          <w:p w14:paraId="4AA282E3" w14:textId="77777777" w:rsidR="0070682B" w:rsidRPr="0070682B" w:rsidRDefault="0070682B" w:rsidP="00FE2B9A">
            <w:pPr>
              <w:pStyle w:val="oj-tbl-txt"/>
              <w:spacing w:before="60" w:beforeAutospacing="0" w:after="60" w:afterAutospacing="0" w:line="312" w:lineRule="atLeast"/>
              <w:jc w:val="both"/>
              <w:rPr>
                <w:color w:val="333333"/>
                <w:lang w:val="en-US"/>
              </w:rPr>
            </w:pPr>
            <w:r w:rsidRPr="0070682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841B13" w14:textId="77777777" w:rsidR="0070682B" w:rsidRDefault="0070682B" w:rsidP="00FE2B9A">
            <w:pPr>
              <w:pStyle w:val="oj-tbl-txt"/>
              <w:spacing w:before="60" w:beforeAutospacing="0" w:after="60" w:afterAutospacing="0" w:line="312" w:lineRule="atLeast"/>
              <w:jc w:val="both"/>
              <w:rPr>
                <w:color w:val="333333"/>
              </w:rPr>
            </w:pPr>
            <w:r>
              <w:rPr>
                <w:color w:val="333333"/>
              </w:rPr>
              <w:t>21.5.2025’</w:t>
            </w:r>
          </w:p>
        </w:tc>
      </w:tr>
      <w:tr w:rsidR="0072045B" w:rsidRPr="000A39B3" w14:paraId="4A0D5A4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DC8612" w14:textId="11F7BC13" w:rsidR="0072045B" w:rsidRDefault="0072045B" w:rsidP="0072045B">
            <w:pPr>
              <w:pStyle w:val="oj-tbl-txt"/>
              <w:spacing w:before="60" w:beforeAutospacing="0" w:after="60" w:afterAutospacing="0" w:line="312" w:lineRule="atLeast"/>
              <w:jc w:val="both"/>
              <w:rPr>
                <w:color w:val="333333"/>
              </w:rPr>
            </w:pPr>
            <w:r>
              <w:rPr>
                <w:color w:val="333333"/>
              </w:rPr>
              <w:t>343.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103CA0" w14:textId="0639377F" w:rsidR="0072045B" w:rsidRDefault="0072045B" w:rsidP="0072045B">
            <w:pPr>
              <w:pStyle w:val="oj-tbl-txt"/>
              <w:spacing w:before="60" w:beforeAutospacing="0" w:after="60" w:afterAutospacing="0" w:line="312" w:lineRule="atLeast"/>
              <w:jc w:val="both"/>
              <w:rPr>
                <w:color w:val="333333"/>
              </w:rPr>
            </w:pPr>
            <w:r>
              <w:rPr>
                <w:color w:val="333333"/>
              </w:rPr>
              <w:t>Venetians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F2C009" w14:textId="5630A87B" w:rsidR="0072045B" w:rsidRDefault="0072045B" w:rsidP="0072045B">
            <w:pPr>
              <w:pStyle w:val="oj-tbl-txt"/>
              <w:spacing w:before="60" w:beforeAutospacing="0" w:after="60" w:afterAutospacing="0" w:line="312" w:lineRule="atLeast"/>
              <w:jc w:val="both"/>
              <w:rPr>
                <w:color w:val="333333"/>
              </w:rPr>
            </w:pPr>
            <w:r>
              <w:rPr>
                <w:color w:val="333333"/>
              </w:rPr>
              <w:t>9436018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66EAF9" w14:textId="77777777" w:rsidR="0072045B" w:rsidRPr="0072045B" w:rsidRDefault="0072045B" w:rsidP="0072045B">
            <w:pPr>
              <w:pStyle w:val="oj-tbl-txt"/>
              <w:spacing w:before="60" w:beforeAutospacing="0" w:after="60" w:afterAutospacing="0" w:line="312" w:lineRule="atLeast"/>
              <w:rPr>
                <w:color w:val="333333"/>
                <w:lang w:val="en-US"/>
              </w:rPr>
            </w:pPr>
            <w:r w:rsidRPr="0072045B">
              <w:rPr>
                <w:color w:val="333333"/>
                <w:lang w:val="en-US"/>
              </w:rPr>
              <w:t>Article 3s(2), point (b):</w:t>
            </w:r>
          </w:p>
          <w:p w14:paraId="5C6F8A03" w14:textId="06511A78" w:rsidR="0072045B" w:rsidRPr="00FE2B9A" w:rsidRDefault="0072045B" w:rsidP="0072045B">
            <w:pPr>
              <w:pStyle w:val="oj-tbl-txt"/>
              <w:spacing w:before="60" w:beforeAutospacing="0" w:after="60" w:afterAutospacing="0" w:line="312" w:lineRule="atLeast"/>
              <w:jc w:val="both"/>
              <w:rPr>
                <w:color w:val="333333"/>
                <w:lang w:val="en-US"/>
              </w:rPr>
            </w:pPr>
            <w:r w:rsidRPr="0072045B">
              <w:rPr>
                <w:color w:val="333333"/>
                <w:lang w:val="en-US"/>
              </w:rPr>
              <w:t xml:space="preserve">transport crude oil or petroleum products, as listed in Annex XXV, that originate in Russia or are </w:t>
            </w:r>
            <w:r w:rsidRPr="0072045B">
              <w:rPr>
                <w:color w:val="333333"/>
                <w:lang w:val="en-US"/>
              </w:rPr>
              <w:lastRenderedPageBreak/>
              <w:t>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0E6A35" w14:textId="3C81FE92" w:rsidR="0072045B" w:rsidRDefault="0072045B" w:rsidP="0072045B">
            <w:pPr>
              <w:pStyle w:val="oj-tbl-txt"/>
              <w:spacing w:before="60" w:beforeAutospacing="0" w:after="60" w:afterAutospacing="0" w:line="312" w:lineRule="atLeast"/>
              <w:jc w:val="both"/>
              <w:rPr>
                <w:color w:val="333333"/>
              </w:rPr>
            </w:pPr>
            <w:r>
              <w:rPr>
                <w:color w:val="333333"/>
              </w:rPr>
              <w:lastRenderedPageBreak/>
              <w:t>20.7.2025</w:t>
            </w:r>
          </w:p>
        </w:tc>
      </w:tr>
      <w:tr w:rsidR="0072045B" w:rsidRPr="000A39B3" w14:paraId="0D3C821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4D4CA0" w14:textId="1766B2CC" w:rsidR="0072045B" w:rsidRDefault="0072045B" w:rsidP="0072045B">
            <w:pPr>
              <w:pStyle w:val="oj-tbl-txt"/>
              <w:spacing w:before="60" w:beforeAutospacing="0" w:after="60" w:afterAutospacing="0" w:line="312" w:lineRule="atLeast"/>
              <w:jc w:val="both"/>
              <w:rPr>
                <w:color w:val="333333"/>
              </w:rPr>
            </w:pPr>
            <w:r>
              <w:rPr>
                <w:color w:val="333333"/>
              </w:rPr>
              <w:t>344.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81997A" w14:textId="673BC71B" w:rsidR="0072045B" w:rsidRDefault="0072045B" w:rsidP="0072045B">
            <w:pPr>
              <w:pStyle w:val="oj-tbl-txt"/>
              <w:spacing w:before="60" w:beforeAutospacing="0" w:after="60" w:afterAutospacing="0" w:line="312" w:lineRule="atLeast"/>
              <w:jc w:val="both"/>
              <w:rPr>
                <w:color w:val="333333"/>
              </w:rPr>
            </w:pPr>
            <w:r>
              <w:rPr>
                <w:color w:val="333333"/>
              </w:rPr>
              <w:t>Jacklyn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E9A0D5" w14:textId="20EC5F3F" w:rsidR="0072045B" w:rsidRDefault="0072045B" w:rsidP="0072045B">
            <w:pPr>
              <w:pStyle w:val="oj-tbl-txt"/>
              <w:spacing w:before="60" w:beforeAutospacing="0" w:after="60" w:afterAutospacing="0" w:line="312" w:lineRule="atLeast"/>
              <w:jc w:val="both"/>
              <w:rPr>
                <w:color w:val="333333"/>
              </w:rPr>
            </w:pPr>
            <w:r>
              <w:rPr>
                <w:color w:val="333333"/>
              </w:rPr>
              <w:t>9313498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734735" w14:textId="77777777" w:rsidR="0072045B" w:rsidRPr="0072045B" w:rsidRDefault="0072045B" w:rsidP="0072045B">
            <w:pPr>
              <w:pStyle w:val="oj-tbl-txt"/>
              <w:spacing w:before="60" w:beforeAutospacing="0" w:after="60" w:afterAutospacing="0" w:line="312" w:lineRule="atLeast"/>
              <w:rPr>
                <w:color w:val="333333"/>
                <w:lang w:val="en-US"/>
              </w:rPr>
            </w:pPr>
            <w:r w:rsidRPr="0072045B">
              <w:rPr>
                <w:color w:val="333333"/>
                <w:lang w:val="en-US"/>
              </w:rPr>
              <w:t>Article 3s(2), point (b):</w:t>
            </w:r>
          </w:p>
          <w:p w14:paraId="632E5DA5" w14:textId="107FBE68" w:rsidR="0072045B" w:rsidRPr="00FE2B9A" w:rsidRDefault="0072045B" w:rsidP="0072045B">
            <w:pPr>
              <w:pStyle w:val="oj-tbl-txt"/>
              <w:spacing w:before="60" w:beforeAutospacing="0" w:after="60" w:afterAutospacing="0" w:line="312" w:lineRule="atLeast"/>
              <w:jc w:val="both"/>
              <w:rPr>
                <w:color w:val="333333"/>
                <w:lang w:val="en-US"/>
              </w:rPr>
            </w:pPr>
            <w:r w:rsidRPr="0072045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CB7B0E" w14:textId="2FB686C4" w:rsidR="0072045B" w:rsidRDefault="0072045B" w:rsidP="0072045B">
            <w:pPr>
              <w:pStyle w:val="oj-tbl-txt"/>
              <w:spacing w:before="60" w:beforeAutospacing="0" w:after="60" w:afterAutospacing="0" w:line="312" w:lineRule="atLeast"/>
              <w:jc w:val="both"/>
              <w:rPr>
                <w:color w:val="333333"/>
              </w:rPr>
            </w:pPr>
            <w:r>
              <w:rPr>
                <w:color w:val="333333"/>
              </w:rPr>
              <w:t>20.7.2025</w:t>
            </w:r>
          </w:p>
        </w:tc>
      </w:tr>
      <w:tr w:rsidR="0072045B" w:rsidRPr="000A39B3" w14:paraId="745B848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5729BB" w14:textId="6E326D03" w:rsidR="0072045B" w:rsidRDefault="0072045B" w:rsidP="0072045B">
            <w:pPr>
              <w:pStyle w:val="oj-tbl-txt"/>
              <w:spacing w:before="60" w:beforeAutospacing="0" w:after="60" w:afterAutospacing="0" w:line="312" w:lineRule="atLeast"/>
              <w:rPr>
                <w:color w:val="333333"/>
              </w:rPr>
            </w:pPr>
            <w:r>
              <w:rPr>
                <w:color w:val="333333"/>
              </w:rPr>
              <w:t>345.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E8DD6C" w14:textId="7EB646AA" w:rsidR="0072045B" w:rsidRDefault="0072045B" w:rsidP="0072045B">
            <w:pPr>
              <w:pStyle w:val="oj-tbl-txt"/>
              <w:spacing w:before="60" w:beforeAutospacing="0" w:after="60" w:afterAutospacing="0" w:line="312" w:lineRule="atLeast"/>
              <w:rPr>
                <w:color w:val="333333"/>
              </w:rPr>
            </w:pPr>
            <w:r>
              <w:rPr>
                <w:color w:val="333333"/>
              </w:rPr>
              <w:t>Sea Marine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83670E" w14:textId="77D56F90" w:rsidR="0072045B" w:rsidRDefault="0072045B" w:rsidP="0072045B">
            <w:pPr>
              <w:pStyle w:val="oj-tbl-txt"/>
              <w:spacing w:before="60" w:beforeAutospacing="0" w:after="60" w:afterAutospacing="0" w:line="312" w:lineRule="atLeast"/>
              <w:rPr>
                <w:color w:val="333333"/>
              </w:rPr>
            </w:pPr>
            <w:r>
              <w:rPr>
                <w:color w:val="333333"/>
              </w:rPr>
              <w:t>9255830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1653FB" w14:textId="77777777" w:rsidR="0072045B" w:rsidRPr="0072045B" w:rsidRDefault="0072045B" w:rsidP="0072045B">
            <w:pPr>
              <w:pStyle w:val="oj-tbl-txt"/>
              <w:spacing w:before="60" w:beforeAutospacing="0" w:after="60" w:afterAutospacing="0" w:line="312" w:lineRule="atLeast"/>
              <w:rPr>
                <w:color w:val="333333"/>
                <w:lang w:val="en-US"/>
              </w:rPr>
            </w:pPr>
            <w:r w:rsidRPr="0072045B">
              <w:rPr>
                <w:color w:val="333333"/>
                <w:lang w:val="en-US"/>
              </w:rPr>
              <w:t>Article 3s(2), point (b):</w:t>
            </w:r>
          </w:p>
          <w:p w14:paraId="2FB8D62E" w14:textId="66A08D29" w:rsidR="0072045B" w:rsidRPr="00FE2B9A" w:rsidRDefault="0072045B" w:rsidP="0072045B">
            <w:pPr>
              <w:pStyle w:val="oj-tbl-txt"/>
              <w:spacing w:before="60" w:beforeAutospacing="0" w:after="60" w:afterAutospacing="0" w:line="312" w:lineRule="atLeast"/>
              <w:rPr>
                <w:color w:val="333333"/>
                <w:lang w:val="en-US"/>
              </w:rPr>
            </w:pPr>
            <w:r w:rsidRPr="0072045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FD66BF" w14:textId="1731FC30"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1466371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F81265" w14:textId="096C7193" w:rsidR="0072045B" w:rsidRDefault="0072045B" w:rsidP="0072045B">
            <w:pPr>
              <w:pStyle w:val="oj-tbl-txt"/>
              <w:spacing w:before="60" w:beforeAutospacing="0" w:after="60" w:afterAutospacing="0" w:line="312" w:lineRule="atLeast"/>
              <w:rPr>
                <w:color w:val="333333"/>
              </w:rPr>
            </w:pPr>
            <w:r>
              <w:rPr>
                <w:color w:val="333333"/>
              </w:rPr>
              <w:t>346.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E6A780" w14:textId="65CE33D1" w:rsidR="0072045B" w:rsidRDefault="0072045B" w:rsidP="0072045B">
            <w:pPr>
              <w:pStyle w:val="oj-tbl-txt"/>
              <w:spacing w:before="60" w:beforeAutospacing="0" w:after="60" w:afterAutospacing="0" w:line="312" w:lineRule="atLeast"/>
              <w:rPr>
                <w:color w:val="333333"/>
              </w:rPr>
            </w:pPr>
            <w:r>
              <w:rPr>
                <w:color w:val="333333"/>
              </w:rPr>
              <w:t>Diva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B4A840" w14:textId="456BDE18" w:rsidR="0072045B" w:rsidRDefault="0072045B" w:rsidP="0072045B">
            <w:pPr>
              <w:pStyle w:val="oj-tbl-txt"/>
              <w:spacing w:before="60" w:beforeAutospacing="0" w:after="60" w:afterAutospacing="0" w:line="312" w:lineRule="atLeast"/>
              <w:rPr>
                <w:color w:val="333333"/>
              </w:rPr>
            </w:pPr>
            <w:r>
              <w:rPr>
                <w:color w:val="333333"/>
              </w:rPr>
              <w:t>9297371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BF18BB" w14:textId="77777777" w:rsidR="0072045B" w:rsidRPr="0072045B" w:rsidRDefault="0072045B" w:rsidP="0072045B">
            <w:pPr>
              <w:pStyle w:val="oj-tbl-txt"/>
              <w:spacing w:before="60" w:beforeAutospacing="0" w:after="60" w:afterAutospacing="0" w:line="312" w:lineRule="atLeast"/>
              <w:rPr>
                <w:color w:val="333333"/>
                <w:lang w:val="en-US"/>
              </w:rPr>
            </w:pPr>
            <w:r w:rsidRPr="0072045B">
              <w:rPr>
                <w:color w:val="333333"/>
                <w:lang w:val="en-US"/>
              </w:rPr>
              <w:t>Article 3s(2), point (b):</w:t>
            </w:r>
          </w:p>
          <w:p w14:paraId="37505F5D" w14:textId="52248424" w:rsidR="0072045B" w:rsidRPr="00FE2B9A" w:rsidRDefault="0072045B" w:rsidP="0072045B">
            <w:pPr>
              <w:pStyle w:val="oj-tbl-txt"/>
              <w:spacing w:before="60" w:beforeAutospacing="0" w:after="60" w:afterAutospacing="0" w:line="312" w:lineRule="atLeast"/>
              <w:rPr>
                <w:color w:val="333333"/>
                <w:lang w:val="en-US"/>
              </w:rPr>
            </w:pPr>
            <w:r w:rsidRPr="0072045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67564B" w14:textId="174685FC"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2189BD6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5D3265" w14:textId="0C6876AC" w:rsidR="0072045B" w:rsidRDefault="0072045B" w:rsidP="0072045B">
            <w:pPr>
              <w:pStyle w:val="oj-tbl-txt"/>
              <w:spacing w:before="60" w:beforeAutospacing="0" w:after="60" w:afterAutospacing="0" w:line="312" w:lineRule="atLeast"/>
              <w:rPr>
                <w:color w:val="333333"/>
              </w:rPr>
            </w:pPr>
            <w:r>
              <w:rPr>
                <w:color w:val="333333"/>
              </w:rPr>
              <w:t>347.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6324E3" w14:textId="1758121E" w:rsidR="0072045B" w:rsidRDefault="0072045B" w:rsidP="0072045B">
            <w:pPr>
              <w:pStyle w:val="oj-tbl-txt"/>
              <w:spacing w:before="60" w:beforeAutospacing="0" w:after="60" w:afterAutospacing="0" w:line="312" w:lineRule="atLeast"/>
              <w:rPr>
                <w:color w:val="333333"/>
              </w:rPr>
            </w:pPr>
            <w:r>
              <w:rPr>
                <w:color w:val="333333"/>
              </w:rPr>
              <w:t>Hulda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8AC3ED" w14:textId="45E018EB" w:rsidR="0072045B" w:rsidRDefault="0072045B" w:rsidP="0072045B">
            <w:pPr>
              <w:pStyle w:val="oj-tbl-txt"/>
              <w:spacing w:before="60" w:beforeAutospacing="0" w:after="60" w:afterAutospacing="0" w:line="312" w:lineRule="atLeast"/>
              <w:rPr>
                <w:color w:val="333333"/>
              </w:rPr>
            </w:pPr>
            <w:r>
              <w:rPr>
                <w:color w:val="333333"/>
              </w:rPr>
              <w:t>9290309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B96570" w14:textId="77777777" w:rsidR="0072045B" w:rsidRPr="0072045B" w:rsidRDefault="0072045B" w:rsidP="0072045B">
            <w:pPr>
              <w:pStyle w:val="oj-tbl-txt"/>
              <w:spacing w:before="60" w:beforeAutospacing="0" w:after="60" w:afterAutospacing="0" w:line="312" w:lineRule="atLeast"/>
              <w:rPr>
                <w:color w:val="333333"/>
                <w:lang w:val="en-US"/>
              </w:rPr>
            </w:pPr>
            <w:r w:rsidRPr="0072045B">
              <w:rPr>
                <w:color w:val="333333"/>
                <w:lang w:val="en-US"/>
              </w:rPr>
              <w:t>Article 3s(2), point (b):</w:t>
            </w:r>
          </w:p>
          <w:p w14:paraId="31C06ECD" w14:textId="2D755BD8" w:rsidR="0072045B" w:rsidRPr="00FE2B9A" w:rsidRDefault="0072045B" w:rsidP="0072045B">
            <w:pPr>
              <w:pStyle w:val="oj-tbl-txt"/>
              <w:spacing w:before="60" w:beforeAutospacing="0" w:after="60" w:afterAutospacing="0" w:line="312" w:lineRule="atLeast"/>
              <w:rPr>
                <w:color w:val="333333"/>
                <w:lang w:val="en-US"/>
              </w:rPr>
            </w:pPr>
            <w:r w:rsidRPr="0072045B">
              <w:rPr>
                <w:color w:val="333333"/>
                <w:lang w:val="en-US"/>
              </w:rPr>
              <w:t xml:space="preserve">transport crude oil or petroleum products, as listed in Annex XXV, that originate in Russia or are exported from Russia while practicing irregular and high-risk shipping practices as set out in the </w:t>
            </w:r>
            <w:r w:rsidRPr="0072045B">
              <w:rPr>
                <w:color w:val="333333"/>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6771E9" w14:textId="6ADEB6BB" w:rsidR="0072045B" w:rsidRDefault="0072045B" w:rsidP="0072045B">
            <w:pPr>
              <w:pStyle w:val="oj-tbl-txt"/>
              <w:spacing w:before="60" w:beforeAutospacing="0" w:after="60" w:afterAutospacing="0" w:line="312" w:lineRule="atLeast"/>
              <w:rPr>
                <w:color w:val="333333"/>
              </w:rPr>
            </w:pPr>
            <w:r>
              <w:rPr>
                <w:color w:val="333333"/>
              </w:rPr>
              <w:lastRenderedPageBreak/>
              <w:t>20.7.2025</w:t>
            </w:r>
          </w:p>
        </w:tc>
      </w:tr>
      <w:tr w:rsidR="0072045B" w:rsidRPr="000A39B3" w14:paraId="277A993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33F661" w14:textId="2DD632F3" w:rsidR="0072045B" w:rsidRDefault="0072045B" w:rsidP="0072045B">
            <w:pPr>
              <w:pStyle w:val="oj-tbl-txt"/>
              <w:spacing w:before="60" w:beforeAutospacing="0" w:after="60" w:afterAutospacing="0" w:line="312" w:lineRule="atLeast"/>
              <w:rPr>
                <w:color w:val="333333"/>
              </w:rPr>
            </w:pPr>
            <w:r>
              <w:rPr>
                <w:color w:val="333333"/>
              </w:rPr>
              <w:t>348.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7FB889" w14:textId="35917B56" w:rsidR="0072045B" w:rsidRDefault="0072045B" w:rsidP="0072045B">
            <w:pPr>
              <w:pStyle w:val="oj-tbl-txt"/>
              <w:spacing w:before="60" w:beforeAutospacing="0" w:after="60" w:afterAutospacing="0" w:line="312" w:lineRule="atLeast"/>
              <w:rPr>
                <w:color w:val="333333"/>
              </w:rPr>
            </w:pPr>
            <w:r>
              <w:rPr>
                <w:color w:val="333333"/>
              </w:rPr>
              <w:t>Jaldhara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D73CAF" w14:textId="0071FF76" w:rsidR="0072045B" w:rsidRDefault="0072045B" w:rsidP="0072045B">
            <w:pPr>
              <w:pStyle w:val="oj-tbl-txt"/>
              <w:spacing w:before="60" w:beforeAutospacing="0" w:after="60" w:afterAutospacing="0" w:line="312" w:lineRule="atLeast"/>
              <w:rPr>
                <w:color w:val="333333"/>
              </w:rPr>
            </w:pPr>
            <w:r>
              <w:rPr>
                <w:color w:val="333333"/>
              </w:rPr>
              <w:t>9304825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F24CF4" w14:textId="77777777" w:rsidR="0072045B" w:rsidRPr="0072045B" w:rsidRDefault="0072045B" w:rsidP="0072045B">
            <w:pPr>
              <w:pStyle w:val="oj-tbl-txt"/>
              <w:spacing w:before="60" w:beforeAutospacing="0" w:after="60" w:afterAutospacing="0" w:line="312" w:lineRule="atLeast"/>
              <w:rPr>
                <w:color w:val="333333"/>
                <w:lang w:val="en-US"/>
              </w:rPr>
            </w:pPr>
            <w:r w:rsidRPr="0072045B">
              <w:rPr>
                <w:color w:val="333333"/>
                <w:lang w:val="en-US"/>
              </w:rPr>
              <w:t>Article 3s(2), point (b):</w:t>
            </w:r>
          </w:p>
          <w:p w14:paraId="3303E9E0" w14:textId="597EF5A8" w:rsidR="0072045B" w:rsidRPr="00FE2B9A" w:rsidRDefault="0072045B" w:rsidP="0072045B">
            <w:pPr>
              <w:pStyle w:val="oj-tbl-txt"/>
              <w:spacing w:before="60" w:beforeAutospacing="0" w:after="60" w:afterAutospacing="0" w:line="312" w:lineRule="atLeast"/>
              <w:rPr>
                <w:color w:val="333333"/>
                <w:lang w:val="en-US"/>
              </w:rPr>
            </w:pPr>
            <w:r w:rsidRPr="0072045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3013F6" w14:textId="6A6005ED"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603740E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539198" w14:textId="53203FBF" w:rsidR="0072045B" w:rsidRDefault="0072045B" w:rsidP="0072045B">
            <w:pPr>
              <w:pStyle w:val="oj-tbl-txt"/>
              <w:spacing w:before="60" w:beforeAutospacing="0" w:after="60" w:afterAutospacing="0" w:line="312" w:lineRule="atLeast"/>
              <w:rPr>
                <w:color w:val="333333"/>
              </w:rPr>
            </w:pPr>
            <w:r>
              <w:rPr>
                <w:color w:val="333333"/>
              </w:rPr>
              <w:t>349.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052ED1" w14:textId="383294B4" w:rsidR="0072045B" w:rsidRDefault="0072045B" w:rsidP="0072045B">
            <w:pPr>
              <w:pStyle w:val="oj-tbl-txt"/>
              <w:spacing w:before="60" w:beforeAutospacing="0" w:after="60" w:afterAutospacing="0" w:line="312" w:lineRule="atLeast"/>
              <w:rPr>
                <w:color w:val="333333"/>
              </w:rPr>
            </w:pPr>
            <w:r>
              <w:rPr>
                <w:color w:val="333333"/>
              </w:rPr>
              <w:t>Vision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E1BD0C" w14:textId="42B47CCF" w:rsidR="0072045B" w:rsidRDefault="0072045B" w:rsidP="0072045B">
            <w:pPr>
              <w:pStyle w:val="oj-tbl-txt"/>
              <w:spacing w:before="60" w:beforeAutospacing="0" w:after="60" w:afterAutospacing="0" w:line="312" w:lineRule="atLeast"/>
              <w:rPr>
                <w:color w:val="333333"/>
              </w:rPr>
            </w:pPr>
            <w:r>
              <w:rPr>
                <w:color w:val="333333"/>
              </w:rPr>
              <w:t>9260067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827107" w14:textId="77777777" w:rsidR="0072045B" w:rsidRPr="0072045B" w:rsidRDefault="0072045B" w:rsidP="0072045B">
            <w:pPr>
              <w:pStyle w:val="oj-tbl-txt"/>
              <w:spacing w:before="60" w:beforeAutospacing="0" w:after="60" w:afterAutospacing="0" w:line="312" w:lineRule="atLeast"/>
              <w:rPr>
                <w:color w:val="333333"/>
                <w:lang w:val="en-US"/>
              </w:rPr>
            </w:pPr>
            <w:r w:rsidRPr="0072045B">
              <w:rPr>
                <w:color w:val="333333"/>
                <w:lang w:val="en-US"/>
              </w:rPr>
              <w:t>Article 3s(2), point (b):</w:t>
            </w:r>
          </w:p>
          <w:p w14:paraId="0051D558" w14:textId="3036D364" w:rsidR="0072045B" w:rsidRPr="00FE2B9A" w:rsidRDefault="0072045B" w:rsidP="0072045B">
            <w:pPr>
              <w:pStyle w:val="oj-tbl-txt"/>
              <w:spacing w:before="60" w:beforeAutospacing="0" w:after="60" w:afterAutospacing="0" w:line="312" w:lineRule="atLeast"/>
              <w:rPr>
                <w:color w:val="333333"/>
                <w:lang w:val="en-US"/>
              </w:rPr>
            </w:pPr>
            <w:r w:rsidRPr="0072045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724112" w14:textId="53545F81"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5E85B8F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C1E5B0" w14:textId="58163525" w:rsidR="0072045B" w:rsidRDefault="0072045B" w:rsidP="0072045B">
            <w:pPr>
              <w:pStyle w:val="oj-tbl-txt"/>
              <w:spacing w:before="60" w:beforeAutospacing="0" w:after="60" w:afterAutospacing="0" w:line="312" w:lineRule="atLeast"/>
              <w:rPr>
                <w:color w:val="333333"/>
              </w:rPr>
            </w:pPr>
            <w:r>
              <w:rPr>
                <w:color w:val="333333"/>
              </w:rPr>
              <w:t>350.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956FE0" w14:textId="453DEADD" w:rsidR="0072045B" w:rsidRDefault="0072045B" w:rsidP="0072045B">
            <w:pPr>
              <w:pStyle w:val="oj-tbl-txt"/>
              <w:spacing w:before="60" w:beforeAutospacing="0" w:after="60" w:afterAutospacing="0" w:line="312" w:lineRule="atLeast"/>
              <w:rPr>
                <w:color w:val="333333"/>
              </w:rPr>
            </w:pPr>
            <w:r>
              <w:rPr>
                <w:color w:val="333333"/>
              </w:rPr>
              <w:t>Nagarjuna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F19D2C" w14:textId="76133962" w:rsidR="0072045B" w:rsidRDefault="0072045B" w:rsidP="0072045B">
            <w:pPr>
              <w:pStyle w:val="oj-tbl-txt"/>
              <w:spacing w:before="60" w:beforeAutospacing="0" w:after="60" w:afterAutospacing="0" w:line="312" w:lineRule="atLeast"/>
              <w:rPr>
                <w:color w:val="333333"/>
              </w:rPr>
            </w:pPr>
            <w:r>
              <w:rPr>
                <w:color w:val="333333"/>
              </w:rPr>
              <w:t>9299733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BDAE7B" w14:textId="77777777" w:rsidR="0072045B" w:rsidRPr="0072045B" w:rsidRDefault="0072045B" w:rsidP="0072045B">
            <w:pPr>
              <w:pStyle w:val="oj-tbl-txt"/>
              <w:spacing w:before="60" w:beforeAutospacing="0" w:after="60" w:afterAutospacing="0" w:line="312" w:lineRule="atLeast"/>
              <w:rPr>
                <w:color w:val="333333"/>
                <w:lang w:val="en-US"/>
              </w:rPr>
            </w:pPr>
            <w:r w:rsidRPr="0072045B">
              <w:rPr>
                <w:color w:val="333333"/>
                <w:lang w:val="en-US"/>
              </w:rPr>
              <w:t>Article 3s(2), point (b):</w:t>
            </w:r>
          </w:p>
          <w:p w14:paraId="79CE1746" w14:textId="7CDBA3E9" w:rsidR="0072045B" w:rsidRPr="00FE2B9A" w:rsidRDefault="0072045B" w:rsidP="0072045B">
            <w:pPr>
              <w:pStyle w:val="oj-tbl-txt"/>
              <w:spacing w:before="60" w:beforeAutospacing="0" w:after="60" w:afterAutospacing="0" w:line="312" w:lineRule="atLeast"/>
              <w:rPr>
                <w:color w:val="333333"/>
                <w:lang w:val="en-US"/>
              </w:rPr>
            </w:pPr>
            <w:r w:rsidRPr="0072045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5FC140" w14:textId="61D3F957"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6F0029B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151021" w14:textId="63915B85" w:rsidR="0072045B" w:rsidRDefault="0072045B" w:rsidP="0072045B">
            <w:pPr>
              <w:pStyle w:val="oj-tbl-txt"/>
              <w:spacing w:before="60" w:beforeAutospacing="0" w:after="60" w:afterAutospacing="0" w:line="312" w:lineRule="atLeast"/>
              <w:rPr>
                <w:color w:val="333333"/>
              </w:rPr>
            </w:pPr>
            <w:r>
              <w:rPr>
                <w:color w:val="333333"/>
              </w:rPr>
              <w:t>351.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189144" w14:textId="388D2D97" w:rsidR="0072045B" w:rsidRDefault="0072045B" w:rsidP="0072045B">
            <w:pPr>
              <w:pStyle w:val="oj-tbl-txt"/>
              <w:spacing w:before="60" w:beforeAutospacing="0" w:after="60" w:afterAutospacing="0" w:line="312" w:lineRule="atLeast"/>
              <w:rPr>
                <w:color w:val="333333"/>
              </w:rPr>
            </w:pPr>
            <w:r>
              <w:rPr>
                <w:color w:val="333333"/>
              </w:rPr>
              <w:t>Sandhya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8997ED" w14:textId="6BB46DD0" w:rsidR="0072045B" w:rsidRDefault="0072045B" w:rsidP="0072045B">
            <w:pPr>
              <w:pStyle w:val="oj-tbl-txt"/>
              <w:spacing w:before="60" w:beforeAutospacing="0" w:after="60" w:afterAutospacing="0" w:line="312" w:lineRule="atLeast"/>
              <w:rPr>
                <w:color w:val="333333"/>
              </w:rPr>
            </w:pPr>
            <w:r>
              <w:rPr>
                <w:color w:val="333333"/>
              </w:rPr>
              <w:t>9352195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7E5E9D" w14:textId="77777777" w:rsidR="0072045B" w:rsidRPr="0072045B" w:rsidRDefault="0072045B" w:rsidP="0072045B">
            <w:pPr>
              <w:pStyle w:val="oj-tbl-txt"/>
              <w:spacing w:before="60" w:beforeAutospacing="0" w:after="60" w:afterAutospacing="0" w:line="312" w:lineRule="atLeast"/>
              <w:rPr>
                <w:color w:val="333333"/>
                <w:lang w:val="en-US"/>
              </w:rPr>
            </w:pPr>
            <w:r w:rsidRPr="0072045B">
              <w:rPr>
                <w:color w:val="333333"/>
                <w:lang w:val="en-US"/>
              </w:rPr>
              <w:t>Article 3s(2), point (b):</w:t>
            </w:r>
          </w:p>
          <w:p w14:paraId="2919D125" w14:textId="71006E85" w:rsidR="0072045B" w:rsidRPr="00FE2B9A" w:rsidRDefault="0072045B" w:rsidP="0072045B">
            <w:pPr>
              <w:pStyle w:val="oj-tbl-txt"/>
              <w:spacing w:before="60" w:beforeAutospacing="0" w:after="60" w:afterAutospacing="0" w:line="312" w:lineRule="atLeast"/>
              <w:rPr>
                <w:color w:val="333333"/>
                <w:lang w:val="en-US"/>
              </w:rPr>
            </w:pPr>
            <w:r w:rsidRPr="0072045B">
              <w:rPr>
                <w:color w:val="333333"/>
                <w:lang w:val="en-US"/>
              </w:rPr>
              <w:t xml:space="preserve">transport crude oil or petroleum products, as listed in Annex XXV, that originate in Russia or are exported from Russia while practicing irregular and high-risk shipping practices as set out in the International Maritime Organisation </w:t>
            </w:r>
            <w:r w:rsidRPr="0072045B">
              <w:rPr>
                <w:color w:val="333333"/>
                <w:lang w:val="en-US"/>
              </w:rPr>
              <w:lastRenderedPageBreak/>
              <w:t>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795008" w14:textId="748D645B" w:rsidR="0072045B" w:rsidRDefault="0072045B" w:rsidP="0072045B">
            <w:pPr>
              <w:pStyle w:val="oj-tbl-txt"/>
              <w:spacing w:before="60" w:beforeAutospacing="0" w:after="60" w:afterAutospacing="0" w:line="312" w:lineRule="atLeast"/>
              <w:rPr>
                <w:color w:val="333333"/>
              </w:rPr>
            </w:pPr>
            <w:r>
              <w:rPr>
                <w:color w:val="333333"/>
              </w:rPr>
              <w:lastRenderedPageBreak/>
              <w:t>20.7.2025</w:t>
            </w:r>
          </w:p>
        </w:tc>
      </w:tr>
      <w:tr w:rsidR="0072045B" w:rsidRPr="000A39B3" w14:paraId="597D43D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4CE6AF" w14:textId="681B8A8A" w:rsidR="0072045B" w:rsidRDefault="0072045B" w:rsidP="0072045B">
            <w:pPr>
              <w:pStyle w:val="oj-tbl-txt"/>
              <w:spacing w:before="60" w:beforeAutospacing="0" w:after="60" w:afterAutospacing="0" w:line="312" w:lineRule="atLeast"/>
              <w:rPr>
                <w:color w:val="333333"/>
              </w:rPr>
            </w:pPr>
            <w:r>
              <w:rPr>
                <w:color w:val="333333"/>
              </w:rPr>
              <w:t>352.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3AB100" w14:textId="7A21F929" w:rsidR="0072045B" w:rsidRDefault="0072045B" w:rsidP="0072045B">
            <w:pPr>
              <w:pStyle w:val="oj-tbl-txt"/>
              <w:spacing w:before="60" w:beforeAutospacing="0" w:after="60" w:afterAutospacing="0" w:line="312" w:lineRule="atLeast"/>
              <w:rPr>
                <w:color w:val="333333"/>
              </w:rPr>
            </w:pPr>
            <w:r>
              <w:rPr>
                <w:color w:val="333333"/>
              </w:rPr>
              <w:t>Himalaya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A5165A" w14:textId="057DEB71" w:rsidR="0072045B" w:rsidRDefault="0072045B" w:rsidP="0072045B">
            <w:pPr>
              <w:pStyle w:val="oj-tbl-txt"/>
              <w:spacing w:before="60" w:beforeAutospacing="0" w:after="60" w:afterAutospacing="0" w:line="312" w:lineRule="atLeast"/>
              <w:rPr>
                <w:color w:val="333333"/>
              </w:rPr>
            </w:pPr>
            <w:r>
              <w:rPr>
                <w:color w:val="333333"/>
              </w:rPr>
              <w:t>9314882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BAD04F" w14:textId="77777777" w:rsidR="0072045B" w:rsidRPr="0072045B" w:rsidRDefault="0072045B" w:rsidP="0072045B">
            <w:pPr>
              <w:pStyle w:val="oj-tbl-txt"/>
              <w:spacing w:before="60" w:beforeAutospacing="0" w:after="60" w:afterAutospacing="0" w:line="312" w:lineRule="atLeast"/>
              <w:rPr>
                <w:color w:val="333333"/>
                <w:lang w:val="en-US"/>
              </w:rPr>
            </w:pPr>
            <w:r w:rsidRPr="0072045B">
              <w:rPr>
                <w:color w:val="333333"/>
                <w:lang w:val="en-US"/>
              </w:rPr>
              <w:t>Article 3s(2), point (b):</w:t>
            </w:r>
          </w:p>
          <w:p w14:paraId="1D12C6E4" w14:textId="1AD65273" w:rsidR="0072045B" w:rsidRPr="00FE2B9A" w:rsidRDefault="0072045B" w:rsidP="0072045B">
            <w:pPr>
              <w:pStyle w:val="oj-tbl-txt"/>
              <w:spacing w:before="60" w:beforeAutospacing="0" w:after="60" w:afterAutospacing="0" w:line="312" w:lineRule="atLeast"/>
              <w:rPr>
                <w:color w:val="333333"/>
                <w:lang w:val="en-US"/>
              </w:rPr>
            </w:pPr>
            <w:r w:rsidRPr="0072045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64C8EE" w14:textId="626BB6D5"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363C408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9FEF1D" w14:textId="3A3836F5" w:rsidR="0072045B" w:rsidRDefault="0072045B" w:rsidP="0072045B">
            <w:pPr>
              <w:pStyle w:val="oj-tbl-txt"/>
              <w:spacing w:before="60" w:beforeAutospacing="0" w:after="60" w:afterAutospacing="0" w:line="312" w:lineRule="atLeast"/>
              <w:rPr>
                <w:color w:val="333333"/>
              </w:rPr>
            </w:pPr>
            <w:r>
              <w:rPr>
                <w:color w:val="333333"/>
              </w:rPr>
              <w:t>353.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A4EFDE" w14:textId="580D6073" w:rsidR="0072045B" w:rsidRDefault="0072045B" w:rsidP="0072045B">
            <w:pPr>
              <w:pStyle w:val="oj-tbl-txt"/>
              <w:spacing w:before="60" w:beforeAutospacing="0" w:after="60" w:afterAutospacing="0" w:line="312" w:lineRule="atLeast"/>
              <w:rPr>
                <w:color w:val="333333"/>
              </w:rPr>
            </w:pPr>
            <w:r>
              <w:rPr>
                <w:color w:val="333333"/>
              </w:rPr>
              <w:t>Sea Honor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930AA9" w14:textId="1011AEBE" w:rsidR="0072045B" w:rsidRDefault="0072045B" w:rsidP="0072045B">
            <w:pPr>
              <w:pStyle w:val="oj-tbl-txt"/>
              <w:spacing w:before="60" w:beforeAutospacing="0" w:after="60" w:afterAutospacing="0" w:line="312" w:lineRule="atLeast"/>
              <w:rPr>
                <w:color w:val="333333"/>
              </w:rPr>
            </w:pPr>
            <w:r>
              <w:rPr>
                <w:color w:val="333333"/>
              </w:rPr>
              <w:t>9315654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5E72DC" w14:textId="77777777" w:rsidR="0072045B" w:rsidRPr="0072045B" w:rsidRDefault="0072045B" w:rsidP="0072045B">
            <w:pPr>
              <w:pStyle w:val="oj-tbl-txt"/>
              <w:spacing w:before="60" w:beforeAutospacing="0" w:after="60" w:afterAutospacing="0" w:line="312" w:lineRule="atLeast"/>
              <w:rPr>
                <w:color w:val="333333"/>
                <w:lang w:val="en-US"/>
              </w:rPr>
            </w:pPr>
            <w:r w:rsidRPr="0072045B">
              <w:rPr>
                <w:color w:val="333333"/>
                <w:lang w:val="en-US"/>
              </w:rPr>
              <w:t>Article 3s(2), point (b):</w:t>
            </w:r>
          </w:p>
          <w:p w14:paraId="202B6C6F" w14:textId="40692223" w:rsidR="0072045B" w:rsidRPr="00FE2B9A" w:rsidRDefault="0072045B" w:rsidP="0072045B">
            <w:pPr>
              <w:pStyle w:val="oj-tbl-txt"/>
              <w:spacing w:before="60" w:beforeAutospacing="0" w:after="60" w:afterAutospacing="0" w:line="312" w:lineRule="atLeast"/>
              <w:rPr>
                <w:color w:val="333333"/>
                <w:lang w:val="en-US"/>
              </w:rPr>
            </w:pPr>
            <w:r w:rsidRPr="0072045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EB9EEA" w14:textId="2CFEF960"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2BFC84F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83C2B2" w14:textId="5449D5B3" w:rsidR="0072045B" w:rsidRDefault="0072045B" w:rsidP="0072045B">
            <w:pPr>
              <w:pStyle w:val="oj-tbl-txt"/>
              <w:spacing w:before="60" w:beforeAutospacing="0" w:after="60" w:afterAutospacing="0" w:line="312" w:lineRule="atLeast"/>
              <w:rPr>
                <w:color w:val="333333"/>
              </w:rPr>
            </w:pPr>
            <w:r>
              <w:rPr>
                <w:color w:val="333333"/>
              </w:rPr>
              <w:t>354.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D11017" w14:textId="793E9976" w:rsidR="0072045B" w:rsidRDefault="0072045B" w:rsidP="0072045B">
            <w:pPr>
              <w:pStyle w:val="oj-tbl-txt"/>
              <w:spacing w:before="60" w:beforeAutospacing="0" w:after="60" w:afterAutospacing="0" w:line="312" w:lineRule="atLeast"/>
              <w:rPr>
                <w:color w:val="333333"/>
              </w:rPr>
            </w:pPr>
            <w:r>
              <w:rPr>
                <w:color w:val="333333"/>
              </w:rPr>
              <w:t>Ru Yi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630BA4" w14:textId="1255E35B" w:rsidR="0072045B" w:rsidRDefault="0072045B" w:rsidP="0072045B">
            <w:pPr>
              <w:pStyle w:val="oj-tbl-txt"/>
              <w:spacing w:before="60" w:beforeAutospacing="0" w:after="60" w:afterAutospacing="0" w:line="312" w:lineRule="atLeast"/>
              <w:rPr>
                <w:color w:val="333333"/>
              </w:rPr>
            </w:pPr>
            <w:r>
              <w:rPr>
                <w:color w:val="333333"/>
              </w:rPr>
              <w:t>9345623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45B25F" w14:textId="77777777" w:rsidR="0072045B" w:rsidRPr="0072045B" w:rsidRDefault="0072045B" w:rsidP="0072045B">
            <w:pPr>
              <w:pStyle w:val="oj-tbl-txt"/>
              <w:spacing w:before="60" w:beforeAutospacing="0" w:after="60" w:afterAutospacing="0" w:line="312" w:lineRule="atLeast"/>
              <w:rPr>
                <w:color w:val="333333"/>
                <w:lang w:val="en-US"/>
              </w:rPr>
            </w:pPr>
            <w:r w:rsidRPr="0072045B">
              <w:rPr>
                <w:color w:val="333333"/>
                <w:lang w:val="en-US"/>
              </w:rPr>
              <w:t>Article 3s(2), point (b):</w:t>
            </w:r>
          </w:p>
          <w:p w14:paraId="43FB304C" w14:textId="2ED8A753" w:rsidR="0072045B" w:rsidRPr="00FE2B9A" w:rsidRDefault="0072045B" w:rsidP="0072045B">
            <w:pPr>
              <w:pStyle w:val="oj-tbl-txt"/>
              <w:spacing w:before="60" w:beforeAutospacing="0" w:after="60" w:afterAutospacing="0" w:line="312" w:lineRule="atLeast"/>
              <w:rPr>
                <w:color w:val="333333"/>
                <w:lang w:val="en-US"/>
              </w:rPr>
            </w:pPr>
            <w:r w:rsidRPr="0072045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789BC5" w14:textId="094DDE0F"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26A0097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8604F9" w14:textId="171490EF" w:rsidR="0072045B" w:rsidRDefault="0072045B" w:rsidP="0072045B">
            <w:pPr>
              <w:pStyle w:val="oj-tbl-txt"/>
              <w:spacing w:before="60" w:beforeAutospacing="0" w:after="60" w:afterAutospacing="0" w:line="312" w:lineRule="atLeast"/>
              <w:rPr>
                <w:color w:val="333333"/>
              </w:rPr>
            </w:pPr>
            <w:r>
              <w:rPr>
                <w:color w:val="333333"/>
              </w:rPr>
              <w:t>355.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7986FE" w14:textId="6CF63D72" w:rsidR="0072045B" w:rsidRDefault="0072045B" w:rsidP="0072045B">
            <w:pPr>
              <w:pStyle w:val="oj-tbl-txt"/>
              <w:spacing w:before="60" w:beforeAutospacing="0" w:after="60" w:afterAutospacing="0" w:line="312" w:lineRule="atLeast"/>
              <w:rPr>
                <w:color w:val="333333"/>
              </w:rPr>
            </w:pPr>
            <w:r>
              <w:rPr>
                <w:color w:val="333333"/>
              </w:rPr>
              <w:t>Sealion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3CA381" w14:textId="42BDDCB3" w:rsidR="0072045B" w:rsidRDefault="0072045B" w:rsidP="0072045B">
            <w:pPr>
              <w:pStyle w:val="oj-tbl-txt"/>
              <w:spacing w:before="60" w:beforeAutospacing="0" w:after="60" w:afterAutospacing="0" w:line="312" w:lineRule="atLeast"/>
              <w:rPr>
                <w:color w:val="333333"/>
              </w:rPr>
            </w:pPr>
            <w:r>
              <w:rPr>
                <w:color w:val="333333"/>
              </w:rPr>
              <w:t>9234501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1E517C" w14:textId="77777777" w:rsidR="0072045B" w:rsidRPr="0072045B" w:rsidRDefault="0072045B" w:rsidP="0072045B">
            <w:pPr>
              <w:pStyle w:val="oj-tbl-txt"/>
              <w:spacing w:before="60" w:beforeAutospacing="0" w:after="60" w:afterAutospacing="0" w:line="312" w:lineRule="atLeast"/>
              <w:rPr>
                <w:color w:val="333333"/>
                <w:lang w:val="en-US"/>
              </w:rPr>
            </w:pPr>
            <w:r w:rsidRPr="0072045B">
              <w:rPr>
                <w:color w:val="333333"/>
                <w:lang w:val="en-US"/>
              </w:rPr>
              <w:t>Article 3s(2), point (b):</w:t>
            </w:r>
          </w:p>
          <w:p w14:paraId="34274406" w14:textId="4728B6CC" w:rsidR="0072045B" w:rsidRPr="00FE2B9A" w:rsidRDefault="0072045B" w:rsidP="0072045B">
            <w:pPr>
              <w:pStyle w:val="oj-tbl-txt"/>
              <w:spacing w:before="60" w:beforeAutospacing="0" w:after="60" w:afterAutospacing="0" w:line="312" w:lineRule="atLeast"/>
              <w:rPr>
                <w:color w:val="333333"/>
                <w:lang w:val="en-US"/>
              </w:rPr>
            </w:pPr>
            <w:r w:rsidRPr="0072045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697AFC" w14:textId="2276093A"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6403D8A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97CDA1" w14:textId="0E0D781D" w:rsidR="0072045B" w:rsidRDefault="0072045B" w:rsidP="0072045B">
            <w:pPr>
              <w:pStyle w:val="oj-tbl-txt"/>
              <w:spacing w:before="60" w:beforeAutospacing="0" w:after="60" w:afterAutospacing="0" w:line="312" w:lineRule="atLeast"/>
              <w:rPr>
                <w:color w:val="333333"/>
              </w:rPr>
            </w:pPr>
            <w:r>
              <w:rPr>
                <w:color w:val="333333"/>
              </w:rPr>
              <w:lastRenderedPageBreak/>
              <w:t>356.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B88A8E" w14:textId="7BE1055C" w:rsidR="0072045B" w:rsidRDefault="0072045B" w:rsidP="0072045B">
            <w:pPr>
              <w:pStyle w:val="oj-tbl-txt"/>
              <w:spacing w:before="60" w:beforeAutospacing="0" w:after="60" w:afterAutospacing="0" w:line="312" w:lineRule="atLeast"/>
              <w:rPr>
                <w:color w:val="333333"/>
              </w:rPr>
            </w:pPr>
            <w:r>
              <w:rPr>
                <w:color w:val="333333"/>
              </w:rPr>
              <w:t>Achilles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A84718" w14:textId="0C5BC627" w:rsidR="0072045B" w:rsidRDefault="0072045B" w:rsidP="0072045B">
            <w:pPr>
              <w:pStyle w:val="oj-tbl-txt"/>
              <w:spacing w:before="60" w:beforeAutospacing="0" w:after="60" w:afterAutospacing="0" w:line="312" w:lineRule="atLeast"/>
              <w:rPr>
                <w:color w:val="333333"/>
              </w:rPr>
            </w:pPr>
            <w:r>
              <w:rPr>
                <w:color w:val="333333"/>
              </w:rPr>
              <w:t>9368223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02B4A1" w14:textId="77777777" w:rsidR="0072045B" w:rsidRPr="0072045B" w:rsidRDefault="0072045B" w:rsidP="0072045B">
            <w:pPr>
              <w:pStyle w:val="oj-tbl-txt"/>
              <w:spacing w:before="60" w:beforeAutospacing="0" w:after="60" w:afterAutospacing="0" w:line="312" w:lineRule="atLeast"/>
              <w:rPr>
                <w:color w:val="333333"/>
                <w:lang w:val="en-US"/>
              </w:rPr>
            </w:pPr>
            <w:r w:rsidRPr="0072045B">
              <w:rPr>
                <w:color w:val="333333"/>
                <w:lang w:val="en-US"/>
              </w:rPr>
              <w:t>Article 3s(2), point (b):</w:t>
            </w:r>
          </w:p>
          <w:p w14:paraId="56863B2C" w14:textId="3FD88032" w:rsidR="0072045B" w:rsidRPr="00FE2B9A" w:rsidRDefault="0072045B" w:rsidP="0072045B">
            <w:pPr>
              <w:pStyle w:val="oj-tbl-txt"/>
              <w:spacing w:before="60" w:beforeAutospacing="0" w:after="60" w:afterAutospacing="0" w:line="312" w:lineRule="atLeast"/>
              <w:rPr>
                <w:color w:val="333333"/>
                <w:lang w:val="en-US"/>
              </w:rPr>
            </w:pPr>
            <w:r w:rsidRPr="0072045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98EE88" w14:textId="6D599767"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0084CE6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9B8B9D" w14:textId="566C4002" w:rsidR="0072045B" w:rsidRDefault="0072045B" w:rsidP="0072045B">
            <w:pPr>
              <w:pStyle w:val="oj-tbl-txt"/>
              <w:spacing w:before="60" w:beforeAutospacing="0" w:after="60" w:afterAutospacing="0" w:line="312" w:lineRule="atLeast"/>
              <w:rPr>
                <w:color w:val="333333"/>
              </w:rPr>
            </w:pPr>
            <w:r>
              <w:rPr>
                <w:color w:val="333333"/>
              </w:rPr>
              <w:t>357.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47ACB3" w14:textId="68727E5B" w:rsidR="0072045B" w:rsidRDefault="0072045B" w:rsidP="0072045B">
            <w:pPr>
              <w:pStyle w:val="oj-tbl-txt"/>
              <w:spacing w:before="60" w:beforeAutospacing="0" w:after="60" w:afterAutospacing="0" w:line="312" w:lineRule="atLeast"/>
              <w:rPr>
                <w:color w:val="333333"/>
              </w:rPr>
            </w:pPr>
            <w:r>
              <w:rPr>
                <w:color w:val="333333"/>
              </w:rPr>
              <w:t>Hu Po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B91E60" w14:textId="6EF5CE25" w:rsidR="0072045B" w:rsidRDefault="0072045B" w:rsidP="0072045B">
            <w:pPr>
              <w:pStyle w:val="oj-tbl-txt"/>
              <w:spacing w:before="60" w:beforeAutospacing="0" w:after="60" w:afterAutospacing="0" w:line="312" w:lineRule="atLeast"/>
              <w:rPr>
                <w:color w:val="333333"/>
              </w:rPr>
            </w:pPr>
            <w:r>
              <w:rPr>
                <w:color w:val="333333"/>
              </w:rPr>
              <w:t>9319686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994B24" w14:textId="77777777" w:rsidR="0072045B" w:rsidRPr="0072045B" w:rsidRDefault="0072045B" w:rsidP="0072045B">
            <w:pPr>
              <w:pStyle w:val="oj-tbl-txt"/>
              <w:spacing w:before="60" w:beforeAutospacing="0" w:after="60" w:afterAutospacing="0" w:line="312" w:lineRule="atLeast"/>
              <w:rPr>
                <w:color w:val="333333"/>
                <w:lang w:val="en-US"/>
              </w:rPr>
            </w:pPr>
            <w:r w:rsidRPr="0072045B">
              <w:rPr>
                <w:color w:val="333333"/>
                <w:lang w:val="en-US"/>
              </w:rPr>
              <w:t>Article 3s(2), point (b):</w:t>
            </w:r>
          </w:p>
          <w:p w14:paraId="6EF418DB" w14:textId="2BE4979E" w:rsidR="0072045B" w:rsidRPr="00FE2B9A" w:rsidRDefault="0072045B" w:rsidP="0072045B">
            <w:pPr>
              <w:pStyle w:val="oj-tbl-txt"/>
              <w:spacing w:before="60" w:beforeAutospacing="0" w:after="60" w:afterAutospacing="0" w:line="312" w:lineRule="atLeast"/>
              <w:rPr>
                <w:color w:val="333333"/>
                <w:lang w:val="en-US"/>
              </w:rPr>
            </w:pPr>
            <w:r w:rsidRPr="0072045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6A77DB" w14:textId="46E489A0"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63EB835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EFD21D" w14:textId="07879845" w:rsidR="0072045B" w:rsidRDefault="0072045B" w:rsidP="0072045B">
            <w:pPr>
              <w:pStyle w:val="oj-tbl-txt"/>
              <w:spacing w:before="60" w:beforeAutospacing="0" w:after="60" w:afterAutospacing="0" w:line="312" w:lineRule="atLeast"/>
              <w:rPr>
                <w:color w:val="333333"/>
              </w:rPr>
            </w:pPr>
            <w:r>
              <w:rPr>
                <w:color w:val="333333"/>
              </w:rPr>
              <w:t>358.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5C63F2" w14:textId="4ABBDF64" w:rsidR="0072045B" w:rsidRDefault="0072045B" w:rsidP="0072045B">
            <w:pPr>
              <w:pStyle w:val="oj-tbl-txt"/>
              <w:spacing w:before="60" w:beforeAutospacing="0" w:after="60" w:afterAutospacing="0" w:line="312" w:lineRule="atLeast"/>
              <w:rPr>
                <w:color w:val="333333"/>
              </w:rPr>
            </w:pPr>
            <w:r>
              <w:rPr>
                <w:color w:val="333333"/>
              </w:rPr>
              <w:t>Pearl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733635" w14:textId="5A130188" w:rsidR="0072045B" w:rsidRDefault="0072045B" w:rsidP="0072045B">
            <w:pPr>
              <w:pStyle w:val="oj-tbl-txt"/>
              <w:spacing w:before="60" w:beforeAutospacing="0" w:after="60" w:afterAutospacing="0" w:line="312" w:lineRule="atLeast"/>
              <w:rPr>
                <w:color w:val="333333"/>
              </w:rPr>
            </w:pPr>
            <w:r>
              <w:rPr>
                <w:color w:val="333333"/>
              </w:rPr>
              <w:t>9630028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0C3520" w14:textId="77777777" w:rsidR="0072045B" w:rsidRPr="0072045B" w:rsidRDefault="0072045B" w:rsidP="0072045B">
            <w:pPr>
              <w:pStyle w:val="oj-tbl-txt"/>
              <w:spacing w:before="60" w:beforeAutospacing="0" w:after="60" w:afterAutospacing="0" w:line="312" w:lineRule="atLeast"/>
              <w:rPr>
                <w:color w:val="333333"/>
                <w:lang w:val="en-US"/>
              </w:rPr>
            </w:pPr>
            <w:r w:rsidRPr="0072045B">
              <w:rPr>
                <w:color w:val="333333"/>
                <w:lang w:val="en-US"/>
              </w:rPr>
              <w:t>Article 3s(2), point (c):</w:t>
            </w:r>
          </w:p>
          <w:p w14:paraId="0CDFFD3B" w14:textId="205EF8C0" w:rsidR="0072045B" w:rsidRPr="00FE2B9A" w:rsidRDefault="0072045B" w:rsidP="0072045B">
            <w:pPr>
              <w:pStyle w:val="oj-tbl-txt"/>
              <w:spacing w:before="60" w:beforeAutospacing="0" w:after="60" w:afterAutospacing="0" w:line="312" w:lineRule="atLeast"/>
              <w:rPr>
                <w:color w:val="333333"/>
                <w:lang w:val="en-US"/>
              </w:rPr>
            </w:pPr>
            <w:r w:rsidRPr="0072045B">
              <w:rPr>
                <w:color w:val="333333"/>
                <w:lang w:val="en-US"/>
              </w:rPr>
              <w:t>are operated in such a way as to contribute or support actions or policies for the exploitation, 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02866C" w14:textId="316348A1"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0E04FA0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1BBECF" w14:textId="40387CC2" w:rsidR="0072045B" w:rsidRDefault="0072045B" w:rsidP="0072045B">
            <w:pPr>
              <w:pStyle w:val="oj-tbl-txt"/>
              <w:spacing w:before="60" w:beforeAutospacing="0" w:after="60" w:afterAutospacing="0" w:line="312" w:lineRule="atLeast"/>
              <w:rPr>
                <w:color w:val="333333"/>
              </w:rPr>
            </w:pPr>
            <w:r>
              <w:rPr>
                <w:color w:val="333333"/>
              </w:rPr>
              <w:t>359.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73E93D" w14:textId="533EAFC2" w:rsidR="0072045B" w:rsidRDefault="0072045B" w:rsidP="0072045B">
            <w:pPr>
              <w:pStyle w:val="oj-tbl-txt"/>
              <w:spacing w:before="60" w:beforeAutospacing="0" w:after="60" w:afterAutospacing="0" w:line="312" w:lineRule="atLeast"/>
              <w:rPr>
                <w:color w:val="333333"/>
              </w:rPr>
            </w:pPr>
            <w:r>
              <w:rPr>
                <w:color w:val="333333"/>
              </w:rPr>
              <w:t>Valera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C77B10" w14:textId="657E66D7" w:rsidR="0072045B" w:rsidRDefault="0072045B" w:rsidP="0072045B">
            <w:pPr>
              <w:pStyle w:val="oj-tbl-txt"/>
              <w:spacing w:before="60" w:beforeAutospacing="0" w:after="60" w:afterAutospacing="0" w:line="312" w:lineRule="atLeast"/>
              <w:rPr>
                <w:color w:val="333333"/>
              </w:rPr>
            </w:pPr>
            <w:r>
              <w:rPr>
                <w:color w:val="333333"/>
              </w:rPr>
              <w:t>9630004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FB4911" w14:textId="77777777" w:rsidR="0072045B" w:rsidRPr="0072045B" w:rsidRDefault="0072045B" w:rsidP="0072045B">
            <w:pPr>
              <w:pStyle w:val="oj-tbl-txt"/>
              <w:spacing w:before="60" w:beforeAutospacing="0" w:after="60" w:afterAutospacing="0" w:line="312" w:lineRule="atLeast"/>
              <w:rPr>
                <w:color w:val="333333"/>
                <w:lang w:val="en-US"/>
              </w:rPr>
            </w:pPr>
            <w:r w:rsidRPr="0072045B">
              <w:rPr>
                <w:color w:val="333333"/>
                <w:lang w:val="en-US"/>
              </w:rPr>
              <w:t>Article 3s(2), point (c):</w:t>
            </w:r>
          </w:p>
          <w:p w14:paraId="17501027" w14:textId="0E2EEEC4" w:rsidR="0072045B" w:rsidRPr="00FE2B9A" w:rsidRDefault="0072045B" w:rsidP="0072045B">
            <w:pPr>
              <w:pStyle w:val="oj-tbl-txt"/>
              <w:spacing w:before="60" w:beforeAutospacing="0" w:after="60" w:afterAutospacing="0" w:line="312" w:lineRule="atLeast"/>
              <w:rPr>
                <w:color w:val="333333"/>
                <w:lang w:val="en-US"/>
              </w:rPr>
            </w:pPr>
            <w:r w:rsidRPr="0072045B">
              <w:rPr>
                <w:color w:val="333333"/>
                <w:lang w:val="en-US"/>
              </w:rPr>
              <w:t>are operated in such a way as to contribute or support actions or policies for the exploitation, 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886E86" w14:textId="11E9B58D"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3C5A034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F88F05" w14:textId="231AD96A" w:rsidR="0072045B" w:rsidRDefault="0072045B" w:rsidP="0072045B">
            <w:pPr>
              <w:pStyle w:val="oj-tbl-txt"/>
              <w:spacing w:before="60" w:beforeAutospacing="0" w:after="60" w:afterAutospacing="0" w:line="312" w:lineRule="atLeast"/>
              <w:rPr>
                <w:color w:val="333333"/>
              </w:rPr>
            </w:pPr>
            <w:r>
              <w:rPr>
                <w:color w:val="333333"/>
              </w:rPr>
              <w:t>360.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93A0AA" w14:textId="007CC35D" w:rsidR="0072045B" w:rsidRDefault="0072045B" w:rsidP="0072045B">
            <w:pPr>
              <w:pStyle w:val="oj-tbl-txt"/>
              <w:spacing w:before="60" w:beforeAutospacing="0" w:after="60" w:afterAutospacing="0" w:line="312" w:lineRule="atLeast"/>
              <w:rPr>
                <w:color w:val="333333"/>
              </w:rPr>
            </w:pPr>
            <w:r>
              <w:rPr>
                <w:color w:val="333333"/>
              </w:rPr>
              <w:t>Sirius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875853" w14:textId="6260D3D5" w:rsidR="0072045B" w:rsidRDefault="0072045B" w:rsidP="0072045B">
            <w:pPr>
              <w:pStyle w:val="oj-tbl-txt"/>
              <w:spacing w:before="60" w:beforeAutospacing="0" w:after="60" w:afterAutospacing="0" w:line="312" w:lineRule="atLeast"/>
              <w:rPr>
                <w:color w:val="333333"/>
              </w:rPr>
            </w:pPr>
            <w:r>
              <w:rPr>
                <w:color w:val="333333"/>
              </w:rPr>
              <w:t>9285847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15A9FF" w14:textId="77777777" w:rsidR="0072045B" w:rsidRPr="0072045B" w:rsidRDefault="0072045B" w:rsidP="0072045B">
            <w:pPr>
              <w:pStyle w:val="oj-tbl-txt"/>
              <w:spacing w:before="60" w:beforeAutospacing="0" w:after="60" w:afterAutospacing="0" w:line="312" w:lineRule="atLeast"/>
              <w:rPr>
                <w:color w:val="333333"/>
                <w:lang w:val="en-US"/>
              </w:rPr>
            </w:pPr>
            <w:r w:rsidRPr="0072045B">
              <w:rPr>
                <w:color w:val="333333"/>
                <w:lang w:val="en-US"/>
              </w:rPr>
              <w:t>Article 3s(2), point (b):</w:t>
            </w:r>
          </w:p>
          <w:p w14:paraId="1B8EB4CE" w14:textId="25278211" w:rsidR="0072045B" w:rsidRPr="00FE2B9A" w:rsidRDefault="0072045B" w:rsidP="0072045B">
            <w:pPr>
              <w:pStyle w:val="oj-tbl-txt"/>
              <w:spacing w:before="60" w:beforeAutospacing="0" w:after="60" w:afterAutospacing="0" w:line="312" w:lineRule="atLeast"/>
              <w:rPr>
                <w:color w:val="333333"/>
                <w:lang w:val="en-US"/>
              </w:rPr>
            </w:pPr>
            <w:r w:rsidRPr="0072045B">
              <w:rPr>
                <w:color w:val="333333"/>
                <w:lang w:val="en-US"/>
              </w:rPr>
              <w:t xml:space="preserve">transport crude oil or petroleum products, as listed in Annex XXV, that originate in Russia or are exported from Russia while practicing irregular and high-risk shipping practices as set out in the International Maritime Organisation </w:t>
            </w:r>
            <w:r w:rsidRPr="0072045B">
              <w:rPr>
                <w:color w:val="333333"/>
                <w:lang w:val="en-US"/>
              </w:rPr>
              <w:lastRenderedPageBreak/>
              <w:t>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BAFBC8" w14:textId="09C6594C" w:rsidR="0072045B" w:rsidRDefault="0072045B" w:rsidP="0072045B">
            <w:pPr>
              <w:pStyle w:val="oj-tbl-txt"/>
              <w:spacing w:before="60" w:beforeAutospacing="0" w:after="60" w:afterAutospacing="0" w:line="312" w:lineRule="atLeast"/>
              <w:rPr>
                <w:color w:val="333333"/>
              </w:rPr>
            </w:pPr>
            <w:r>
              <w:rPr>
                <w:color w:val="333333"/>
              </w:rPr>
              <w:lastRenderedPageBreak/>
              <w:t>20.7.2025</w:t>
            </w:r>
          </w:p>
        </w:tc>
      </w:tr>
      <w:tr w:rsidR="0072045B" w:rsidRPr="000A39B3" w14:paraId="33C0B3F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3D33B4" w14:textId="0B9F832A" w:rsidR="0072045B" w:rsidRDefault="0072045B" w:rsidP="0072045B">
            <w:pPr>
              <w:pStyle w:val="oj-tbl-txt"/>
              <w:spacing w:before="60" w:beforeAutospacing="0" w:after="60" w:afterAutospacing="0" w:line="312" w:lineRule="atLeast"/>
              <w:rPr>
                <w:color w:val="333333"/>
              </w:rPr>
            </w:pPr>
            <w:r>
              <w:rPr>
                <w:color w:val="333333"/>
              </w:rPr>
              <w:t>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F569F8" w14:textId="656D0B4F" w:rsidR="0072045B" w:rsidRDefault="0072045B" w:rsidP="0072045B">
            <w:pPr>
              <w:pStyle w:val="oj-tbl-txt"/>
              <w:spacing w:before="60" w:beforeAutospacing="0" w:after="60" w:afterAutospacing="0" w:line="312" w:lineRule="atLeast"/>
              <w:rPr>
                <w:color w:val="333333"/>
              </w:rPr>
            </w:pPr>
            <w:r>
              <w:rPr>
                <w:color w:val="333333"/>
              </w:rPr>
              <w:t>Cordelia Moon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EEFFF2" w14:textId="79C1B28E" w:rsidR="0072045B" w:rsidRDefault="0072045B" w:rsidP="0072045B">
            <w:pPr>
              <w:pStyle w:val="oj-tbl-txt"/>
              <w:spacing w:before="60" w:beforeAutospacing="0" w:after="60" w:afterAutospacing="0" w:line="312" w:lineRule="atLeast"/>
              <w:rPr>
                <w:color w:val="333333"/>
              </w:rPr>
            </w:pPr>
            <w:r>
              <w:rPr>
                <w:color w:val="333333"/>
              </w:rPr>
              <w:t>9297888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9CA719" w14:textId="77777777" w:rsidR="0072045B" w:rsidRPr="0072045B" w:rsidRDefault="0072045B" w:rsidP="0072045B">
            <w:pPr>
              <w:pStyle w:val="oj-tbl-txt"/>
              <w:spacing w:before="60" w:beforeAutospacing="0" w:after="60" w:afterAutospacing="0" w:line="312" w:lineRule="atLeast"/>
              <w:rPr>
                <w:color w:val="333333"/>
                <w:lang w:val="en-US"/>
              </w:rPr>
            </w:pPr>
            <w:r w:rsidRPr="0072045B">
              <w:rPr>
                <w:color w:val="333333"/>
                <w:lang w:val="en-US"/>
              </w:rPr>
              <w:t>Article 3s(2), point (b):</w:t>
            </w:r>
          </w:p>
          <w:p w14:paraId="62B0E155" w14:textId="21C36E1C" w:rsidR="0072045B" w:rsidRPr="00FE2B9A" w:rsidRDefault="0072045B" w:rsidP="0072045B">
            <w:pPr>
              <w:pStyle w:val="oj-tbl-txt"/>
              <w:spacing w:before="60" w:beforeAutospacing="0" w:after="60" w:afterAutospacing="0" w:line="312" w:lineRule="atLeast"/>
              <w:rPr>
                <w:color w:val="333333"/>
                <w:lang w:val="en-US"/>
              </w:rPr>
            </w:pPr>
            <w:r w:rsidRPr="0072045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C1615B" w14:textId="4F3EBD5B"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25CB389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C56873" w14:textId="6EE4FB84" w:rsidR="0072045B" w:rsidRDefault="0072045B" w:rsidP="0072045B">
            <w:pPr>
              <w:pStyle w:val="oj-tbl-txt"/>
              <w:spacing w:before="60" w:beforeAutospacing="0" w:after="60" w:afterAutospacing="0" w:line="312" w:lineRule="atLeast"/>
              <w:rPr>
                <w:color w:val="333333"/>
              </w:rPr>
            </w:pPr>
            <w:r>
              <w:rPr>
                <w:color w:val="333333"/>
              </w:rPr>
              <w:t>362.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44A318" w14:textId="381F8724" w:rsidR="0072045B" w:rsidRDefault="0072045B" w:rsidP="0072045B">
            <w:pPr>
              <w:pStyle w:val="oj-tbl-txt"/>
              <w:spacing w:before="60" w:beforeAutospacing="0" w:after="60" w:afterAutospacing="0" w:line="312" w:lineRule="atLeast"/>
              <w:rPr>
                <w:color w:val="333333"/>
              </w:rPr>
            </w:pPr>
            <w:r>
              <w:rPr>
                <w:color w:val="333333"/>
              </w:rPr>
              <w:t>Virat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31CD13" w14:textId="34E6BFC3" w:rsidR="0072045B" w:rsidRDefault="0072045B" w:rsidP="0072045B">
            <w:pPr>
              <w:pStyle w:val="oj-tbl-txt"/>
              <w:spacing w:before="60" w:beforeAutospacing="0" w:after="60" w:afterAutospacing="0" w:line="312" w:lineRule="atLeast"/>
              <w:rPr>
                <w:color w:val="333333"/>
              </w:rPr>
            </w:pPr>
            <w:r>
              <w:rPr>
                <w:color w:val="333333"/>
              </w:rPr>
              <w:t>9832559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98596A" w14:textId="77777777" w:rsidR="0072045B" w:rsidRPr="0072045B" w:rsidRDefault="0072045B" w:rsidP="0072045B">
            <w:pPr>
              <w:pStyle w:val="oj-tbl-txt"/>
              <w:spacing w:before="60" w:beforeAutospacing="0" w:after="60" w:afterAutospacing="0" w:line="312" w:lineRule="atLeast"/>
              <w:rPr>
                <w:color w:val="333333"/>
                <w:lang w:val="en-US"/>
              </w:rPr>
            </w:pPr>
            <w:r w:rsidRPr="0072045B">
              <w:rPr>
                <w:color w:val="333333"/>
                <w:lang w:val="en-US"/>
              </w:rPr>
              <w:t>Article 3s(2), point (b):</w:t>
            </w:r>
          </w:p>
          <w:p w14:paraId="3B84C9A0" w14:textId="3EAAF300" w:rsidR="0072045B" w:rsidRPr="00FE2B9A" w:rsidRDefault="0072045B" w:rsidP="0072045B">
            <w:pPr>
              <w:pStyle w:val="oj-tbl-txt"/>
              <w:spacing w:before="60" w:beforeAutospacing="0" w:after="60" w:afterAutospacing="0" w:line="312" w:lineRule="atLeast"/>
              <w:rPr>
                <w:color w:val="333333"/>
                <w:lang w:val="en-US"/>
              </w:rPr>
            </w:pPr>
            <w:r w:rsidRPr="0072045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37BFEF" w14:textId="0EF55B0A"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2724D62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471A55" w14:textId="51238EEA" w:rsidR="0072045B" w:rsidRDefault="0072045B" w:rsidP="0072045B">
            <w:pPr>
              <w:pStyle w:val="oj-tbl-txt"/>
              <w:spacing w:before="60" w:beforeAutospacing="0" w:after="60" w:afterAutospacing="0" w:line="312" w:lineRule="atLeast"/>
              <w:rPr>
                <w:color w:val="333333"/>
              </w:rPr>
            </w:pPr>
            <w:r>
              <w:rPr>
                <w:color w:val="333333"/>
              </w:rPr>
              <w:t>363.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C9CCB3" w14:textId="000ECB21" w:rsidR="0072045B" w:rsidRDefault="0072045B" w:rsidP="0072045B">
            <w:pPr>
              <w:pStyle w:val="oj-tbl-txt"/>
              <w:spacing w:before="60" w:beforeAutospacing="0" w:after="60" w:afterAutospacing="0" w:line="312" w:lineRule="atLeast"/>
              <w:rPr>
                <w:color w:val="333333"/>
              </w:rPr>
            </w:pPr>
            <w:r>
              <w:rPr>
                <w:color w:val="333333"/>
              </w:rPr>
              <w:t>Themis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BED41B" w14:textId="78D5D9AE" w:rsidR="0072045B" w:rsidRDefault="0072045B" w:rsidP="0072045B">
            <w:pPr>
              <w:pStyle w:val="oj-tbl-txt"/>
              <w:spacing w:before="60" w:beforeAutospacing="0" w:after="60" w:afterAutospacing="0" w:line="312" w:lineRule="atLeast"/>
              <w:rPr>
                <w:color w:val="333333"/>
              </w:rPr>
            </w:pPr>
            <w:r>
              <w:rPr>
                <w:color w:val="333333"/>
              </w:rPr>
              <w:t>9264570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B8C233" w14:textId="77777777" w:rsidR="0072045B" w:rsidRPr="0072045B" w:rsidRDefault="0072045B" w:rsidP="0072045B">
            <w:pPr>
              <w:pStyle w:val="oj-tbl-txt"/>
              <w:spacing w:before="60" w:beforeAutospacing="0" w:after="60" w:afterAutospacing="0" w:line="312" w:lineRule="atLeast"/>
              <w:rPr>
                <w:color w:val="333333"/>
                <w:lang w:val="en-US"/>
              </w:rPr>
            </w:pPr>
            <w:r w:rsidRPr="0072045B">
              <w:rPr>
                <w:color w:val="333333"/>
                <w:lang w:val="en-US"/>
              </w:rPr>
              <w:t>Article 3s(2), point (b):</w:t>
            </w:r>
          </w:p>
          <w:p w14:paraId="7AF81BF2" w14:textId="06FF2301" w:rsidR="0072045B" w:rsidRPr="00FE2B9A" w:rsidRDefault="0072045B" w:rsidP="0072045B">
            <w:pPr>
              <w:pStyle w:val="oj-tbl-txt"/>
              <w:spacing w:before="60" w:beforeAutospacing="0" w:after="60" w:afterAutospacing="0" w:line="312" w:lineRule="atLeast"/>
              <w:rPr>
                <w:color w:val="333333"/>
                <w:lang w:val="en-US"/>
              </w:rPr>
            </w:pPr>
            <w:r w:rsidRPr="0072045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550170" w14:textId="50065077"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0386EEE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38F71A" w14:textId="32A99666" w:rsidR="0072045B" w:rsidRDefault="0072045B" w:rsidP="0072045B">
            <w:pPr>
              <w:pStyle w:val="oj-tbl-txt"/>
              <w:spacing w:before="60" w:beforeAutospacing="0" w:after="60" w:afterAutospacing="0" w:line="312" w:lineRule="atLeast"/>
              <w:rPr>
                <w:color w:val="333333"/>
              </w:rPr>
            </w:pPr>
            <w:r>
              <w:rPr>
                <w:color w:val="333333"/>
              </w:rPr>
              <w:t>364.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6C8539" w14:textId="067AC151" w:rsidR="0072045B" w:rsidRDefault="0072045B" w:rsidP="0072045B">
            <w:pPr>
              <w:pStyle w:val="oj-tbl-txt"/>
              <w:spacing w:before="60" w:beforeAutospacing="0" w:after="60" w:afterAutospacing="0" w:line="312" w:lineRule="atLeast"/>
              <w:rPr>
                <w:color w:val="333333"/>
              </w:rPr>
            </w:pPr>
            <w:r>
              <w:rPr>
                <w:color w:val="333333"/>
              </w:rPr>
              <w:t>Deneb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3FC14F" w14:textId="571D0A81" w:rsidR="0072045B" w:rsidRDefault="0072045B" w:rsidP="0072045B">
            <w:pPr>
              <w:pStyle w:val="oj-tbl-txt"/>
              <w:spacing w:before="60" w:beforeAutospacing="0" w:after="60" w:afterAutospacing="0" w:line="312" w:lineRule="atLeast"/>
              <w:rPr>
                <w:color w:val="333333"/>
              </w:rPr>
            </w:pPr>
            <w:r>
              <w:rPr>
                <w:color w:val="333333"/>
              </w:rPr>
              <w:t>9301524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E937E4" w14:textId="77777777" w:rsidR="0072045B" w:rsidRPr="0072045B" w:rsidRDefault="0072045B" w:rsidP="0072045B">
            <w:pPr>
              <w:pStyle w:val="oj-tbl-txt"/>
              <w:spacing w:before="60" w:beforeAutospacing="0" w:after="60" w:afterAutospacing="0" w:line="312" w:lineRule="atLeast"/>
              <w:rPr>
                <w:color w:val="333333"/>
                <w:lang w:val="en-US"/>
              </w:rPr>
            </w:pPr>
            <w:r w:rsidRPr="0072045B">
              <w:rPr>
                <w:color w:val="333333"/>
                <w:lang w:val="en-US"/>
              </w:rPr>
              <w:t>Article 3s(2), point (b):</w:t>
            </w:r>
          </w:p>
          <w:p w14:paraId="1E8564A2" w14:textId="0D11D077" w:rsidR="0072045B" w:rsidRPr="00FE2B9A" w:rsidRDefault="0072045B" w:rsidP="0072045B">
            <w:pPr>
              <w:pStyle w:val="oj-tbl-txt"/>
              <w:spacing w:before="60" w:beforeAutospacing="0" w:after="60" w:afterAutospacing="0" w:line="312" w:lineRule="atLeast"/>
              <w:rPr>
                <w:color w:val="333333"/>
                <w:lang w:val="en-US"/>
              </w:rPr>
            </w:pPr>
            <w:r w:rsidRPr="0072045B">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72572A" w14:textId="1903F205"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080AD36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88DFEC" w14:textId="0CF4B3B6" w:rsidR="0072045B" w:rsidRDefault="0072045B" w:rsidP="0072045B">
            <w:pPr>
              <w:pStyle w:val="oj-tbl-txt"/>
              <w:spacing w:before="60" w:beforeAutospacing="0" w:after="60" w:afterAutospacing="0" w:line="312" w:lineRule="atLeast"/>
              <w:rPr>
                <w:color w:val="333333"/>
              </w:rPr>
            </w:pPr>
            <w:r>
              <w:rPr>
                <w:color w:val="333333"/>
              </w:rPr>
              <w:lastRenderedPageBreak/>
              <w:t>365.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035B2B" w14:textId="48625ED7" w:rsidR="0072045B" w:rsidRDefault="0072045B" w:rsidP="0072045B">
            <w:pPr>
              <w:pStyle w:val="oj-tbl-txt"/>
              <w:spacing w:before="60" w:beforeAutospacing="0" w:after="60" w:afterAutospacing="0" w:line="312" w:lineRule="atLeast"/>
              <w:rPr>
                <w:color w:val="333333"/>
              </w:rPr>
            </w:pPr>
            <w:r>
              <w:rPr>
                <w:color w:val="333333"/>
              </w:rPr>
              <w:t>Olia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CD52D1" w14:textId="4150953E" w:rsidR="0072045B" w:rsidRDefault="0072045B" w:rsidP="0072045B">
            <w:pPr>
              <w:pStyle w:val="oj-tbl-txt"/>
              <w:spacing w:before="60" w:beforeAutospacing="0" w:after="60" w:afterAutospacing="0" w:line="312" w:lineRule="atLeast"/>
              <w:rPr>
                <w:color w:val="333333"/>
              </w:rPr>
            </w:pPr>
            <w:r>
              <w:rPr>
                <w:color w:val="333333"/>
              </w:rPr>
              <w:t>9268112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EF277E"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41D580AD" w14:textId="10CADC33"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B63B39" w14:textId="114D0858"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75FC620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5CB3CB" w14:textId="398ECF95" w:rsidR="0072045B" w:rsidRDefault="0072045B" w:rsidP="0072045B">
            <w:pPr>
              <w:pStyle w:val="oj-tbl-txt"/>
              <w:spacing w:before="60" w:beforeAutospacing="0" w:after="60" w:afterAutospacing="0" w:line="312" w:lineRule="atLeast"/>
              <w:rPr>
                <w:color w:val="333333"/>
              </w:rPr>
            </w:pPr>
            <w:r>
              <w:rPr>
                <w:color w:val="333333"/>
              </w:rPr>
              <w:t>366.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6A2E03" w14:textId="424FC81C" w:rsidR="0072045B" w:rsidRDefault="0072045B" w:rsidP="0072045B">
            <w:pPr>
              <w:pStyle w:val="oj-tbl-txt"/>
              <w:spacing w:before="60" w:beforeAutospacing="0" w:after="60" w:afterAutospacing="0" w:line="312" w:lineRule="atLeast"/>
              <w:rPr>
                <w:color w:val="333333"/>
              </w:rPr>
            </w:pPr>
            <w:r>
              <w:rPr>
                <w:color w:val="333333"/>
              </w:rPr>
              <w:t>Tasta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741CEE" w14:textId="255E7F44" w:rsidR="0072045B" w:rsidRDefault="0072045B" w:rsidP="0072045B">
            <w:pPr>
              <w:pStyle w:val="oj-tbl-txt"/>
              <w:spacing w:before="60" w:beforeAutospacing="0" w:after="60" w:afterAutospacing="0" w:line="312" w:lineRule="atLeast"/>
              <w:rPr>
                <w:color w:val="333333"/>
              </w:rPr>
            </w:pPr>
            <w:r>
              <w:rPr>
                <w:color w:val="333333"/>
              </w:rPr>
              <w:t>9307815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199461"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071817CE" w14:textId="485E17F1"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55F09C" w14:textId="32F771AA"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561F1D1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4A23DF" w14:textId="2881517E" w:rsidR="0072045B" w:rsidRDefault="0072045B" w:rsidP="0072045B">
            <w:pPr>
              <w:pStyle w:val="oj-tbl-txt"/>
              <w:spacing w:before="60" w:beforeAutospacing="0" w:after="60" w:afterAutospacing="0" w:line="312" w:lineRule="atLeast"/>
              <w:rPr>
                <w:color w:val="333333"/>
              </w:rPr>
            </w:pPr>
            <w:r>
              <w:rPr>
                <w:color w:val="333333"/>
              </w:rPr>
              <w:t>367.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4F2729" w14:textId="5BC979FF" w:rsidR="0072045B" w:rsidRDefault="0072045B" w:rsidP="0072045B">
            <w:pPr>
              <w:pStyle w:val="oj-tbl-txt"/>
              <w:spacing w:before="60" w:beforeAutospacing="0" w:after="60" w:afterAutospacing="0" w:line="312" w:lineRule="atLeast"/>
              <w:rPr>
                <w:color w:val="333333"/>
              </w:rPr>
            </w:pPr>
            <w:r>
              <w:rPr>
                <w:color w:val="333333"/>
              </w:rPr>
              <w:t>Cross Ocean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9E2131" w14:textId="2AE0E4D8" w:rsidR="0072045B" w:rsidRDefault="0072045B" w:rsidP="0072045B">
            <w:pPr>
              <w:pStyle w:val="oj-tbl-txt"/>
              <w:spacing w:before="60" w:beforeAutospacing="0" w:after="60" w:afterAutospacing="0" w:line="312" w:lineRule="atLeast"/>
              <w:rPr>
                <w:color w:val="333333"/>
              </w:rPr>
            </w:pPr>
            <w:r>
              <w:rPr>
                <w:color w:val="333333"/>
              </w:rPr>
              <w:t>9251810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B512CC"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1ABBF5F3" w14:textId="6C9F0B27"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D73528" w14:textId="2161DE8B"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07659EA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ACDCB9" w14:textId="0B9CFECF" w:rsidR="0072045B" w:rsidRDefault="0072045B" w:rsidP="0072045B">
            <w:pPr>
              <w:pStyle w:val="oj-tbl-txt"/>
              <w:spacing w:before="60" w:beforeAutospacing="0" w:after="60" w:afterAutospacing="0" w:line="312" w:lineRule="atLeast"/>
              <w:rPr>
                <w:color w:val="333333"/>
              </w:rPr>
            </w:pPr>
            <w:r>
              <w:rPr>
                <w:color w:val="333333"/>
              </w:rPr>
              <w:t>368.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9C49FF" w14:textId="01CB45E0" w:rsidR="0072045B" w:rsidRDefault="0072045B" w:rsidP="0072045B">
            <w:pPr>
              <w:pStyle w:val="oj-tbl-txt"/>
              <w:spacing w:before="60" w:beforeAutospacing="0" w:after="60" w:afterAutospacing="0" w:line="312" w:lineRule="atLeast"/>
              <w:rPr>
                <w:color w:val="333333"/>
              </w:rPr>
            </w:pPr>
            <w:r>
              <w:rPr>
                <w:color w:val="333333"/>
              </w:rPr>
              <w:t>Ricca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CF9C98" w14:textId="4BE99D09" w:rsidR="0072045B" w:rsidRDefault="0072045B" w:rsidP="0072045B">
            <w:pPr>
              <w:pStyle w:val="oj-tbl-txt"/>
              <w:spacing w:before="60" w:beforeAutospacing="0" w:after="60" w:afterAutospacing="0" w:line="312" w:lineRule="atLeast"/>
              <w:rPr>
                <w:color w:val="333333"/>
              </w:rPr>
            </w:pPr>
            <w:r>
              <w:rPr>
                <w:color w:val="333333"/>
              </w:rPr>
              <w:t>9292577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DE304A"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73C5BF92" w14:textId="3DEF582E"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5336B0" w14:textId="5CDBEB97"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3F56F27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856182" w14:textId="58ACCCAB" w:rsidR="0072045B" w:rsidRDefault="0072045B" w:rsidP="0072045B">
            <w:pPr>
              <w:pStyle w:val="oj-tbl-txt"/>
              <w:spacing w:before="60" w:beforeAutospacing="0" w:after="60" w:afterAutospacing="0" w:line="312" w:lineRule="atLeast"/>
              <w:rPr>
                <w:color w:val="333333"/>
              </w:rPr>
            </w:pPr>
            <w:r>
              <w:rPr>
                <w:color w:val="333333"/>
              </w:rPr>
              <w:t>369.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FAB26E" w14:textId="13AC1894" w:rsidR="0072045B" w:rsidRDefault="0072045B" w:rsidP="0072045B">
            <w:pPr>
              <w:pStyle w:val="oj-tbl-txt"/>
              <w:spacing w:before="60" w:beforeAutospacing="0" w:after="60" w:afterAutospacing="0" w:line="312" w:lineRule="atLeast"/>
              <w:rPr>
                <w:color w:val="333333"/>
              </w:rPr>
            </w:pPr>
            <w:r>
              <w:rPr>
                <w:color w:val="333333"/>
              </w:rPr>
              <w:t>Golden Eagle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9C2FFA" w14:textId="0C71AC07" w:rsidR="0072045B" w:rsidRDefault="0072045B" w:rsidP="0072045B">
            <w:pPr>
              <w:pStyle w:val="oj-tbl-txt"/>
              <w:spacing w:before="60" w:beforeAutospacing="0" w:after="60" w:afterAutospacing="0" w:line="312" w:lineRule="atLeast"/>
              <w:rPr>
                <w:color w:val="333333"/>
              </w:rPr>
            </w:pPr>
            <w:r>
              <w:rPr>
                <w:color w:val="333333"/>
              </w:rPr>
              <w:t>9255684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0231EB"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30FF7545" w14:textId="58420313"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42A8EA" w14:textId="0A3A455A" w:rsidR="0072045B" w:rsidRDefault="0072045B" w:rsidP="0072045B">
            <w:pPr>
              <w:pStyle w:val="oj-tbl-txt"/>
              <w:spacing w:before="60" w:beforeAutospacing="0" w:after="60" w:afterAutospacing="0" w:line="312" w:lineRule="atLeast"/>
              <w:rPr>
                <w:color w:val="333333"/>
              </w:rPr>
            </w:pPr>
            <w:r>
              <w:rPr>
                <w:color w:val="333333"/>
              </w:rPr>
              <w:lastRenderedPageBreak/>
              <w:t>20.7.2025</w:t>
            </w:r>
          </w:p>
        </w:tc>
      </w:tr>
      <w:tr w:rsidR="0072045B" w:rsidRPr="000A39B3" w14:paraId="1734AF9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A0E128" w14:textId="60B26C46" w:rsidR="0072045B" w:rsidRDefault="0072045B" w:rsidP="0072045B">
            <w:pPr>
              <w:pStyle w:val="oj-tbl-txt"/>
              <w:spacing w:before="60" w:beforeAutospacing="0" w:after="60" w:afterAutospacing="0" w:line="312" w:lineRule="atLeast"/>
              <w:rPr>
                <w:color w:val="333333"/>
              </w:rPr>
            </w:pPr>
            <w:r>
              <w:rPr>
                <w:color w:val="333333"/>
              </w:rPr>
              <w:t>370.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EA5CCE" w14:textId="23C18A91" w:rsidR="0072045B" w:rsidRDefault="0072045B" w:rsidP="0072045B">
            <w:pPr>
              <w:pStyle w:val="oj-tbl-txt"/>
              <w:spacing w:before="60" w:beforeAutospacing="0" w:after="60" w:afterAutospacing="0" w:line="312" w:lineRule="atLeast"/>
              <w:rPr>
                <w:color w:val="333333"/>
              </w:rPr>
            </w:pPr>
            <w:r>
              <w:rPr>
                <w:color w:val="333333"/>
              </w:rPr>
              <w:t>Akar West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F6F0D3" w14:textId="02B98C10" w:rsidR="0072045B" w:rsidRDefault="0072045B" w:rsidP="0072045B">
            <w:pPr>
              <w:pStyle w:val="oj-tbl-txt"/>
              <w:spacing w:before="60" w:beforeAutospacing="0" w:after="60" w:afterAutospacing="0" w:line="312" w:lineRule="atLeast"/>
              <w:rPr>
                <w:color w:val="333333"/>
              </w:rPr>
            </w:pPr>
            <w:r>
              <w:rPr>
                <w:color w:val="333333"/>
              </w:rPr>
              <w:t>9258167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1B6C25"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19B0D55F" w14:textId="5410972A"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F64EAA" w14:textId="338B7F2B"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3244C1B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4119E8" w14:textId="00FA5FAB" w:rsidR="0072045B" w:rsidRDefault="0072045B" w:rsidP="0072045B">
            <w:pPr>
              <w:pStyle w:val="oj-tbl-txt"/>
              <w:spacing w:before="60" w:beforeAutospacing="0" w:after="60" w:afterAutospacing="0" w:line="312" w:lineRule="atLeast"/>
              <w:rPr>
                <w:color w:val="333333"/>
              </w:rPr>
            </w:pPr>
            <w:r>
              <w:rPr>
                <w:color w:val="333333"/>
              </w:rPr>
              <w:t>371.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8BC241" w14:textId="26F3F36E" w:rsidR="0072045B" w:rsidRDefault="0072045B" w:rsidP="0072045B">
            <w:pPr>
              <w:pStyle w:val="oj-tbl-txt"/>
              <w:spacing w:before="60" w:beforeAutospacing="0" w:after="60" w:afterAutospacing="0" w:line="312" w:lineRule="atLeast"/>
              <w:rPr>
                <w:color w:val="333333"/>
              </w:rPr>
            </w:pPr>
            <w:r>
              <w:rPr>
                <w:color w:val="333333"/>
              </w:rPr>
              <w:t>Fiesta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A823CF" w14:textId="47590026" w:rsidR="0072045B" w:rsidRDefault="0072045B" w:rsidP="0072045B">
            <w:pPr>
              <w:pStyle w:val="oj-tbl-txt"/>
              <w:spacing w:before="60" w:beforeAutospacing="0" w:after="60" w:afterAutospacing="0" w:line="312" w:lineRule="atLeast"/>
              <w:rPr>
                <w:color w:val="333333"/>
              </w:rPr>
            </w:pPr>
            <w:r>
              <w:rPr>
                <w:color w:val="333333"/>
              </w:rPr>
              <w:t>9260823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7C6099"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449C3C3D" w14:textId="6392B103"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BFD46A" w14:textId="725DAEAC"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53CFFE3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C7A5AE" w14:textId="0057211B" w:rsidR="0072045B" w:rsidRDefault="0072045B" w:rsidP="0072045B">
            <w:pPr>
              <w:pStyle w:val="oj-tbl-txt"/>
              <w:spacing w:before="60" w:beforeAutospacing="0" w:after="60" w:afterAutospacing="0" w:line="312" w:lineRule="atLeast"/>
              <w:rPr>
                <w:color w:val="333333"/>
              </w:rPr>
            </w:pPr>
            <w:r>
              <w:rPr>
                <w:color w:val="333333"/>
              </w:rPr>
              <w:t>372.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2BB9CA" w14:textId="22A93591" w:rsidR="0072045B" w:rsidRDefault="0072045B" w:rsidP="0072045B">
            <w:pPr>
              <w:pStyle w:val="oj-tbl-txt"/>
              <w:spacing w:before="60" w:beforeAutospacing="0" w:after="60" w:afterAutospacing="0" w:line="312" w:lineRule="atLeast"/>
              <w:rPr>
                <w:color w:val="333333"/>
              </w:rPr>
            </w:pPr>
            <w:r>
              <w:rPr>
                <w:color w:val="333333"/>
              </w:rPr>
              <w:t>Bivola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8328FC" w14:textId="43AFFCA3" w:rsidR="0072045B" w:rsidRDefault="0072045B" w:rsidP="0072045B">
            <w:pPr>
              <w:pStyle w:val="oj-tbl-txt"/>
              <w:spacing w:before="60" w:beforeAutospacing="0" w:after="60" w:afterAutospacing="0" w:line="312" w:lineRule="atLeast"/>
              <w:rPr>
                <w:color w:val="333333"/>
              </w:rPr>
            </w:pPr>
            <w:r>
              <w:rPr>
                <w:color w:val="333333"/>
              </w:rPr>
              <w:t>9266865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BE21DA"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50F217CA" w14:textId="7425796A"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878396" w14:textId="605DB996"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1A2EAE1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584D08" w14:textId="1BEAC181" w:rsidR="0072045B" w:rsidRDefault="0072045B" w:rsidP="0072045B">
            <w:pPr>
              <w:pStyle w:val="oj-tbl-txt"/>
              <w:spacing w:before="60" w:beforeAutospacing="0" w:after="60" w:afterAutospacing="0" w:line="312" w:lineRule="atLeast"/>
              <w:rPr>
                <w:color w:val="333333"/>
              </w:rPr>
            </w:pPr>
            <w:r>
              <w:rPr>
                <w:color w:val="333333"/>
              </w:rPr>
              <w:t>373.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902FED" w14:textId="741F90BA" w:rsidR="0072045B" w:rsidRDefault="0072045B" w:rsidP="0072045B">
            <w:pPr>
              <w:pStyle w:val="oj-tbl-txt"/>
              <w:spacing w:before="60" w:beforeAutospacing="0" w:after="60" w:afterAutospacing="0" w:line="312" w:lineRule="atLeast"/>
              <w:rPr>
                <w:color w:val="333333"/>
              </w:rPr>
            </w:pPr>
            <w:r>
              <w:rPr>
                <w:color w:val="333333"/>
              </w:rPr>
              <w:t>Kai Fu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8B9967" w14:textId="74D3A9A3" w:rsidR="0072045B" w:rsidRDefault="0072045B" w:rsidP="0072045B">
            <w:pPr>
              <w:pStyle w:val="oj-tbl-txt"/>
              <w:spacing w:before="60" w:beforeAutospacing="0" w:after="60" w:afterAutospacing="0" w:line="312" w:lineRule="atLeast"/>
              <w:rPr>
                <w:color w:val="333333"/>
              </w:rPr>
            </w:pPr>
            <w:r>
              <w:rPr>
                <w:color w:val="333333"/>
              </w:rPr>
              <w:t>9281009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A7C959"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564BA624" w14:textId="1AE428E3"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 xml:space="preserve">transport crude oil or petroleum products, as listed in Annex XXV, that originate in Russia or are </w:t>
            </w:r>
            <w:r w:rsidRPr="00A2614E">
              <w:rPr>
                <w:color w:val="333333"/>
                <w:lang w:val="en-US"/>
              </w:rPr>
              <w:lastRenderedPageBreak/>
              <w:t>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3187AC" w14:textId="50FBF25A" w:rsidR="0072045B" w:rsidRDefault="0072045B" w:rsidP="0072045B">
            <w:pPr>
              <w:pStyle w:val="oj-tbl-txt"/>
              <w:spacing w:before="60" w:beforeAutospacing="0" w:after="60" w:afterAutospacing="0" w:line="312" w:lineRule="atLeast"/>
              <w:rPr>
                <w:color w:val="333333"/>
              </w:rPr>
            </w:pPr>
            <w:r>
              <w:rPr>
                <w:color w:val="333333"/>
              </w:rPr>
              <w:lastRenderedPageBreak/>
              <w:t>20.7.2025</w:t>
            </w:r>
          </w:p>
        </w:tc>
      </w:tr>
      <w:tr w:rsidR="0072045B" w:rsidRPr="000A39B3" w14:paraId="3466D65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D9BC0B" w14:textId="027E731C" w:rsidR="0072045B" w:rsidRDefault="0072045B" w:rsidP="0072045B">
            <w:pPr>
              <w:pStyle w:val="oj-tbl-txt"/>
              <w:spacing w:before="60" w:beforeAutospacing="0" w:after="60" w:afterAutospacing="0" w:line="312" w:lineRule="atLeast"/>
              <w:rPr>
                <w:color w:val="333333"/>
              </w:rPr>
            </w:pPr>
            <w:r>
              <w:rPr>
                <w:color w:val="333333"/>
              </w:rPr>
              <w:t>374.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0FA5FF" w14:textId="0DE3C016" w:rsidR="0072045B" w:rsidRDefault="0072045B" w:rsidP="0072045B">
            <w:pPr>
              <w:pStyle w:val="oj-tbl-txt"/>
              <w:spacing w:before="60" w:beforeAutospacing="0" w:after="60" w:afterAutospacing="0" w:line="312" w:lineRule="atLeast"/>
              <w:rPr>
                <w:color w:val="333333"/>
              </w:rPr>
            </w:pPr>
            <w:r>
              <w:rPr>
                <w:color w:val="333333"/>
              </w:rPr>
              <w:t>Lion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6003B9" w14:textId="1FF4E6C1" w:rsidR="0072045B" w:rsidRDefault="0072045B" w:rsidP="0072045B">
            <w:pPr>
              <w:pStyle w:val="oj-tbl-txt"/>
              <w:spacing w:before="60" w:beforeAutospacing="0" w:after="60" w:afterAutospacing="0" w:line="312" w:lineRule="atLeast"/>
              <w:rPr>
                <w:color w:val="333333"/>
              </w:rPr>
            </w:pPr>
            <w:r>
              <w:rPr>
                <w:color w:val="333333"/>
              </w:rPr>
              <w:t>9384069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DE29E8"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5C933062" w14:textId="6DFA5F01"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B3F912" w14:textId="70E103E9"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5C2A7F8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3AC224" w14:textId="1525544E" w:rsidR="0072045B" w:rsidRDefault="0072045B" w:rsidP="0072045B">
            <w:pPr>
              <w:pStyle w:val="oj-tbl-txt"/>
              <w:spacing w:before="60" w:beforeAutospacing="0" w:after="60" w:afterAutospacing="0" w:line="312" w:lineRule="atLeast"/>
              <w:rPr>
                <w:color w:val="333333"/>
              </w:rPr>
            </w:pPr>
            <w:r>
              <w:rPr>
                <w:color w:val="333333"/>
              </w:rPr>
              <w:t>375.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36D1CB" w14:textId="66690F9B" w:rsidR="0072045B" w:rsidRDefault="0072045B" w:rsidP="0072045B">
            <w:pPr>
              <w:pStyle w:val="oj-tbl-txt"/>
              <w:spacing w:before="60" w:beforeAutospacing="0" w:after="60" w:afterAutospacing="0" w:line="312" w:lineRule="atLeast"/>
              <w:rPr>
                <w:color w:val="333333"/>
              </w:rPr>
            </w:pPr>
            <w:r>
              <w:rPr>
                <w:color w:val="333333"/>
              </w:rPr>
              <w:t>Monte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1B361C" w14:textId="7C59671A" w:rsidR="0072045B" w:rsidRDefault="0072045B" w:rsidP="0072045B">
            <w:pPr>
              <w:pStyle w:val="oj-tbl-txt"/>
              <w:spacing w:before="60" w:beforeAutospacing="0" w:after="60" w:afterAutospacing="0" w:line="312" w:lineRule="atLeast"/>
              <w:rPr>
                <w:color w:val="333333"/>
              </w:rPr>
            </w:pPr>
            <w:r>
              <w:rPr>
                <w:color w:val="333333"/>
              </w:rPr>
              <w:t>9297553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BD6B0C"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415F7382" w14:textId="16C0A280"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DF2210" w14:textId="22F243E9"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4CFA92F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6A3A79" w14:textId="573FE3C2" w:rsidR="0072045B" w:rsidRDefault="0072045B" w:rsidP="0072045B">
            <w:pPr>
              <w:pStyle w:val="oj-tbl-txt"/>
              <w:spacing w:before="60" w:beforeAutospacing="0" w:after="60" w:afterAutospacing="0" w:line="312" w:lineRule="atLeast"/>
              <w:rPr>
                <w:color w:val="333333"/>
              </w:rPr>
            </w:pPr>
            <w:r>
              <w:rPr>
                <w:color w:val="333333"/>
              </w:rPr>
              <w:t>376.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522028" w14:textId="3C6F1CD6" w:rsidR="0072045B" w:rsidRDefault="0072045B" w:rsidP="0072045B">
            <w:pPr>
              <w:pStyle w:val="oj-tbl-txt"/>
              <w:spacing w:before="60" w:beforeAutospacing="0" w:after="60" w:afterAutospacing="0" w:line="312" w:lineRule="atLeast"/>
              <w:rPr>
                <w:color w:val="333333"/>
              </w:rPr>
            </w:pPr>
            <w:r>
              <w:rPr>
                <w:color w:val="333333"/>
              </w:rPr>
              <w:t>Samadha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A85D18" w14:textId="060B6C1D" w:rsidR="0072045B" w:rsidRDefault="0072045B" w:rsidP="0072045B">
            <w:pPr>
              <w:pStyle w:val="oj-tbl-txt"/>
              <w:spacing w:before="60" w:beforeAutospacing="0" w:after="60" w:afterAutospacing="0" w:line="312" w:lineRule="atLeast"/>
              <w:rPr>
                <w:color w:val="333333"/>
              </w:rPr>
            </w:pPr>
            <w:r>
              <w:rPr>
                <w:color w:val="333333"/>
              </w:rPr>
              <w:t>9286281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9539F4"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1CBBA244" w14:textId="4FDD1D62"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4CC3A6" w14:textId="1EC17E83"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0640B6A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E40702" w14:textId="46D0D0A8" w:rsidR="0072045B" w:rsidRDefault="0072045B" w:rsidP="0072045B">
            <w:pPr>
              <w:pStyle w:val="oj-tbl-txt"/>
              <w:spacing w:before="60" w:beforeAutospacing="0" w:after="60" w:afterAutospacing="0" w:line="312" w:lineRule="atLeast"/>
              <w:rPr>
                <w:color w:val="333333"/>
              </w:rPr>
            </w:pPr>
            <w:r>
              <w:rPr>
                <w:color w:val="333333"/>
              </w:rPr>
              <w:t>377.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EDC14E" w14:textId="0DED6586" w:rsidR="0072045B" w:rsidRDefault="0072045B" w:rsidP="0072045B">
            <w:pPr>
              <w:pStyle w:val="oj-tbl-txt"/>
              <w:spacing w:before="60" w:beforeAutospacing="0" w:after="60" w:afterAutospacing="0" w:line="312" w:lineRule="atLeast"/>
              <w:rPr>
                <w:color w:val="333333"/>
              </w:rPr>
            </w:pPr>
            <w:r>
              <w:rPr>
                <w:color w:val="333333"/>
              </w:rPr>
              <w:t>Blue Talu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1D7E30" w14:textId="647AE45A" w:rsidR="0072045B" w:rsidRDefault="0072045B" w:rsidP="0072045B">
            <w:pPr>
              <w:pStyle w:val="oj-tbl-txt"/>
              <w:spacing w:before="60" w:beforeAutospacing="0" w:after="60" w:afterAutospacing="0" w:line="312" w:lineRule="atLeast"/>
              <w:rPr>
                <w:color w:val="333333"/>
              </w:rPr>
            </w:pPr>
            <w:r>
              <w:rPr>
                <w:color w:val="333333"/>
              </w:rPr>
              <w:t>9334557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526CE3"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79A7C603" w14:textId="44280014"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 xml:space="preserve">transport crude oil or petroleum products, as listed in Annex XXV, that originate in Russia or are exported from Russia while practicing irregular and high-risk shipping practices as set out in the </w:t>
            </w:r>
            <w:r w:rsidRPr="00A2614E">
              <w:rPr>
                <w:color w:val="333333"/>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644891" w14:textId="56AA0462" w:rsidR="0072045B" w:rsidRDefault="0072045B" w:rsidP="0072045B">
            <w:pPr>
              <w:pStyle w:val="oj-tbl-txt"/>
              <w:spacing w:before="60" w:beforeAutospacing="0" w:after="60" w:afterAutospacing="0" w:line="312" w:lineRule="atLeast"/>
              <w:rPr>
                <w:color w:val="333333"/>
              </w:rPr>
            </w:pPr>
            <w:r>
              <w:rPr>
                <w:color w:val="333333"/>
              </w:rPr>
              <w:lastRenderedPageBreak/>
              <w:t>20.7.2025</w:t>
            </w:r>
          </w:p>
        </w:tc>
      </w:tr>
      <w:tr w:rsidR="0072045B" w:rsidRPr="000A39B3" w14:paraId="6549677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ACAFB6" w14:textId="1880B73B" w:rsidR="0072045B" w:rsidRDefault="0072045B" w:rsidP="0072045B">
            <w:pPr>
              <w:pStyle w:val="oj-tbl-txt"/>
              <w:spacing w:before="60" w:beforeAutospacing="0" w:after="60" w:afterAutospacing="0" w:line="312" w:lineRule="atLeast"/>
              <w:rPr>
                <w:color w:val="333333"/>
              </w:rPr>
            </w:pPr>
            <w:r>
              <w:rPr>
                <w:color w:val="333333"/>
              </w:rPr>
              <w:t>378.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DDC10B" w14:textId="754443CD" w:rsidR="0072045B" w:rsidRDefault="0072045B" w:rsidP="0072045B">
            <w:pPr>
              <w:pStyle w:val="oj-tbl-txt"/>
              <w:spacing w:before="60" w:beforeAutospacing="0" w:after="60" w:afterAutospacing="0" w:line="312" w:lineRule="atLeast"/>
              <w:rPr>
                <w:color w:val="333333"/>
              </w:rPr>
            </w:pPr>
            <w:r>
              <w:rPr>
                <w:color w:val="333333"/>
              </w:rPr>
              <w:t>Maisan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439A71" w14:textId="6990F263" w:rsidR="0072045B" w:rsidRDefault="0072045B" w:rsidP="0072045B">
            <w:pPr>
              <w:pStyle w:val="oj-tbl-txt"/>
              <w:spacing w:before="60" w:beforeAutospacing="0" w:after="60" w:afterAutospacing="0" w:line="312" w:lineRule="atLeast"/>
              <w:rPr>
                <w:color w:val="333333"/>
              </w:rPr>
            </w:pPr>
            <w:r>
              <w:rPr>
                <w:color w:val="333333"/>
              </w:rPr>
              <w:t>9289776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B74277"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36917266" w14:textId="3F7D7E10"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DE755F" w14:textId="31DD28C4"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198DBBE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135C02" w14:textId="038EAE98" w:rsidR="0072045B" w:rsidRDefault="0072045B" w:rsidP="0072045B">
            <w:pPr>
              <w:pStyle w:val="oj-tbl-txt"/>
              <w:spacing w:before="60" w:beforeAutospacing="0" w:after="60" w:afterAutospacing="0" w:line="312" w:lineRule="atLeast"/>
              <w:rPr>
                <w:color w:val="333333"/>
              </w:rPr>
            </w:pPr>
            <w:r>
              <w:rPr>
                <w:color w:val="333333"/>
              </w:rPr>
              <w:t>379.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BD8468" w14:textId="2E4A5259" w:rsidR="0072045B" w:rsidRDefault="0072045B" w:rsidP="0072045B">
            <w:pPr>
              <w:pStyle w:val="oj-tbl-txt"/>
              <w:spacing w:before="60" w:beforeAutospacing="0" w:after="60" w:afterAutospacing="0" w:line="312" w:lineRule="atLeast"/>
              <w:rPr>
                <w:color w:val="333333"/>
              </w:rPr>
            </w:pPr>
            <w:r>
              <w:rPr>
                <w:color w:val="333333"/>
              </w:rPr>
              <w:t>Sofia 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8D4ECB" w14:textId="37B008CB" w:rsidR="0072045B" w:rsidRDefault="0072045B" w:rsidP="0072045B">
            <w:pPr>
              <w:pStyle w:val="oj-tbl-txt"/>
              <w:spacing w:before="60" w:beforeAutospacing="0" w:after="60" w:afterAutospacing="0" w:line="312" w:lineRule="atLeast"/>
              <w:rPr>
                <w:color w:val="333333"/>
              </w:rPr>
            </w:pPr>
            <w:r>
              <w:rPr>
                <w:color w:val="333333"/>
              </w:rPr>
              <w:t>9299123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3B0791"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2F8E2A1C" w14:textId="159E0EBC"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F24D55" w14:textId="261F1802"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6F1C084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6F4B49" w14:textId="2AE092AE" w:rsidR="0072045B" w:rsidRDefault="0072045B" w:rsidP="0072045B">
            <w:pPr>
              <w:pStyle w:val="oj-tbl-txt"/>
              <w:spacing w:before="60" w:beforeAutospacing="0" w:after="60" w:afterAutospacing="0" w:line="312" w:lineRule="atLeast"/>
              <w:rPr>
                <w:color w:val="333333"/>
              </w:rPr>
            </w:pPr>
            <w:r>
              <w:rPr>
                <w:color w:val="333333"/>
              </w:rPr>
              <w:t>380.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A827B4" w14:textId="229789BE" w:rsidR="0072045B" w:rsidRDefault="0072045B" w:rsidP="0072045B">
            <w:pPr>
              <w:pStyle w:val="oj-tbl-txt"/>
              <w:spacing w:before="60" w:beforeAutospacing="0" w:after="60" w:afterAutospacing="0" w:line="312" w:lineRule="atLeast"/>
              <w:rPr>
                <w:color w:val="333333"/>
              </w:rPr>
            </w:pPr>
            <w:r>
              <w:rPr>
                <w:color w:val="333333"/>
              </w:rPr>
              <w:t>Proxima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080BB8" w14:textId="591526A2" w:rsidR="0072045B" w:rsidRDefault="0072045B" w:rsidP="0072045B">
            <w:pPr>
              <w:pStyle w:val="oj-tbl-txt"/>
              <w:spacing w:before="60" w:beforeAutospacing="0" w:after="60" w:afterAutospacing="0" w:line="312" w:lineRule="atLeast"/>
              <w:rPr>
                <w:color w:val="333333"/>
              </w:rPr>
            </w:pPr>
            <w:r>
              <w:rPr>
                <w:color w:val="333333"/>
              </w:rPr>
              <w:t>9329655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EA4F86"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44542C84" w14:textId="51F9AC28"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3CAF40" w14:textId="455D4BC6"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742EDCE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76B0DD" w14:textId="1578058D" w:rsidR="0072045B" w:rsidRDefault="0072045B" w:rsidP="0072045B">
            <w:pPr>
              <w:pStyle w:val="oj-tbl-txt"/>
              <w:spacing w:before="60" w:beforeAutospacing="0" w:after="60" w:afterAutospacing="0" w:line="312" w:lineRule="atLeast"/>
              <w:rPr>
                <w:color w:val="333333"/>
              </w:rPr>
            </w:pPr>
            <w:r>
              <w:rPr>
                <w:color w:val="333333"/>
              </w:rPr>
              <w:t>381.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6BC7C1" w14:textId="2F57C45F" w:rsidR="0072045B" w:rsidRDefault="0072045B" w:rsidP="0072045B">
            <w:pPr>
              <w:pStyle w:val="oj-tbl-txt"/>
              <w:spacing w:before="60" w:beforeAutospacing="0" w:after="60" w:afterAutospacing="0" w:line="312" w:lineRule="atLeast"/>
              <w:rPr>
                <w:color w:val="333333"/>
              </w:rPr>
            </w:pPr>
            <w:r>
              <w:rPr>
                <w:color w:val="333333"/>
              </w:rPr>
              <w:t>Saraswati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DB1D29" w14:textId="2A7C4B45" w:rsidR="0072045B" w:rsidRDefault="0072045B" w:rsidP="0072045B">
            <w:pPr>
              <w:pStyle w:val="oj-tbl-txt"/>
              <w:spacing w:before="60" w:beforeAutospacing="0" w:after="60" w:afterAutospacing="0" w:line="312" w:lineRule="atLeast"/>
              <w:rPr>
                <w:color w:val="333333"/>
              </w:rPr>
            </w:pPr>
            <w:r>
              <w:rPr>
                <w:color w:val="333333"/>
              </w:rPr>
              <w:t>9383869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DAD52E"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4C3A6CB4" w14:textId="2D313B6D"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 xml:space="preserve">transport crude oil or petroleum products, as listed in Annex XXV, that originate in Russia or are exported from Russia while practicing irregular and high-risk shipping practices as set out in the International Maritime Organisation </w:t>
            </w:r>
            <w:r w:rsidRPr="00A2614E">
              <w:rPr>
                <w:color w:val="333333"/>
                <w:lang w:val="en-US"/>
              </w:rPr>
              <w:lastRenderedPageBreak/>
              <w:t>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692149" w14:textId="1F392AC8" w:rsidR="0072045B" w:rsidRDefault="0072045B" w:rsidP="0072045B">
            <w:pPr>
              <w:pStyle w:val="oj-tbl-txt"/>
              <w:spacing w:before="60" w:beforeAutospacing="0" w:after="60" w:afterAutospacing="0" w:line="312" w:lineRule="atLeast"/>
              <w:rPr>
                <w:color w:val="333333"/>
              </w:rPr>
            </w:pPr>
            <w:r>
              <w:rPr>
                <w:color w:val="333333"/>
              </w:rPr>
              <w:lastRenderedPageBreak/>
              <w:t>20.7.2025</w:t>
            </w:r>
          </w:p>
        </w:tc>
      </w:tr>
      <w:tr w:rsidR="0072045B" w:rsidRPr="000A39B3" w14:paraId="5EB2C2A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DEC0EC" w14:textId="5E461147" w:rsidR="0072045B" w:rsidRDefault="0072045B" w:rsidP="0072045B">
            <w:pPr>
              <w:pStyle w:val="oj-tbl-txt"/>
              <w:spacing w:before="60" w:beforeAutospacing="0" w:after="60" w:afterAutospacing="0" w:line="312" w:lineRule="atLeast"/>
              <w:rPr>
                <w:color w:val="333333"/>
              </w:rPr>
            </w:pPr>
            <w:r>
              <w:rPr>
                <w:color w:val="333333"/>
              </w:rPr>
              <w:t>382.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9C0091" w14:textId="62102961" w:rsidR="0072045B" w:rsidRDefault="0072045B" w:rsidP="0072045B">
            <w:pPr>
              <w:pStyle w:val="oj-tbl-txt"/>
              <w:spacing w:before="60" w:beforeAutospacing="0" w:after="60" w:afterAutospacing="0" w:line="312" w:lineRule="atLeast"/>
              <w:rPr>
                <w:color w:val="333333"/>
              </w:rPr>
            </w:pPr>
            <w:r>
              <w:rPr>
                <w:color w:val="333333"/>
              </w:rPr>
              <w:t>Monarch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CE848D" w14:textId="09A12DD2" w:rsidR="0072045B" w:rsidRDefault="0072045B" w:rsidP="0072045B">
            <w:pPr>
              <w:pStyle w:val="oj-tbl-txt"/>
              <w:spacing w:before="60" w:beforeAutospacing="0" w:after="60" w:afterAutospacing="0" w:line="312" w:lineRule="atLeast"/>
              <w:rPr>
                <w:color w:val="333333"/>
              </w:rPr>
            </w:pPr>
            <w:r>
              <w:rPr>
                <w:color w:val="333333"/>
              </w:rPr>
              <w:t>9377779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ED356E"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209281E1" w14:textId="52278CC2"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8D66F0" w14:textId="5C56DF7B"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53BAA01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E1723C" w14:textId="20422B9E" w:rsidR="0072045B" w:rsidRDefault="0072045B" w:rsidP="0072045B">
            <w:pPr>
              <w:pStyle w:val="oj-tbl-txt"/>
              <w:spacing w:before="60" w:beforeAutospacing="0" w:after="60" w:afterAutospacing="0" w:line="312" w:lineRule="atLeast"/>
              <w:rPr>
                <w:color w:val="333333"/>
              </w:rPr>
            </w:pPr>
            <w:r>
              <w:rPr>
                <w:color w:val="333333"/>
              </w:rPr>
              <w:t>383.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E80FD0" w14:textId="23DBBD92" w:rsidR="0072045B" w:rsidRDefault="0072045B" w:rsidP="0072045B">
            <w:pPr>
              <w:pStyle w:val="oj-tbl-txt"/>
              <w:spacing w:before="60" w:beforeAutospacing="0" w:after="60" w:afterAutospacing="0" w:line="312" w:lineRule="atLeast"/>
              <w:rPr>
                <w:color w:val="333333"/>
              </w:rPr>
            </w:pPr>
            <w:r>
              <w:rPr>
                <w:color w:val="333333"/>
              </w:rPr>
              <w:t>Evita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B351E4" w14:textId="7FD24A70" w:rsidR="0072045B" w:rsidRDefault="0072045B" w:rsidP="0072045B">
            <w:pPr>
              <w:pStyle w:val="oj-tbl-txt"/>
              <w:spacing w:before="60" w:beforeAutospacing="0" w:after="60" w:afterAutospacing="0" w:line="312" w:lineRule="atLeast"/>
              <w:rPr>
                <w:color w:val="333333"/>
              </w:rPr>
            </w:pPr>
            <w:r>
              <w:rPr>
                <w:color w:val="333333"/>
              </w:rPr>
              <w:t>9408530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DC2519"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131A84F2" w14:textId="4287F577"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6B0563" w14:textId="6BF4A704"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38F5BA9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9DBA86" w14:textId="6F5CB0B5" w:rsidR="0072045B" w:rsidRDefault="0072045B" w:rsidP="0072045B">
            <w:pPr>
              <w:pStyle w:val="oj-tbl-txt"/>
              <w:spacing w:before="60" w:beforeAutospacing="0" w:after="60" w:afterAutospacing="0" w:line="312" w:lineRule="atLeast"/>
              <w:rPr>
                <w:color w:val="333333"/>
              </w:rPr>
            </w:pPr>
            <w:r>
              <w:rPr>
                <w:color w:val="333333"/>
              </w:rPr>
              <w:t>384.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098AC8" w14:textId="17ED402B" w:rsidR="0072045B" w:rsidRDefault="0072045B" w:rsidP="0072045B">
            <w:pPr>
              <w:pStyle w:val="oj-tbl-txt"/>
              <w:spacing w:before="60" w:beforeAutospacing="0" w:after="60" w:afterAutospacing="0" w:line="312" w:lineRule="atLeast"/>
              <w:rPr>
                <w:color w:val="333333"/>
              </w:rPr>
            </w:pPr>
            <w:r>
              <w:rPr>
                <w:color w:val="333333"/>
              </w:rPr>
              <w:t>Utaki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1E0E45" w14:textId="7D20BE30" w:rsidR="0072045B" w:rsidRDefault="0072045B" w:rsidP="0072045B">
            <w:pPr>
              <w:pStyle w:val="oj-tbl-txt"/>
              <w:spacing w:before="60" w:beforeAutospacing="0" w:after="60" w:afterAutospacing="0" w:line="312" w:lineRule="atLeast"/>
              <w:rPr>
                <w:color w:val="333333"/>
              </w:rPr>
            </w:pPr>
            <w:r>
              <w:rPr>
                <w:color w:val="333333"/>
              </w:rPr>
              <w:t>9262924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8EE4DA"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6F3D71D8" w14:textId="76EE41A7"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4569BA" w14:textId="639A0C34"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43F8F1C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0431A2" w14:textId="64E3F6B3" w:rsidR="0072045B" w:rsidRDefault="0072045B" w:rsidP="0072045B">
            <w:pPr>
              <w:pStyle w:val="oj-tbl-txt"/>
              <w:spacing w:before="60" w:beforeAutospacing="0" w:after="60" w:afterAutospacing="0" w:line="312" w:lineRule="atLeast"/>
              <w:rPr>
                <w:color w:val="333333"/>
              </w:rPr>
            </w:pPr>
            <w:r>
              <w:rPr>
                <w:color w:val="333333"/>
              </w:rPr>
              <w:t>385.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F0FA94" w14:textId="6B1588AB" w:rsidR="0072045B" w:rsidRDefault="0072045B" w:rsidP="0072045B">
            <w:pPr>
              <w:pStyle w:val="oj-tbl-txt"/>
              <w:spacing w:before="60" w:beforeAutospacing="0" w:after="60" w:afterAutospacing="0" w:line="312" w:lineRule="atLeast"/>
              <w:rPr>
                <w:color w:val="333333"/>
              </w:rPr>
            </w:pPr>
            <w:r>
              <w:rPr>
                <w:color w:val="333333"/>
              </w:rPr>
              <w:t>Lebre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C9DABB" w14:textId="2522CA9F" w:rsidR="0072045B" w:rsidRDefault="0072045B" w:rsidP="0072045B">
            <w:pPr>
              <w:pStyle w:val="oj-tbl-txt"/>
              <w:spacing w:before="60" w:beforeAutospacing="0" w:after="60" w:afterAutospacing="0" w:line="312" w:lineRule="atLeast"/>
              <w:rPr>
                <w:color w:val="333333"/>
              </w:rPr>
            </w:pPr>
            <w:r>
              <w:rPr>
                <w:color w:val="333333"/>
              </w:rPr>
              <w:t>9255672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F37FFC"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4DBD0AEF" w14:textId="1981EB06"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5946AB" w14:textId="3B1C0D64"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06F59B8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602919" w14:textId="6908E57A" w:rsidR="0072045B" w:rsidRDefault="0072045B" w:rsidP="0072045B">
            <w:pPr>
              <w:pStyle w:val="oj-tbl-txt"/>
              <w:spacing w:before="60" w:beforeAutospacing="0" w:after="60" w:afterAutospacing="0" w:line="312" w:lineRule="atLeast"/>
              <w:rPr>
                <w:color w:val="333333"/>
              </w:rPr>
            </w:pPr>
            <w:r>
              <w:rPr>
                <w:color w:val="333333"/>
              </w:rPr>
              <w:lastRenderedPageBreak/>
              <w:t>386.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157AB3" w14:textId="7E5D59CC" w:rsidR="0072045B" w:rsidRDefault="0072045B" w:rsidP="0072045B">
            <w:pPr>
              <w:pStyle w:val="oj-tbl-txt"/>
              <w:spacing w:before="60" w:beforeAutospacing="0" w:after="60" w:afterAutospacing="0" w:line="312" w:lineRule="atLeast"/>
              <w:rPr>
                <w:color w:val="333333"/>
              </w:rPr>
            </w:pPr>
            <w:r>
              <w:rPr>
                <w:color w:val="333333"/>
              </w:rPr>
              <w:t>Smyrtos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10FDF9" w14:textId="78DE0DB9" w:rsidR="0072045B" w:rsidRDefault="0072045B" w:rsidP="0072045B">
            <w:pPr>
              <w:pStyle w:val="oj-tbl-txt"/>
              <w:spacing w:before="60" w:beforeAutospacing="0" w:after="60" w:afterAutospacing="0" w:line="312" w:lineRule="atLeast"/>
              <w:rPr>
                <w:color w:val="333333"/>
              </w:rPr>
            </w:pPr>
            <w:r>
              <w:rPr>
                <w:color w:val="333333"/>
              </w:rPr>
              <w:t>9389100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A86AD5"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40AB987E" w14:textId="57171876"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05E382" w14:textId="55D5B411"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07E573A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5BCDA7" w14:textId="32F0052A" w:rsidR="0072045B" w:rsidRDefault="0072045B" w:rsidP="0072045B">
            <w:pPr>
              <w:pStyle w:val="oj-tbl-txt"/>
              <w:spacing w:before="60" w:beforeAutospacing="0" w:after="60" w:afterAutospacing="0" w:line="312" w:lineRule="atLeast"/>
              <w:rPr>
                <w:color w:val="333333"/>
              </w:rPr>
            </w:pPr>
            <w:r>
              <w:rPr>
                <w:color w:val="333333"/>
              </w:rPr>
              <w:t>387.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ED4A13" w14:textId="347A3356" w:rsidR="0072045B" w:rsidRDefault="0072045B" w:rsidP="0072045B">
            <w:pPr>
              <w:pStyle w:val="oj-tbl-txt"/>
              <w:spacing w:before="60" w:beforeAutospacing="0" w:after="60" w:afterAutospacing="0" w:line="312" w:lineRule="atLeast"/>
              <w:rPr>
                <w:color w:val="333333"/>
              </w:rPr>
            </w:pPr>
            <w:r>
              <w:rPr>
                <w:color w:val="333333"/>
              </w:rPr>
              <w:t>Kusto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3F7C8B" w14:textId="3E3EA93B" w:rsidR="0072045B" w:rsidRDefault="0072045B" w:rsidP="0072045B">
            <w:pPr>
              <w:pStyle w:val="oj-tbl-txt"/>
              <w:spacing w:before="60" w:beforeAutospacing="0" w:after="60" w:afterAutospacing="0" w:line="312" w:lineRule="atLeast"/>
              <w:rPr>
                <w:color w:val="333333"/>
              </w:rPr>
            </w:pPr>
            <w:r>
              <w:rPr>
                <w:color w:val="333333"/>
              </w:rPr>
              <w:t>9308833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C2FB41"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127B015F" w14:textId="272DCCC0"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F061D2" w14:textId="67EFC0C4"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14FA133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91C620" w14:textId="1CD2AA66" w:rsidR="0072045B" w:rsidRDefault="0072045B" w:rsidP="0072045B">
            <w:pPr>
              <w:pStyle w:val="oj-tbl-txt"/>
              <w:spacing w:before="60" w:beforeAutospacing="0" w:after="60" w:afterAutospacing="0" w:line="312" w:lineRule="atLeast"/>
              <w:rPr>
                <w:color w:val="333333"/>
              </w:rPr>
            </w:pPr>
            <w:r>
              <w:rPr>
                <w:color w:val="333333"/>
              </w:rPr>
              <w:t>388.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6A7CE9" w14:textId="1D9F966C" w:rsidR="0072045B" w:rsidRDefault="0072045B" w:rsidP="0072045B">
            <w:pPr>
              <w:pStyle w:val="oj-tbl-txt"/>
              <w:spacing w:before="60" w:beforeAutospacing="0" w:after="60" w:afterAutospacing="0" w:line="312" w:lineRule="atLeast"/>
              <w:rPr>
                <w:color w:val="333333"/>
              </w:rPr>
            </w:pPr>
            <w:r>
              <w:rPr>
                <w:color w:val="333333"/>
              </w:rPr>
              <w:t>Seasons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46D4D5" w14:textId="3D622A99" w:rsidR="0072045B" w:rsidRDefault="0072045B" w:rsidP="0072045B">
            <w:pPr>
              <w:pStyle w:val="oj-tbl-txt"/>
              <w:spacing w:before="60" w:beforeAutospacing="0" w:after="60" w:afterAutospacing="0" w:line="312" w:lineRule="atLeast"/>
              <w:rPr>
                <w:color w:val="333333"/>
              </w:rPr>
            </w:pPr>
            <w:r>
              <w:rPr>
                <w:color w:val="333333"/>
              </w:rPr>
              <w:t>9308950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E943D6"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20D1C7E5" w14:textId="5ADC4D12"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EE59DC" w14:textId="2E99BD8E"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59F03B7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BF9A44" w14:textId="22066501" w:rsidR="0072045B" w:rsidRDefault="0072045B" w:rsidP="0072045B">
            <w:pPr>
              <w:pStyle w:val="oj-tbl-txt"/>
              <w:spacing w:before="60" w:beforeAutospacing="0" w:after="60" w:afterAutospacing="0" w:line="312" w:lineRule="atLeast"/>
              <w:rPr>
                <w:color w:val="333333"/>
              </w:rPr>
            </w:pPr>
            <w:r>
              <w:rPr>
                <w:color w:val="333333"/>
              </w:rPr>
              <w:t>389.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8DFD84" w14:textId="2430AE6C" w:rsidR="0072045B" w:rsidRDefault="0072045B" w:rsidP="0072045B">
            <w:pPr>
              <w:pStyle w:val="oj-tbl-txt"/>
              <w:spacing w:before="60" w:beforeAutospacing="0" w:after="60" w:afterAutospacing="0" w:line="312" w:lineRule="atLeast"/>
              <w:rPr>
                <w:color w:val="333333"/>
              </w:rPr>
            </w:pPr>
            <w:r>
              <w:rPr>
                <w:color w:val="333333"/>
              </w:rPr>
              <w:t>Pierre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43907C" w14:textId="6E5907D3" w:rsidR="0072045B" w:rsidRDefault="0072045B" w:rsidP="0072045B">
            <w:pPr>
              <w:pStyle w:val="oj-tbl-txt"/>
              <w:spacing w:before="60" w:beforeAutospacing="0" w:after="60" w:afterAutospacing="0" w:line="312" w:lineRule="atLeast"/>
              <w:rPr>
                <w:color w:val="333333"/>
              </w:rPr>
            </w:pPr>
            <w:r>
              <w:rPr>
                <w:color w:val="333333"/>
              </w:rPr>
              <w:t>9266877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BD95C2"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08B0D4F4" w14:textId="1726F411"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E658FB" w14:textId="32106952"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7E6DA41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2663D4" w14:textId="6E764179" w:rsidR="0072045B" w:rsidRDefault="0072045B" w:rsidP="0072045B">
            <w:pPr>
              <w:pStyle w:val="oj-tbl-txt"/>
              <w:spacing w:before="60" w:beforeAutospacing="0" w:after="60" w:afterAutospacing="0" w:line="312" w:lineRule="atLeast"/>
              <w:rPr>
                <w:color w:val="333333"/>
              </w:rPr>
            </w:pPr>
            <w:r>
              <w:rPr>
                <w:color w:val="333333"/>
              </w:rPr>
              <w:t>390.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D0A8D1" w14:textId="1A39312E" w:rsidR="0072045B" w:rsidRDefault="0072045B" w:rsidP="0072045B">
            <w:pPr>
              <w:pStyle w:val="oj-tbl-txt"/>
              <w:spacing w:before="60" w:beforeAutospacing="0" w:after="60" w:afterAutospacing="0" w:line="312" w:lineRule="atLeast"/>
              <w:rPr>
                <w:color w:val="333333"/>
              </w:rPr>
            </w:pPr>
            <w:r>
              <w:rPr>
                <w:color w:val="333333"/>
              </w:rPr>
              <w:t>Prisma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E90382" w14:textId="3CFB6463" w:rsidR="0072045B" w:rsidRDefault="0072045B" w:rsidP="0072045B">
            <w:pPr>
              <w:pStyle w:val="oj-tbl-txt"/>
              <w:spacing w:before="60" w:beforeAutospacing="0" w:after="60" w:afterAutospacing="0" w:line="312" w:lineRule="atLeast"/>
              <w:rPr>
                <w:color w:val="333333"/>
              </w:rPr>
            </w:pPr>
            <w:r>
              <w:rPr>
                <w:color w:val="333333"/>
              </w:rPr>
              <w:t>9299678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6C505C"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103F842E" w14:textId="5E53AA0B"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BE9BD8" w14:textId="430CE2EE" w:rsidR="0072045B" w:rsidRDefault="0072045B" w:rsidP="0072045B">
            <w:pPr>
              <w:pStyle w:val="oj-tbl-txt"/>
              <w:spacing w:before="60" w:beforeAutospacing="0" w:after="60" w:afterAutospacing="0" w:line="312" w:lineRule="atLeast"/>
              <w:rPr>
                <w:color w:val="333333"/>
              </w:rPr>
            </w:pPr>
            <w:r>
              <w:rPr>
                <w:color w:val="333333"/>
              </w:rPr>
              <w:lastRenderedPageBreak/>
              <w:t>20.7.2025</w:t>
            </w:r>
          </w:p>
        </w:tc>
      </w:tr>
      <w:tr w:rsidR="0072045B" w:rsidRPr="000A39B3" w14:paraId="1D72775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F3C81C9" w14:textId="72622302" w:rsidR="0072045B" w:rsidRDefault="0072045B" w:rsidP="0072045B">
            <w:pPr>
              <w:pStyle w:val="oj-tbl-txt"/>
              <w:spacing w:before="60" w:beforeAutospacing="0" w:after="60" w:afterAutospacing="0" w:line="312" w:lineRule="atLeast"/>
              <w:rPr>
                <w:color w:val="333333"/>
              </w:rPr>
            </w:pPr>
            <w:r>
              <w:rPr>
                <w:color w:val="333333"/>
              </w:rPr>
              <w:t>391.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4BD2DC" w14:textId="467CA6DD" w:rsidR="0072045B" w:rsidRDefault="0072045B" w:rsidP="0072045B">
            <w:pPr>
              <w:pStyle w:val="oj-tbl-txt"/>
              <w:spacing w:before="60" w:beforeAutospacing="0" w:after="60" w:afterAutospacing="0" w:line="312" w:lineRule="atLeast"/>
              <w:rPr>
                <w:color w:val="333333"/>
              </w:rPr>
            </w:pPr>
            <w:r>
              <w:rPr>
                <w:color w:val="333333"/>
              </w:rPr>
              <w:t>Rymo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E52FC3" w14:textId="08DE0A53" w:rsidR="0072045B" w:rsidRDefault="0072045B" w:rsidP="0072045B">
            <w:pPr>
              <w:pStyle w:val="oj-tbl-txt"/>
              <w:spacing w:before="60" w:beforeAutospacing="0" w:after="60" w:afterAutospacing="0" w:line="312" w:lineRule="atLeast"/>
              <w:rPr>
                <w:color w:val="333333"/>
              </w:rPr>
            </w:pPr>
            <w:r>
              <w:rPr>
                <w:color w:val="333333"/>
              </w:rPr>
              <w:t>9308857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DD7DEF"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0223C0DE" w14:textId="1D34F5EB"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AAA46B" w14:textId="6EA948C1"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0A55EB2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580BC2" w14:textId="4664C512" w:rsidR="0072045B" w:rsidRDefault="0072045B" w:rsidP="0072045B">
            <w:pPr>
              <w:pStyle w:val="oj-tbl-txt"/>
              <w:spacing w:before="60" w:beforeAutospacing="0" w:after="60" w:afterAutospacing="0" w:line="312" w:lineRule="atLeast"/>
              <w:rPr>
                <w:color w:val="333333"/>
              </w:rPr>
            </w:pPr>
            <w:r>
              <w:rPr>
                <w:color w:val="333333"/>
              </w:rPr>
              <w:t>392.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C7E733" w14:textId="64696049" w:rsidR="0072045B" w:rsidRDefault="0072045B" w:rsidP="0072045B">
            <w:pPr>
              <w:pStyle w:val="oj-tbl-txt"/>
              <w:spacing w:before="60" w:beforeAutospacing="0" w:after="60" w:afterAutospacing="0" w:line="312" w:lineRule="atLeast"/>
              <w:rPr>
                <w:color w:val="333333"/>
              </w:rPr>
            </w:pPr>
            <w:r>
              <w:rPr>
                <w:color w:val="333333"/>
              </w:rPr>
              <w:t>Maria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FD3B37" w14:textId="42FA5C2C" w:rsidR="0072045B" w:rsidRDefault="0072045B" w:rsidP="0072045B">
            <w:pPr>
              <w:pStyle w:val="oj-tbl-txt"/>
              <w:spacing w:before="60" w:beforeAutospacing="0" w:after="60" w:afterAutospacing="0" w:line="312" w:lineRule="atLeast"/>
              <w:rPr>
                <w:color w:val="333333"/>
              </w:rPr>
            </w:pPr>
            <w:r>
              <w:rPr>
                <w:color w:val="333333"/>
              </w:rPr>
              <w:t>9198783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DCB52F"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4B49E108" w14:textId="021FBB0C"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4ABD88" w14:textId="335238C5"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5FA23CA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2A8ABD" w14:textId="0ACB9F18" w:rsidR="0072045B" w:rsidRDefault="0072045B" w:rsidP="0072045B">
            <w:pPr>
              <w:pStyle w:val="oj-tbl-txt"/>
              <w:spacing w:before="60" w:beforeAutospacing="0" w:after="60" w:afterAutospacing="0" w:line="312" w:lineRule="atLeast"/>
              <w:rPr>
                <w:color w:val="333333"/>
              </w:rPr>
            </w:pPr>
            <w:r>
              <w:rPr>
                <w:color w:val="333333"/>
              </w:rPr>
              <w:t>393.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193328" w14:textId="4BAA35E7" w:rsidR="0072045B" w:rsidRDefault="0072045B" w:rsidP="0072045B">
            <w:pPr>
              <w:pStyle w:val="oj-tbl-txt"/>
              <w:spacing w:before="60" w:beforeAutospacing="0" w:after="60" w:afterAutospacing="0" w:line="312" w:lineRule="atLeast"/>
              <w:rPr>
                <w:color w:val="333333"/>
              </w:rPr>
            </w:pPr>
            <w:r>
              <w:rPr>
                <w:color w:val="333333"/>
              </w:rPr>
              <w:t>Sanar 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CC2560" w14:textId="2540EBDB" w:rsidR="0072045B" w:rsidRDefault="0072045B" w:rsidP="0072045B">
            <w:pPr>
              <w:pStyle w:val="oj-tbl-txt"/>
              <w:spacing w:before="60" w:beforeAutospacing="0" w:after="60" w:afterAutospacing="0" w:line="312" w:lineRule="atLeast"/>
              <w:rPr>
                <w:color w:val="333333"/>
              </w:rPr>
            </w:pPr>
            <w:r>
              <w:rPr>
                <w:color w:val="333333"/>
              </w:rPr>
              <w:t>9645011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67E0F0"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2FB16A17" w14:textId="492D3393"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3FD384" w14:textId="041546A8"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35EC34E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FDBA5E" w14:textId="3AAFC0F6" w:rsidR="0072045B" w:rsidRDefault="0072045B" w:rsidP="0072045B">
            <w:pPr>
              <w:pStyle w:val="oj-tbl-txt"/>
              <w:spacing w:before="60" w:beforeAutospacing="0" w:after="60" w:afterAutospacing="0" w:line="312" w:lineRule="atLeast"/>
              <w:rPr>
                <w:color w:val="333333"/>
              </w:rPr>
            </w:pPr>
            <w:r>
              <w:rPr>
                <w:color w:val="333333"/>
              </w:rPr>
              <w:t>394.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E390F9" w14:textId="6E77072E" w:rsidR="0072045B" w:rsidRDefault="0072045B" w:rsidP="0072045B">
            <w:pPr>
              <w:pStyle w:val="oj-tbl-txt"/>
              <w:spacing w:before="60" w:beforeAutospacing="0" w:after="60" w:afterAutospacing="0" w:line="312" w:lineRule="atLeast"/>
              <w:rPr>
                <w:color w:val="333333"/>
              </w:rPr>
            </w:pPr>
            <w:r>
              <w:rPr>
                <w:color w:val="333333"/>
              </w:rPr>
              <w:t>Destan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3D7ECA" w14:textId="359A071B" w:rsidR="0072045B" w:rsidRDefault="0072045B" w:rsidP="0072045B">
            <w:pPr>
              <w:pStyle w:val="oj-tbl-txt"/>
              <w:spacing w:before="60" w:beforeAutospacing="0" w:after="60" w:afterAutospacing="0" w:line="312" w:lineRule="atLeast"/>
              <w:rPr>
                <w:color w:val="333333"/>
              </w:rPr>
            </w:pPr>
            <w:r>
              <w:rPr>
                <w:color w:val="333333"/>
              </w:rPr>
              <w:t>9388766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3CB1B2"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36987FFD" w14:textId="5779EBA1"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 xml:space="preserve">transport crude oil or petroleum products, as listed in Annex XXV, that originate in Russia or are </w:t>
            </w:r>
            <w:r w:rsidRPr="00A2614E">
              <w:rPr>
                <w:color w:val="333333"/>
                <w:lang w:val="en-US"/>
              </w:rPr>
              <w:lastRenderedPageBreak/>
              <w:t>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72CB41" w14:textId="7C74EAD2" w:rsidR="0072045B" w:rsidRDefault="0072045B" w:rsidP="0072045B">
            <w:pPr>
              <w:pStyle w:val="oj-tbl-txt"/>
              <w:spacing w:before="60" w:beforeAutospacing="0" w:after="60" w:afterAutospacing="0" w:line="312" w:lineRule="atLeast"/>
              <w:rPr>
                <w:color w:val="333333"/>
              </w:rPr>
            </w:pPr>
            <w:r>
              <w:rPr>
                <w:color w:val="333333"/>
              </w:rPr>
              <w:lastRenderedPageBreak/>
              <w:t>20.7.2025</w:t>
            </w:r>
          </w:p>
        </w:tc>
      </w:tr>
      <w:tr w:rsidR="0072045B" w:rsidRPr="000A39B3" w14:paraId="15D8DD4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B5ABC0" w14:textId="311E171C" w:rsidR="0072045B" w:rsidRDefault="0072045B" w:rsidP="0072045B">
            <w:pPr>
              <w:pStyle w:val="oj-tbl-txt"/>
              <w:spacing w:before="60" w:beforeAutospacing="0" w:after="60" w:afterAutospacing="0" w:line="312" w:lineRule="atLeast"/>
              <w:rPr>
                <w:color w:val="333333"/>
              </w:rPr>
            </w:pPr>
            <w:r>
              <w:rPr>
                <w:color w:val="333333"/>
              </w:rPr>
              <w:t>395.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8AC2EF" w14:textId="675CDE60" w:rsidR="0072045B" w:rsidRDefault="0072045B" w:rsidP="0072045B">
            <w:pPr>
              <w:pStyle w:val="oj-tbl-txt"/>
              <w:spacing w:before="60" w:beforeAutospacing="0" w:after="60" w:afterAutospacing="0" w:line="312" w:lineRule="atLeast"/>
              <w:rPr>
                <w:color w:val="333333"/>
              </w:rPr>
            </w:pPr>
            <w:r>
              <w:rPr>
                <w:color w:val="333333"/>
              </w:rPr>
              <w:t>Elephant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653106" w14:textId="59802FBF" w:rsidR="0072045B" w:rsidRDefault="0072045B" w:rsidP="0072045B">
            <w:pPr>
              <w:pStyle w:val="oj-tbl-txt"/>
              <w:spacing w:before="60" w:beforeAutospacing="0" w:after="60" w:afterAutospacing="0" w:line="312" w:lineRule="atLeast"/>
              <w:rPr>
                <w:color w:val="333333"/>
              </w:rPr>
            </w:pPr>
            <w:r>
              <w:rPr>
                <w:color w:val="333333"/>
              </w:rPr>
              <w:t>9374868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7FDE3A"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5C881862" w14:textId="367D1FFA"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1C543F" w14:textId="3BE97D87"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13C6A42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AD2E3A" w14:textId="0ADBBA67" w:rsidR="0072045B" w:rsidRDefault="0072045B" w:rsidP="0072045B">
            <w:pPr>
              <w:pStyle w:val="oj-tbl-txt"/>
              <w:spacing w:before="60" w:beforeAutospacing="0" w:after="60" w:afterAutospacing="0" w:line="312" w:lineRule="atLeast"/>
              <w:rPr>
                <w:color w:val="333333"/>
              </w:rPr>
            </w:pPr>
            <w:r>
              <w:rPr>
                <w:color w:val="333333"/>
              </w:rPr>
              <w:t>396.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D34D92" w14:textId="25D1CC4C" w:rsidR="0072045B" w:rsidRDefault="0072045B" w:rsidP="0072045B">
            <w:pPr>
              <w:pStyle w:val="oj-tbl-txt"/>
              <w:spacing w:before="60" w:beforeAutospacing="0" w:after="60" w:afterAutospacing="0" w:line="312" w:lineRule="atLeast"/>
              <w:rPr>
                <w:color w:val="333333"/>
              </w:rPr>
            </w:pPr>
            <w:r>
              <w:rPr>
                <w:color w:val="333333"/>
              </w:rPr>
              <w:t>Kaluga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53C676" w14:textId="526F838E" w:rsidR="0072045B" w:rsidRDefault="0072045B" w:rsidP="0072045B">
            <w:pPr>
              <w:pStyle w:val="oj-tbl-txt"/>
              <w:spacing w:before="60" w:beforeAutospacing="0" w:after="60" w:afterAutospacing="0" w:line="312" w:lineRule="atLeast"/>
              <w:rPr>
                <w:color w:val="333333"/>
              </w:rPr>
            </w:pPr>
            <w:r>
              <w:rPr>
                <w:color w:val="333333"/>
              </w:rPr>
              <w:t>9585924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825EAE"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6F725A49" w14:textId="28770FE8"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FEA32D" w14:textId="6488BBAC"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4E09427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954058" w14:textId="1BF4A1B0" w:rsidR="0072045B" w:rsidRDefault="0072045B" w:rsidP="0072045B">
            <w:pPr>
              <w:pStyle w:val="oj-tbl-txt"/>
              <w:spacing w:before="60" w:beforeAutospacing="0" w:after="60" w:afterAutospacing="0" w:line="312" w:lineRule="atLeast"/>
              <w:rPr>
                <w:color w:val="333333"/>
              </w:rPr>
            </w:pPr>
            <w:r>
              <w:rPr>
                <w:color w:val="333333"/>
              </w:rPr>
              <w:t>397.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D23C52" w14:textId="7299FDF8" w:rsidR="0072045B" w:rsidRDefault="0072045B" w:rsidP="0072045B">
            <w:pPr>
              <w:pStyle w:val="oj-tbl-txt"/>
              <w:spacing w:before="60" w:beforeAutospacing="0" w:after="60" w:afterAutospacing="0" w:line="312" w:lineRule="atLeast"/>
              <w:rPr>
                <w:color w:val="333333"/>
              </w:rPr>
            </w:pPr>
            <w:r>
              <w:rPr>
                <w:color w:val="333333"/>
              </w:rPr>
              <w:t>Kira 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60F327" w14:textId="5B46E77A" w:rsidR="0072045B" w:rsidRDefault="0072045B" w:rsidP="0072045B">
            <w:pPr>
              <w:pStyle w:val="oj-tbl-txt"/>
              <w:spacing w:before="60" w:beforeAutospacing="0" w:after="60" w:afterAutospacing="0" w:line="312" w:lineRule="atLeast"/>
              <w:rPr>
                <w:color w:val="333333"/>
              </w:rPr>
            </w:pPr>
            <w:r>
              <w:rPr>
                <w:color w:val="333333"/>
              </w:rPr>
              <w:t>9346720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FD7489"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59E70025" w14:textId="006C9A38"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FD6B47" w14:textId="7ABB2008"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163856B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4851A8" w14:textId="6B46EE4C" w:rsidR="0072045B" w:rsidRDefault="0072045B" w:rsidP="0072045B">
            <w:pPr>
              <w:pStyle w:val="oj-tbl-txt"/>
              <w:spacing w:before="60" w:beforeAutospacing="0" w:after="60" w:afterAutospacing="0" w:line="312" w:lineRule="atLeast"/>
              <w:rPr>
                <w:color w:val="333333"/>
              </w:rPr>
            </w:pPr>
            <w:r>
              <w:rPr>
                <w:color w:val="333333"/>
              </w:rPr>
              <w:t>398.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71863A" w14:textId="3A496785" w:rsidR="0072045B" w:rsidRDefault="0072045B" w:rsidP="0072045B">
            <w:pPr>
              <w:pStyle w:val="oj-tbl-txt"/>
              <w:spacing w:before="60" w:beforeAutospacing="0" w:after="60" w:afterAutospacing="0" w:line="312" w:lineRule="atLeast"/>
              <w:rPr>
                <w:color w:val="333333"/>
              </w:rPr>
            </w:pPr>
            <w:r>
              <w:rPr>
                <w:color w:val="333333"/>
              </w:rPr>
              <w:t>Nautilus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374400" w14:textId="201F054D" w:rsidR="0072045B" w:rsidRDefault="0072045B" w:rsidP="0072045B">
            <w:pPr>
              <w:pStyle w:val="oj-tbl-txt"/>
              <w:spacing w:before="60" w:beforeAutospacing="0" w:after="60" w:afterAutospacing="0" w:line="312" w:lineRule="atLeast"/>
              <w:rPr>
                <w:color w:val="333333"/>
              </w:rPr>
            </w:pPr>
            <w:r>
              <w:rPr>
                <w:color w:val="333333"/>
              </w:rPr>
              <w:t>9434890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085547"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60C35881" w14:textId="5CBC7722"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 xml:space="preserve">transport crude oil or petroleum products, as listed in Annex XXV, that originate in Russia or are exported from Russia while practicing irregular and high-risk shipping practices as set out in the </w:t>
            </w:r>
            <w:r w:rsidRPr="00A2614E">
              <w:rPr>
                <w:color w:val="333333"/>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27280D" w14:textId="5867B651" w:rsidR="0072045B" w:rsidRDefault="0072045B" w:rsidP="0072045B">
            <w:pPr>
              <w:pStyle w:val="oj-tbl-txt"/>
              <w:spacing w:before="60" w:beforeAutospacing="0" w:after="60" w:afterAutospacing="0" w:line="312" w:lineRule="atLeast"/>
              <w:rPr>
                <w:color w:val="333333"/>
              </w:rPr>
            </w:pPr>
            <w:r>
              <w:rPr>
                <w:color w:val="333333"/>
              </w:rPr>
              <w:lastRenderedPageBreak/>
              <w:t>20.7.2025</w:t>
            </w:r>
          </w:p>
        </w:tc>
      </w:tr>
      <w:tr w:rsidR="0072045B" w:rsidRPr="000A39B3" w14:paraId="676E23F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64463D" w14:textId="6CE3D89D" w:rsidR="0072045B" w:rsidRDefault="0072045B" w:rsidP="0072045B">
            <w:pPr>
              <w:pStyle w:val="oj-tbl-txt"/>
              <w:spacing w:before="60" w:beforeAutospacing="0" w:after="60" w:afterAutospacing="0" w:line="312" w:lineRule="atLeast"/>
              <w:rPr>
                <w:color w:val="333333"/>
              </w:rPr>
            </w:pPr>
            <w:r>
              <w:rPr>
                <w:color w:val="333333"/>
              </w:rPr>
              <w:t>399.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E740C4" w14:textId="40C758A6" w:rsidR="0072045B" w:rsidRDefault="0072045B" w:rsidP="0072045B">
            <w:pPr>
              <w:pStyle w:val="oj-tbl-txt"/>
              <w:spacing w:before="60" w:beforeAutospacing="0" w:after="60" w:afterAutospacing="0" w:line="312" w:lineRule="atLeast"/>
              <w:rPr>
                <w:color w:val="333333"/>
              </w:rPr>
            </w:pPr>
            <w:r>
              <w:rPr>
                <w:color w:val="333333"/>
              </w:rPr>
              <w:t>Pate (formerly Shaanxi)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AC784C" w14:textId="419FC9F5" w:rsidR="0072045B" w:rsidRDefault="0072045B" w:rsidP="0072045B">
            <w:pPr>
              <w:pStyle w:val="oj-tbl-txt"/>
              <w:spacing w:before="60" w:beforeAutospacing="0" w:after="60" w:afterAutospacing="0" w:line="312" w:lineRule="atLeast"/>
              <w:rPr>
                <w:color w:val="333333"/>
              </w:rPr>
            </w:pPr>
            <w:r>
              <w:rPr>
                <w:color w:val="333333"/>
              </w:rPr>
              <w:t>9338905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6DB9DD"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0B11929C" w14:textId="62801FC9"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320ECA" w14:textId="6BB2FA75"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25D1C5C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677B21" w14:textId="354B464B" w:rsidR="0072045B" w:rsidRDefault="0072045B" w:rsidP="0072045B">
            <w:pPr>
              <w:pStyle w:val="oj-tbl-txt"/>
              <w:spacing w:before="60" w:beforeAutospacing="0" w:after="60" w:afterAutospacing="0" w:line="312" w:lineRule="atLeast"/>
              <w:rPr>
                <w:color w:val="333333"/>
              </w:rPr>
            </w:pPr>
            <w:r>
              <w:rPr>
                <w:color w:val="333333"/>
              </w:rPr>
              <w:t>400.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EB48C7" w14:textId="28C0A8A9" w:rsidR="0072045B" w:rsidRDefault="0072045B" w:rsidP="0072045B">
            <w:pPr>
              <w:pStyle w:val="oj-tbl-txt"/>
              <w:spacing w:before="60" w:beforeAutospacing="0" w:after="60" w:afterAutospacing="0" w:line="312" w:lineRule="atLeast"/>
              <w:rPr>
                <w:color w:val="333333"/>
              </w:rPr>
            </w:pPr>
            <w:r>
              <w:rPr>
                <w:color w:val="333333"/>
              </w:rPr>
              <w:t>Vernal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53BF15" w14:textId="33840C46" w:rsidR="0072045B" w:rsidRDefault="0072045B" w:rsidP="0072045B">
            <w:pPr>
              <w:pStyle w:val="oj-tbl-txt"/>
              <w:spacing w:before="60" w:beforeAutospacing="0" w:after="60" w:afterAutospacing="0" w:line="312" w:lineRule="atLeast"/>
              <w:rPr>
                <w:color w:val="333333"/>
              </w:rPr>
            </w:pPr>
            <w:r>
              <w:rPr>
                <w:color w:val="333333"/>
              </w:rPr>
              <w:t>9207027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80E12E"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2756FA4B" w14:textId="644B80A5"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CCE749" w14:textId="0936C826"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4B84601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9CDFC5" w14:textId="13831CE8" w:rsidR="0072045B" w:rsidRDefault="0072045B" w:rsidP="0072045B">
            <w:pPr>
              <w:pStyle w:val="oj-tbl-txt"/>
              <w:spacing w:before="60" w:beforeAutospacing="0" w:after="60" w:afterAutospacing="0" w:line="312" w:lineRule="atLeast"/>
              <w:rPr>
                <w:color w:val="333333"/>
              </w:rPr>
            </w:pPr>
            <w:r>
              <w:rPr>
                <w:color w:val="333333"/>
              </w:rPr>
              <w:t>401.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41742A" w14:textId="0958B386" w:rsidR="0072045B" w:rsidRDefault="0072045B" w:rsidP="0072045B">
            <w:pPr>
              <w:pStyle w:val="oj-tbl-txt"/>
              <w:spacing w:before="60" w:beforeAutospacing="0" w:after="60" w:afterAutospacing="0" w:line="312" w:lineRule="atLeast"/>
              <w:rPr>
                <w:color w:val="333333"/>
              </w:rPr>
            </w:pPr>
            <w:r>
              <w:rPr>
                <w:color w:val="333333"/>
              </w:rPr>
              <w:t>Gogland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1242CF" w14:textId="31747A5B" w:rsidR="0072045B" w:rsidRDefault="0072045B" w:rsidP="0072045B">
            <w:pPr>
              <w:pStyle w:val="oj-tbl-txt"/>
              <w:spacing w:before="60" w:beforeAutospacing="0" w:after="60" w:afterAutospacing="0" w:line="312" w:lineRule="atLeast"/>
              <w:rPr>
                <w:color w:val="333333"/>
              </w:rPr>
            </w:pPr>
            <w:r>
              <w:rPr>
                <w:color w:val="333333"/>
              </w:rPr>
              <w:t>9430210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3B7316"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71B3A7AF" w14:textId="21BAEF4E"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34E00F" w14:textId="65706781"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67A9005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680902" w14:textId="37151EC5" w:rsidR="0072045B" w:rsidRDefault="0072045B" w:rsidP="0072045B">
            <w:pPr>
              <w:pStyle w:val="oj-tbl-txt"/>
              <w:spacing w:before="60" w:beforeAutospacing="0" w:after="60" w:afterAutospacing="0" w:line="312" w:lineRule="atLeast"/>
              <w:rPr>
                <w:color w:val="333333"/>
              </w:rPr>
            </w:pPr>
            <w:r>
              <w:rPr>
                <w:color w:val="333333"/>
              </w:rPr>
              <w:t>402.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2E6EB7" w14:textId="7BD6FE24" w:rsidR="0072045B" w:rsidRDefault="0072045B" w:rsidP="0072045B">
            <w:pPr>
              <w:pStyle w:val="oj-tbl-txt"/>
              <w:spacing w:before="60" w:beforeAutospacing="0" w:after="60" w:afterAutospacing="0" w:line="312" w:lineRule="atLeast"/>
              <w:rPr>
                <w:color w:val="333333"/>
              </w:rPr>
            </w:pPr>
            <w:r>
              <w:rPr>
                <w:color w:val="333333"/>
              </w:rPr>
              <w:t>Feliks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5A25EA" w14:textId="21740DC9" w:rsidR="0072045B" w:rsidRDefault="0072045B" w:rsidP="0072045B">
            <w:pPr>
              <w:pStyle w:val="oj-tbl-txt"/>
              <w:spacing w:before="60" w:beforeAutospacing="0" w:after="60" w:afterAutospacing="0" w:line="312" w:lineRule="atLeast"/>
              <w:rPr>
                <w:color w:val="333333"/>
              </w:rPr>
            </w:pPr>
            <w:r>
              <w:rPr>
                <w:color w:val="333333"/>
              </w:rPr>
              <w:t>9459242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79974B"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4426C5F3" w14:textId="19AE1142"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 xml:space="preserve">transport crude oil or petroleum products, as listed in Annex XXV, that originate in Russia or are exported from Russia while practicing irregular and high-risk shipping practices as set out in the International Maritime Organisation </w:t>
            </w:r>
            <w:r w:rsidRPr="00A2614E">
              <w:rPr>
                <w:color w:val="333333"/>
                <w:lang w:val="en-US"/>
              </w:rPr>
              <w:lastRenderedPageBreak/>
              <w:t>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84CC94" w14:textId="29FAD089" w:rsidR="0072045B" w:rsidRDefault="0072045B" w:rsidP="0072045B">
            <w:pPr>
              <w:pStyle w:val="oj-tbl-txt"/>
              <w:spacing w:before="60" w:beforeAutospacing="0" w:after="60" w:afterAutospacing="0" w:line="312" w:lineRule="atLeast"/>
              <w:rPr>
                <w:color w:val="333333"/>
              </w:rPr>
            </w:pPr>
            <w:r>
              <w:rPr>
                <w:color w:val="333333"/>
              </w:rPr>
              <w:lastRenderedPageBreak/>
              <w:t>20.7.2025</w:t>
            </w:r>
          </w:p>
        </w:tc>
      </w:tr>
      <w:tr w:rsidR="0072045B" w:rsidRPr="000A39B3" w14:paraId="1375C75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7DDFE4" w14:textId="3A28165D" w:rsidR="0072045B" w:rsidRDefault="0072045B" w:rsidP="0072045B">
            <w:pPr>
              <w:pStyle w:val="oj-tbl-txt"/>
              <w:spacing w:before="60" w:beforeAutospacing="0" w:after="60" w:afterAutospacing="0" w:line="312" w:lineRule="atLeast"/>
              <w:rPr>
                <w:color w:val="333333"/>
              </w:rPr>
            </w:pPr>
            <w:r>
              <w:rPr>
                <w:color w:val="333333"/>
              </w:rPr>
              <w:t>403.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031E12" w14:textId="1A0E0F8F" w:rsidR="0072045B" w:rsidRDefault="0072045B" w:rsidP="0072045B">
            <w:pPr>
              <w:pStyle w:val="oj-tbl-txt"/>
              <w:spacing w:before="60" w:beforeAutospacing="0" w:after="60" w:afterAutospacing="0" w:line="312" w:lineRule="atLeast"/>
              <w:rPr>
                <w:color w:val="333333"/>
              </w:rPr>
            </w:pPr>
            <w:r>
              <w:rPr>
                <w:color w:val="333333"/>
              </w:rPr>
              <w:t>Katran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A57621" w14:textId="0E5DAD15" w:rsidR="0072045B" w:rsidRDefault="0072045B" w:rsidP="0072045B">
            <w:pPr>
              <w:pStyle w:val="oj-tbl-txt"/>
              <w:spacing w:before="60" w:beforeAutospacing="0" w:after="60" w:afterAutospacing="0" w:line="312" w:lineRule="atLeast"/>
              <w:rPr>
                <w:color w:val="333333"/>
              </w:rPr>
            </w:pPr>
            <w:r>
              <w:rPr>
                <w:color w:val="333333"/>
              </w:rPr>
              <w:t>9260275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22E6E4"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654CA691" w14:textId="66008F85"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9EE9A2" w14:textId="059794BB"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760C80A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6D2621" w14:textId="3E4B83CE" w:rsidR="0072045B" w:rsidRDefault="0072045B" w:rsidP="0072045B">
            <w:pPr>
              <w:pStyle w:val="oj-tbl-txt"/>
              <w:spacing w:before="60" w:beforeAutospacing="0" w:after="60" w:afterAutospacing="0" w:line="312" w:lineRule="atLeast"/>
              <w:rPr>
                <w:color w:val="333333"/>
              </w:rPr>
            </w:pPr>
            <w:r>
              <w:rPr>
                <w:color w:val="333333"/>
              </w:rPr>
              <w:t>404.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5C8B70" w14:textId="5E7BC475" w:rsidR="0072045B" w:rsidRDefault="0072045B" w:rsidP="0072045B">
            <w:pPr>
              <w:pStyle w:val="oj-tbl-txt"/>
              <w:spacing w:before="60" w:beforeAutospacing="0" w:after="60" w:afterAutospacing="0" w:line="312" w:lineRule="atLeast"/>
              <w:rPr>
                <w:color w:val="333333"/>
              </w:rPr>
            </w:pPr>
            <w:r>
              <w:rPr>
                <w:color w:val="333333"/>
              </w:rPr>
              <w:t>Leruo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5E4485" w14:textId="435F7654" w:rsidR="0072045B" w:rsidRDefault="0072045B" w:rsidP="0072045B">
            <w:pPr>
              <w:pStyle w:val="oj-tbl-txt"/>
              <w:spacing w:before="60" w:beforeAutospacing="0" w:after="60" w:afterAutospacing="0" w:line="312" w:lineRule="atLeast"/>
              <w:rPr>
                <w:color w:val="333333"/>
              </w:rPr>
            </w:pPr>
            <w:r>
              <w:rPr>
                <w:color w:val="333333"/>
              </w:rPr>
              <w:t>9385831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7F79EC"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66AF758D" w14:textId="2675071C"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3D7DB5" w14:textId="48E341F6"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61EDED5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AFDF08" w14:textId="5CAB1315" w:rsidR="0072045B" w:rsidRDefault="0072045B" w:rsidP="0072045B">
            <w:pPr>
              <w:pStyle w:val="oj-tbl-txt"/>
              <w:spacing w:before="60" w:beforeAutospacing="0" w:after="60" w:afterAutospacing="0" w:line="312" w:lineRule="atLeast"/>
              <w:rPr>
                <w:color w:val="333333"/>
              </w:rPr>
            </w:pPr>
            <w:r>
              <w:rPr>
                <w:color w:val="333333"/>
              </w:rPr>
              <w:t>405.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0C0C72" w14:textId="0C9FD594" w:rsidR="0072045B" w:rsidRDefault="0072045B" w:rsidP="0072045B">
            <w:pPr>
              <w:pStyle w:val="oj-tbl-txt"/>
              <w:spacing w:before="60" w:beforeAutospacing="0" w:after="60" w:afterAutospacing="0" w:line="312" w:lineRule="atLeast"/>
              <w:rPr>
                <w:color w:val="333333"/>
              </w:rPr>
            </w:pPr>
            <w:r>
              <w:rPr>
                <w:color w:val="333333"/>
              </w:rPr>
              <w:t>Listiga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4669BF" w14:textId="7A6844DD" w:rsidR="0072045B" w:rsidRDefault="0072045B" w:rsidP="0072045B">
            <w:pPr>
              <w:pStyle w:val="oj-tbl-txt"/>
              <w:spacing w:before="60" w:beforeAutospacing="0" w:after="60" w:afterAutospacing="0" w:line="312" w:lineRule="atLeast"/>
              <w:rPr>
                <w:color w:val="333333"/>
              </w:rPr>
            </w:pPr>
            <w:r>
              <w:rPr>
                <w:color w:val="333333"/>
              </w:rPr>
              <w:t>9292838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0FF20F"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460BB926" w14:textId="35C5F0A2"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CAD22D" w14:textId="6273C533"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50A1F6A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B769D6" w14:textId="3E1E493B" w:rsidR="0072045B" w:rsidRDefault="0072045B" w:rsidP="0072045B">
            <w:pPr>
              <w:pStyle w:val="oj-tbl-txt"/>
              <w:spacing w:before="60" w:beforeAutospacing="0" w:after="60" w:afterAutospacing="0" w:line="312" w:lineRule="atLeast"/>
              <w:rPr>
                <w:color w:val="333333"/>
              </w:rPr>
            </w:pPr>
            <w:r>
              <w:rPr>
                <w:color w:val="333333"/>
              </w:rPr>
              <w:t>406.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643645" w14:textId="45189403" w:rsidR="0072045B" w:rsidRDefault="0072045B" w:rsidP="0072045B">
            <w:pPr>
              <w:pStyle w:val="oj-tbl-txt"/>
              <w:spacing w:before="60" w:beforeAutospacing="0" w:after="60" w:afterAutospacing="0" w:line="312" w:lineRule="atLeast"/>
              <w:rPr>
                <w:color w:val="333333"/>
              </w:rPr>
            </w:pPr>
            <w:r>
              <w:rPr>
                <w:color w:val="333333"/>
              </w:rPr>
              <w:t>Akhty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82D4E7" w14:textId="3AB7C24E" w:rsidR="0072045B" w:rsidRDefault="0072045B" w:rsidP="0072045B">
            <w:pPr>
              <w:pStyle w:val="oj-tbl-txt"/>
              <w:spacing w:before="60" w:beforeAutospacing="0" w:after="60" w:afterAutospacing="0" w:line="312" w:lineRule="atLeast"/>
              <w:rPr>
                <w:color w:val="333333"/>
              </w:rPr>
            </w:pPr>
            <w:r>
              <w:rPr>
                <w:color w:val="333333"/>
              </w:rPr>
              <w:t>9435337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F84FA9"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25636049" w14:textId="0914D30D"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71965A" w14:textId="09201B3B"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09946AB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7F42BF" w14:textId="2786529D" w:rsidR="0072045B" w:rsidRDefault="0072045B" w:rsidP="0072045B">
            <w:pPr>
              <w:pStyle w:val="oj-tbl-txt"/>
              <w:spacing w:before="60" w:beforeAutospacing="0" w:after="60" w:afterAutospacing="0" w:line="312" w:lineRule="atLeast"/>
              <w:rPr>
                <w:color w:val="333333"/>
              </w:rPr>
            </w:pPr>
            <w:r>
              <w:rPr>
                <w:color w:val="333333"/>
              </w:rPr>
              <w:lastRenderedPageBreak/>
              <w:t>407.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30856F" w14:textId="3941E320" w:rsidR="0072045B" w:rsidRDefault="0072045B" w:rsidP="0072045B">
            <w:pPr>
              <w:pStyle w:val="oj-tbl-txt"/>
              <w:spacing w:before="60" w:beforeAutospacing="0" w:after="60" w:afterAutospacing="0" w:line="312" w:lineRule="atLeast"/>
              <w:rPr>
                <w:color w:val="333333"/>
              </w:rPr>
            </w:pPr>
            <w:r>
              <w:rPr>
                <w:color w:val="333333"/>
              </w:rPr>
              <w:t>Armada Explorer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7BCA78" w14:textId="02C2B0A7" w:rsidR="0072045B" w:rsidRDefault="0072045B" w:rsidP="0072045B">
            <w:pPr>
              <w:pStyle w:val="oj-tbl-txt"/>
              <w:spacing w:before="60" w:beforeAutospacing="0" w:after="60" w:afterAutospacing="0" w:line="312" w:lineRule="atLeast"/>
              <w:rPr>
                <w:color w:val="333333"/>
              </w:rPr>
            </w:pPr>
            <w:r>
              <w:rPr>
                <w:color w:val="333333"/>
              </w:rPr>
              <w:t>9377042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6EB34A"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30EFC0CA" w14:textId="1FE104FB"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C3C61E" w14:textId="1C2BE82F"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40EA291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CE5455" w14:textId="0276878D" w:rsidR="0072045B" w:rsidRDefault="0072045B" w:rsidP="0072045B">
            <w:pPr>
              <w:pStyle w:val="oj-tbl-txt"/>
              <w:spacing w:before="60" w:beforeAutospacing="0" w:after="60" w:afterAutospacing="0" w:line="312" w:lineRule="atLeast"/>
              <w:rPr>
                <w:color w:val="333333"/>
              </w:rPr>
            </w:pPr>
            <w:r>
              <w:rPr>
                <w:color w:val="333333"/>
              </w:rPr>
              <w:t>408.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860BA9" w14:textId="2542EC1A" w:rsidR="0072045B" w:rsidRDefault="0072045B" w:rsidP="0072045B">
            <w:pPr>
              <w:pStyle w:val="oj-tbl-txt"/>
              <w:spacing w:before="60" w:beforeAutospacing="0" w:after="60" w:afterAutospacing="0" w:line="312" w:lineRule="atLeast"/>
              <w:rPr>
                <w:color w:val="333333"/>
              </w:rPr>
            </w:pPr>
            <w:r>
              <w:rPr>
                <w:color w:val="333333"/>
              </w:rPr>
              <w:t>Flura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7A1083" w14:textId="25F04380" w:rsidR="0072045B" w:rsidRDefault="0072045B" w:rsidP="0072045B">
            <w:pPr>
              <w:pStyle w:val="oj-tbl-txt"/>
              <w:spacing w:before="60" w:beforeAutospacing="0" w:after="60" w:afterAutospacing="0" w:line="312" w:lineRule="atLeast"/>
              <w:rPr>
                <w:color w:val="333333"/>
              </w:rPr>
            </w:pPr>
            <w:r>
              <w:rPr>
                <w:color w:val="333333"/>
              </w:rPr>
              <w:t>9354636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BDCD26"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7768886F" w14:textId="557411C1"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470DD4" w14:textId="2797664B"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5BE37CC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378EEE" w14:textId="78FDB5FA" w:rsidR="0072045B" w:rsidRDefault="0072045B" w:rsidP="0072045B">
            <w:pPr>
              <w:pStyle w:val="oj-tbl-txt"/>
              <w:spacing w:before="60" w:beforeAutospacing="0" w:after="60" w:afterAutospacing="0" w:line="312" w:lineRule="atLeast"/>
              <w:rPr>
                <w:color w:val="333333"/>
              </w:rPr>
            </w:pPr>
            <w:r>
              <w:rPr>
                <w:color w:val="333333"/>
              </w:rPr>
              <w:t>409.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73296F" w14:textId="50DBA734" w:rsidR="0072045B" w:rsidRDefault="0072045B" w:rsidP="0072045B">
            <w:pPr>
              <w:pStyle w:val="oj-tbl-txt"/>
              <w:spacing w:before="60" w:beforeAutospacing="0" w:after="60" w:afterAutospacing="0" w:line="312" w:lineRule="atLeast"/>
              <w:rPr>
                <w:color w:val="333333"/>
              </w:rPr>
            </w:pPr>
            <w:r>
              <w:rPr>
                <w:color w:val="333333"/>
              </w:rPr>
              <w:t>MT Konstantinovsk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097398" w14:textId="44AA091C" w:rsidR="0072045B" w:rsidRDefault="0072045B" w:rsidP="0072045B">
            <w:pPr>
              <w:pStyle w:val="oj-tbl-txt"/>
              <w:spacing w:before="60" w:beforeAutospacing="0" w:after="60" w:afterAutospacing="0" w:line="312" w:lineRule="atLeast"/>
              <w:rPr>
                <w:color w:val="333333"/>
              </w:rPr>
            </w:pPr>
            <w:r>
              <w:rPr>
                <w:color w:val="333333"/>
              </w:rPr>
              <w:t>9113276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2106C5"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4EED99F4" w14:textId="680D87EF"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38034E" w14:textId="20622984"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6E17007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360BDF" w14:textId="446C2EAB" w:rsidR="0072045B" w:rsidRDefault="0072045B" w:rsidP="0072045B">
            <w:pPr>
              <w:pStyle w:val="oj-tbl-txt"/>
              <w:spacing w:before="60" w:beforeAutospacing="0" w:after="60" w:afterAutospacing="0" w:line="312" w:lineRule="atLeast"/>
              <w:rPr>
                <w:color w:val="333333"/>
              </w:rPr>
            </w:pPr>
            <w:r>
              <w:rPr>
                <w:color w:val="333333"/>
              </w:rPr>
              <w:t>410.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724B58" w14:textId="162D4BDF" w:rsidR="0072045B" w:rsidRDefault="0072045B" w:rsidP="0072045B">
            <w:pPr>
              <w:pStyle w:val="oj-tbl-txt"/>
              <w:spacing w:before="60" w:beforeAutospacing="0" w:after="60" w:afterAutospacing="0" w:line="312" w:lineRule="atLeast"/>
              <w:rPr>
                <w:color w:val="333333"/>
              </w:rPr>
            </w:pPr>
            <w:r>
              <w:rPr>
                <w:color w:val="333333"/>
              </w:rPr>
              <w:t>Nizami Ganjavi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C146F0" w14:textId="23238BFF" w:rsidR="0072045B" w:rsidRDefault="0072045B" w:rsidP="0072045B">
            <w:pPr>
              <w:pStyle w:val="oj-tbl-txt"/>
              <w:spacing w:before="60" w:beforeAutospacing="0" w:after="60" w:afterAutospacing="0" w:line="312" w:lineRule="atLeast"/>
              <w:rPr>
                <w:color w:val="333333"/>
              </w:rPr>
            </w:pPr>
            <w:r>
              <w:rPr>
                <w:color w:val="333333"/>
              </w:rPr>
              <w:t>9369617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5426DC"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20E83323" w14:textId="6F638B87"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FE8A94" w14:textId="0B394581"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77F5D83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79D7FC" w14:textId="4A2E0C45" w:rsidR="0072045B" w:rsidRDefault="0072045B" w:rsidP="0072045B">
            <w:pPr>
              <w:pStyle w:val="oj-tbl-txt"/>
              <w:spacing w:before="60" w:beforeAutospacing="0" w:after="60" w:afterAutospacing="0" w:line="312" w:lineRule="atLeast"/>
              <w:rPr>
                <w:color w:val="333333"/>
              </w:rPr>
            </w:pPr>
            <w:r>
              <w:rPr>
                <w:color w:val="333333"/>
              </w:rPr>
              <w:t>411.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5F90AC" w14:textId="12C86897" w:rsidR="0072045B" w:rsidRDefault="0072045B" w:rsidP="0072045B">
            <w:pPr>
              <w:pStyle w:val="oj-tbl-txt"/>
              <w:spacing w:before="60" w:beforeAutospacing="0" w:after="60" w:afterAutospacing="0" w:line="312" w:lineRule="atLeast"/>
              <w:rPr>
                <w:color w:val="333333"/>
              </w:rPr>
            </w:pPr>
            <w:r>
              <w:rPr>
                <w:color w:val="333333"/>
              </w:rPr>
              <w:t>Sergey Terskov</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3E042F" w14:textId="004F68A7" w:rsidR="0072045B" w:rsidRDefault="0072045B" w:rsidP="0072045B">
            <w:pPr>
              <w:pStyle w:val="oj-tbl-txt"/>
              <w:spacing w:before="60" w:beforeAutospacing="0" w:after="60" w:afterAutospacing="0" w:line="312" w:lineRule="atLeast"/>
              <w:rPr>
                <w:color w:val="333333"/>
              </w:rPr>
            </w:pPr>
            <w:r>
              <w:rPr>
                <w:color w:val="333333"/>
              </w:rPr>
              <w:t>9637961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C60B2A"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2DB42212" w14:textId="19A6FE3F"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8BCAF4" w14:textId="2F825105" w:rsidR="0072045B" w:rsidRDefault="0072045B" w:rsidP="0072045B">
            <w:pPr>
              <w:pStyle w:val="oj-tbl-txt"/>
              <w:spacing w:before="60" w:beforeAutospacing="0" w:after="60" w:afterAutospacing="0" w:line="312" w:lineRule="atLeast"/>
              <w:rPr>
                <w:color w:val="333333"/>
              </w:rPr>
            </w:pPr>
            <w:r>
              <w:rPr>
                <w:color w:val="333333"/>
              </w:rPr>
              <w:lastRenderedPageBreak/>
              <w:t>20.7.2025</w:t>
            </w:r>
          </w:p>
        </w:tc>
      </w:tr>
      <w:tr w:rsidR="0072045B" w:rsidRPr="000A39B3" w14:paraId="4CB7385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75A80E" w14:textId="6675267E" w:rsidR="0072045B" w:rsidRDefault="0072045B" w:rsidP="0072045B">
            <w:pPr>
              <w:pStyle w:val="oj-tbl-txt"/>
              <w:spacing w:before="60" w:beforeAutospacing="0" w:after="60" w:afterAutospacing="0" w:line="312" w:lineRule="atLeast"/>
              <w:rPr>
                <w:color w:val="333333"/>
              </w:rPr>
            </w:pPr>
            <w:r>
              <w:rPr>
                <w:color w:val="333333"/>
              </w:rPr>
              <w:t>412.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BCD95C" w14:textId="793EA69C" w:rsidR="0072045B" w:rsidRDefault="0072045B" w:rsidP="0072045B">
            <w:pPr>
              <w:pStyle w:val="oj-tbl-txt"/>
              <w:spacing w:before="60" w:beforeAutospacing="0" w:after="60" w:afterAutospacing="0" w:line="312" w:lineRule="atLeast"/>
              <w:rPr>
                <w:color w:val="333333"/>
              </w:rPr>
            </w:pPr>
            <w:r>
              <w:rPr>
                <w:color w:val="333333"/>
              </w:rPr>
              <w:t>Nova Energy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EB61B6" w14:textId="2BB10A1F" w:rsidR="0072045B" w:rsidRDefault="0072045B" w:rsidP="0072045B">
            <w:pPr>
              <w:pStyle w:val="oj-tbl-txt"/>
              <w:spacing w:before="60" w:beforeAutospacing="0" w:after="60" w:afterAutospacing="0" w:line="312" w:lineRule="atLeast"/>
              <w:rPr>
                <w:color w:val="333333"/>
              </w:rPr>
            </w:pPr>
            <w:r>
              <w:rPr>
                <w:color w:val="333333"/>
              </w:rPr>
              <w:t>9324277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FF4741"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(c):</w:t>
            </w:r>
          </w:p>
          <w:p w14:paraId="0EB1EF65" w14:textId="7F5D8477"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are operated in such a way as to contribute or support actions or policies for the exploitation, 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399FE0" w14:textId="11452843"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2C01017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F8D432" w14:textId="497F0705" w:rsidR="0072045B" w:rsidRDefault="0072045B" w:rsidP="0072045B">
            <w:pPr>
              <w:pStyle w:val="oj-tbl-txt"/>
              <w:spacing w:before="60" w:beforeAutospacing="0" w:after="60" w:afterAutospacing="0" w:line="312" w:lineRule="atLeast"/>
              <w:rPr>
                <w:color w:val="333333"/>
              </w:rPr>
            </w:pPr>
            <w:r>
              <w:rPr>
                <w:color w:val="333333"/>
              </w:rPr>
              <w:t>413.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F1484D" w14:textId="2807C5F9" w:rsidR="0072045B" w:rsidRDefault="0072045B" w:rsidP="0072045B">
            <w:pPr>
              <w:pStyle w:val="oj-tbl-txt"/>
              <w:spacing w:before="60" w:beforeAutospacing="0" w:after="60" w:afterAutospacing="0" w:line="312" w:lineRule="atLeast"/>
              <w:rPr>
                <w:color w:val="333333"/>
              </w:rPr>
            </w:pPr>
            <w:r>
              <w:rPr>
                <w:color w:val="333333"/>
              </w:rPr>
              <w:t>Yanhu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6F660C" w14:textId="140F84AC" w:rsidR="0072045B" w:rsidRDefault="0072045B" w:rsidP="0072045B">
            <w:pPr>
              <w:pStyle w:val="oj-tbl-txt"/>
              <w:spacing w:before="60" w:beforeAutospacing="0" w:after="60" w:afterAutospacing="0" w:line="312" w:lineRule="atLeast"/>
              <w:rPr>
                <w:color w:val="333333"/>
              </w:rPr>
            </w:pPr>
            <w:r>
              <w:rPr>
                <w:color w:val="333333"/>
              </w:rPr>
              <w:t>9297357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8D5379"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77316A4A" w14:textId="28C845A4"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C7908B" w14:textId="5CC2D234"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0613F33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A2B57C" w14:textId="5B5FFDD4" w:rsidR="0072045B" w:rsidRDefault="0072045B" w:rsidP="0072045B">
            <w:pPr>
              <w:pStyle w:val="oj-tbl-txt"/>
              <w:spacing w:before="60" w:beforeAutospacing="0" w:after="60" w:afterAutospacing="0" w:line="312" w:lineRule="atLeast"/>
              <w:rPr>
                <w:color w:val="333333"/>
              </w:rPr>
            </w:pPr>
            <w:r>
              <w:rPr>
                <w:color w:val="333333"/>
              </w:rPr>
              <w:t>414.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191BCF" w14:textId="785135FD" w:rsidR="0072045B" w:rsidRDefault="0072045B" w:rsidP="0072045B">
            <w:pPr>
              <w:pStyle w:val="oj-tbl-txt"/>
              <w:spacing w:before="60" w:beforeAutospacing="0" w:after="60" w:afterAutospacing="0" w:line="312" w:lineRule="atLeast"/>
              <w:rPr>
                <w:color w:val="333333"/>
              </w:rPr>
            </w:pPr>
            <w:r>
              <w:rPr>
                <w:color w:val="333333"/>
              </w:rPr>
              <w:t>Tango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4C8BCC" w14:textId="7EEE2EC8" w:rsidR="0072045B" w:rsidRDefault="0072045B" w:rsidP="0072045B">
            <w:pPr>
              <w:pStyle w:val="oj-tbl-txt"/>
              <w:spacing w:before="60" w:beforeAutospacing="0" w:after="60" w:afterAutospacing="0" w:line="312" w:lineRule="atLeast"/>
              <w:rPr>
                <w:color w:val="333333"/>
              </w:rPr>
            </w:pPr>
            <w:r>
              <w:rPr>
                <w:color w:val="333333"/>
              </w:rPr>
              <w:t>9292058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6C4A42"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6A498CB1" w14:textId="68698391"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A74522" w14:textId="37FD6431"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0751FF0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66FC05" w14:textId="159FB538" w:rsidR="0072045B" w:rsidRDefault="0072045B" w:rsidP="0072045B">
            <w:pPr>
              <w:pStyle w:val="oj-tbl-txt"/>
              <w:spacing w:before="60" w:beforeAutospacing="0" w:after="60" w:afterAutospacing="0" w:line="312" w:lineRule="atLeast"/>
              <w:rPr>
                <w:color w:val="333333"/>
              </w:rPr>
            </w:pPr>
            <w:r>
              <w:rPr>
                <w:color w:val="333333"/>
              </w:rPr>
              <w:t>415.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DF20A2" w14:textId="0203796E" w:rsidR="0072045B" w:rsidRDefault="0072045B" w:rsidP="0072045B">
            <w:pPr>
              <w:pStyle w:val="oj-tbl-txt"/>
              <w:spacing w:before="60" w:beforeAutospacing="0" w:after="60" w:afterAutospacing="0" w:line="312" w:lineRule="atLeast"/>
              <w:rPr>
                <w:color w:val="333333"/>
              </w:rPr>
            </w:pPr>
            <w:r>
              <w:rPr>
                <w:color w:val="333333"/>
              </w:rPr>
              <w:t>Topaz</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F3D85E" w14:textId="352B3516" w:rsidR="0072045B" w:rsidRDefault="0072045B" w:rsidP="0072045B">
            <w:pPr>
              <w:pStyle w:val="oj-tbl-txt"/>
              <w:spacing w:before="60" w:beforeAutospacing="0" w:after="60" w:afterAutospacing="0" w:line="312" w:lineRule="atLeast"/>
              <w:rPr>
                <w:color w:val="333333"/>
              </w:rPr>
            </w:pPr>
            <w:r>
              <w:rPr>
                <w:color w:val="333333"/>
              </w:rPr>
              <w:t>9292034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959F8B"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0F761A2C" w14:textId="35165B62"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 xml:space="preserve">transport crude oil or petroleum products, as listed in Annex XXV, that originate in Russia or are exported from Russia while practicing irregular and high-risk shipping practices as set out in the </w:t>
            </w:r>
            <w:r w:rsidRPr="00A2614E">
              <w:rPr>
                <w:color w:val="333333"/>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D6B106" w14:textId="1CB2D56F" w:rsidR="0072045B" w:rsidRDefault="0072045B" w:rsidP="0072045B">
            <w:pPr>
              <w:pStyle w:val="oj-tbl-txt"/>
              <w:spacing w:before="60" w:beforeAutospacing="0" w:after="60" w:afterAutospacing="0" w:line="312" w:lineRule="atLeast"/>
              <w:rPr>
                <w:color w:val="333333"/>
              </w:rPr>
            </w:pPr>
            <w:r>
              <w:rPr>
                <w:color w:val="333333"/>
              </w:rPr>
              <w:lastRenderedPageBreak/>
              <w:t>20.7.2025</w:t>
            </w:r>
          </w:p>
        </w:tc>
      </w:tr>
      <w:tr w:rsidR="0072045B" w:rsidRPr="000A39B3" w14:paraId="514A783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B0C2AB" w14:textId="4EE9F0CB" w:rsidR="0072045B" w:rsidRDefault="0072045B" w:rsidP="0072045B">
            <w:pPr>
              <w:pStyle w:val="oj-tbl-txt"/>
              <w:spacing w:before="60" w:beforeAutospacing="0" w:after="60" w:afterAutospacing="0" w:line="312" w:lineRule="atLeast"/>
              <w:rPr>
                <w:color w:val="333333"/>
              </w:rPr>
            </w:pPr>
            <w:r>
              <w:rPr>
                <w:color w:val="333333"/>
              </w:rPr>
              <w:t>416.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291D3E" w14:textId="22080C64" w:rsidR="0072045B" w:rsidRDefault="0072045B" w:rsidP="0072045B">
            <w:pPr>
              <w:pStyle w:val="oj-tbl-txt"/>
              <w:spacing w:before="60" w:beforeAutospacing="0" w:after="60" w:afterAutospacing="0" w:line="312" w:lineRule="atLeast"/>
              <w:rPr>
                <w:color w:val="333333"/>
              </w:rPr>
            </w:pPr>
            <w:r>
              <w:rPr>
                <w:color w:val="333333"/>
              </w:rPr>
              <w:t>Volgoneft 251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53CEEF" w14:textId="2F5B98BF" w:rsidR="0072045B" w:rsidRDefault="0072045B" w:rsidP="0072045B">
            <w:pPr>
              <w:pStyle w:val="oj-tbl-txt"/>
              <w:spacing w:before="60" w:beforeAutospacing="0" w:after="60" w:afterAutospacing="0" w:line="312" w:lineRule="atLeast"/>
              <w:rPr>
                <w:color w:val="333333"/>
              </w:rPr>
            </w:pPr>
            <w:r>
              <w:rPr>
                <w:color w:val="333333"/>
              </w:rPr>
              <w:t>8231057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B78A4F"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7E2482C7" w14:textId="3741E4D2"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BA0B25" w14:textId="3305AA8C"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128CB6C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F28D6E" w14:textId="1056DD45" w:rsidR="0072045B" w:rsidRDefault="0072045B" w:rsidP="0072045B">
            <w:pPr>
              <w:pStyle w:val="oj-tbl-txt"/>
              <w:spacing w:before="60" w:beforeAutospacing="0" w:after="60" w:afterAutospacing="0" w:line="312" w:lineRule="atLeast"/>
              <w:rPr>
                <w:color w:val="333333"/>
              </w:rPr>
            </w:pPr>
            <w:r>
              <w:rPr>
                <w:color w:val="333333"/>
              </w:rPr>
              <w:t>417.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287852" w14:textId="39162D9D" w:rsidR="0072045B" w:rsidRDefault="0072045B" w:rsidP="0072045B">
            <w:pPr>
              <w:pStyle w:val="oj-tbl-txt"/>
              <w:spacing w:before="60" w:beforeAutospacing="0" w:after="60" w:afterAutospacing="0" w:line="312" w:lineRule="atLeast"/>
              <w:rPr>
                <w:color w:val="333333"/>
              </w:rPr>
            </w:pPr>
            <w:r>
              <w:rPr>
                <w:color w:val="333333"/>
              </w:rPr>
              <w:t>Volgoneft 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9CC6F0" w14:textId="2105A689" w:rsidR="0072045B" w:rsidRDefault="0072045B" w:rsidP="0072045B">
            <w:pPr>
              <w:pStyle w:val="oj-tbl-txt"/>
              <w:spacing w:before="60" w:beforeAutospacing="0" w:after="60" w:afterAutospacing="0" w:line="312" w:lineRule="atLeast"/>
              <w:rPr>
                <w:color w:val="333333"/>
              </w:rPr>
            </w:pPr>
            <w:r>
              <w:rPr>
                <w:color w:val="333333"/>
              </w:rPr>
              <w:t>8867129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04C644"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6C1130D9" w14:textId="4A36F53F"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8BDC3B" w14:textId="63171DD2"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4DD36F0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4BAC22" w14:textId="107020F2" w:rsidR="0072045B" w:rsidRDefault="0072045B" w:rsidP="0072045B">
            <w:pPr>
              <w:pStyle w:val="oj-tbl-txt"/>
              <w:spacing w:before="60" w:beforeAutospacing="0" w:after="60" w:afterAutospacing="0" w:line="312" w:lineRule="atLeast"/>
              <w:rPr>
                <w:color w:val="333333"/>
              </w:rPr>
            </w:pPr>
            <w:r>
              <w:rPr>
                <w:color w:val="333333"/>
              </w:rPr>
              <w:t>418.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1759A9" w14:textId="51C83706" w:rsidR="0072045B" w:rsidRDefault="0072045B" w:rsidP="0072045B">
            <w:pPr>
              <w:pStyle w:val="oj-tbl-txt"/>
              <w:spacing w:before="60" w:beforeAutospacing="0" w:after="60" w:afterAutospacing="0" w:line="312" w:lineRule="atLeast"/>
              <w:rPr>
                <w:color w:val="333333"/>
              </w:rPr>
            </w:pPr>
            <w:r>
              <w:rPr>
                <w:color w:val="333333"/>
              </w:rPr>
              <w:t>Saint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D782E8" w14:textId="09ADDCBE" w:rsidR="0072045B" w:rsidRDefault="0072045B" w:rsidP="0072045B">
            <w:pPr>
              <w:pStyle w:val="oj-tbl-txt"/>
              <w:spacing w:before="60" w:beforeAutospacing="0" w:after="60" w:afterAutospacing="0" w:line="312" w:lineRule="atLeast"/>
              <w:rPr>
                <w:color w:val="333333"/>
              </w:rPr>
            </w:pPr>
            <w:r>
              <w:rPr>
                <w:color w:val="333333"/>
              </w:rPr>
              <w:t>9263198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CFE094"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206DD300" w14:textId="1AE7668F"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44789A" w14:textId="18CD8A1B"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7575D54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566902" w14:textId="1E037A14" w:rsidR="0072045B" w:rsidRDefault="0072045B" w:rsidP="0072045B">
            <w:pPr>
              <w:pStyle w:val="oj-tbl-txt"/>
              <w:spacing w:before="60" w:beforeAutospacing="0" w:after="60" w:afterAutospacing="0" w:line="312" w:lineRule="atLeast"/>
              <w:rPr>
                <w:color w:val="333333"/>
              </w:rPr>
            </w:pPr>
            <w:r>
              <w:rPr>
                <w:color w:val="333333"/>
              </w:rPr>
              <w:t>419.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073DED" w14:textId="6CFE9438" w:rsidR="0072045B" w:rsidRDefault="0072045B" w:rsidP="0072045B">
            <w:pPr>
              <w:pStyle w:val="oj-tbl-txt"/>
              <w:spacing w:before="60" w:beforeAutospacing="0" w:after="60" w:afterAutospacing="0" w:line="312" w:lineRule="atLeast"/>
              <w:rPr>
                <w:color w:val="333333"/>
              </w:rPr>
            </w:pPr>
            <w:r>
              <w:rPr>
                <w:color w:val="333333"/>
              </w:rPr>
              <w:t>Arctic Mulan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DFA2E2" w14:textId="0DCC23E3" w:rsidR="0072045B" w:rsidRDefault="0072045B" w:rsidP="0072045B">
            <w:pPr>
              <w:pStyle w:val="oj-tbl-txt"/>
              <w:spacing w:before="60" w:beforeAutospacing="0" w:after="60" w:afterAutospacing="0" w:line="312" w:lineRule="atLeast"/>
              <w:rPr>
                <w:color w:val="333333"/>
              </w:rPr>
            </w:pPr>
            <w:r>
              <w:rPr>
                <w:color w:val="333333"/>
              </w:rPr>
              <w:t>9864837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ADBFFB"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(c):</w:t>
            </w:r>
          </w:p>
          <w:p w14:paraId="3E9CF887" w14:textId="45AAB5C2"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are operated in such a way as to contribute or support actions or policies for the exploitation, 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F739EC" w14:textId="7749F680"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4D79224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839D4B" w14:textId="0A318902" w:rsidR="0072045B" w:rsidRDefault="0072045B" w:rsidP="0072045B">
            <w:pPr>
              <w:pStyle w:val="oj-tbl-txt"/>
              <w:spacing w:before="60" w:beforeAutospacing="0" w:after="60" w:afterAutospacing="0" w:line="312" w:lineRule="atLeast"/>
              <w:rPr>
                <w:color w:val="333333"/>
              </w:rPr>
            </w:pPr>
            <w:r>
              <w:rPr>
                <w:color w:val="333333"/>
              </w:rPr>
              <w:t>420.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362F60" w14:textId="248CC7F2" w:rsidR="0072045B" w:rsidRDefault="0072045B" w:rsidP="0072045B">
            <w:pPr>
              <w:pStyle w:val="oj-tbl-txt"/>
              <w:spacing w:before="60" w:beforeAutospacing="0" w:after="60" w:afterAutospacing="0" w:line="312" w:lineRule="atLeast"/>
              <w:rPr>
                <w:color w:val="333333"/>
              </w:rPr>
            </w:pPr>
            <w:r>
              <w:rPr>
                <w:color w:val="333333"/>
              </w:rPr>
              <w:t>Viper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C42349" w14:textId="6032CC40" w:rsidR="0072045B" w:rsidRDefault="0072045B" w:rsidP="0072045B">
            <w:pPr>
              <w:pStyle w:val="oj-tbl-txt"/>
              <w:spacing w:before="60" w:beforeAutospacing="0" w:after="60" w:afterAutospacing="0" w:line="312" w:lineRule="atLeast"/>
              <w:rPr>
                <w:color w:val="333333"/>
              </w:rPr>
            </w:pPr>
            <w:r>
              <w:rPr>
                <w:color w:val="333333"/>
              </w:rPr>
              <w:t>9299874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8C653C"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633EF564" w14:textId="76146AD0"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58F9F0" w14:textId="63F88B5E" w:rsidR="0072045B" w:rsidRDefault="0072045B" w:rsidP="0072045B">
            <w:pPr>
              <w:pStyle w:val="oj-tbl-txt"/>
              <w:spacing w:before="60" w:beforeAutospacing="0" w:after="60" w:afterAutospacing="0" w:line="312" w:lineRule="atLeast"/>
              <w:rPr>
                <w:color w:val="333333"/>
              </w:rPr>
            </w:pPr>
            <w:r>
              <w:rPr>
                <w:color w:val="333333"/>
              </w:rPr>
              <w:lastRenderedPageBreak/>
              <w:t>20.7.2025</w:t>
            </w:r>
          </w:p>
        </w:tc>
      </w:tr>
      <w:tr w:rsidR="0072045B" w:rsidRPr="000A39B3" w14:paraId="2EA1197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2529E8" w14:textId="29E29BEA" w:rsidR="0072045B" w:rsidRDefault="0072045B" w:rsidP="0072045B">
            <w:pPr>
              <w:pStyle w:val="oj-tbl-txt"/>
              <w:spacing w:before="60" w:beforeAutospacing="0" w:after="60" w:afterAutospacing="0" w:line="312" w:lineRule="atLeast"/>
              <w:rPr>
                <w:color w:val="333333"/>
              </w:rPr>
            </w:pPr>
            <w:r>
              <w:rPr>
                <w:color w:val="333333"/>
              </w:rPr>
              <w:t>421.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C570FD" w14:textId="694512B0" w:rsidR="0072045B" w:rsidRDefault="0072045B" w:rsidP="0072045B">
            <w:pPr>
              <w:pStyle w:val="oj-tbl-txt"/>
              <w:spacing w:before="60" w:beforeAutospacing="0" w:after="60" w:afterAutospacing="0" w:line="312" w:lineRule="atLeast"/>
              <w:rPr>
                <w:color w:val="333333"/>
              </w:rPr>
            </w:pPr>
            <w:r>
              <w:rPr>
                <w:color w:val="333333"/>
              </w:rPr>
              <w:t>Wu Tai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8C6D3C" w14:textId="617ED745" w:rsidR="0072045B" w:rsidRDefault="0072045B" w:rsidP="0072045B">
            <w:pPr>
              <w:pStyle w:val="oj-tbl-txt"/>
              <w:spacing w:before="60" w:beforeAutospacing="0" w:after="60" w:afterAutospacing="0" w:line="312" w:lineRule="atLeast"/>
              <w:rPr>
                <w:color w:val="333333"/>
              </w:rPr>
            </w:pPr>
            <w:r>
              <w:rPr>
                <w:color w:val="333333"/>
              </w:rPr>
              <w:t>9419151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01FE74"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17E23224" w14:textId="678B6701"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AA4836" w14:textId="6F940F2B"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0A20ACC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5BDF12" w14:textId="6E19129F" w:rsidR="0072045B" w:rsidRDefault="0072045B" w:rsidP="0072045B">
            <w:pPr>
              <w:pStyle w:val="oj-tbl-txt"/>
              <w:spacing w:before="60" w:beforeAutospacing="0" w:after="60" w:afterAutospacing="0" w:line="312" w:lineRule="atLeast"/>
              <w:rPr>
                <w:color w:val="333333"/>
              </w:rPr>
            </w:pPr>
            <w:r>
              <w:rPr>
                <w:color w:val="333333"/>
              </w:rPr>
              <w:t>422.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89AFBF" w14:textId="50C97F4F" w:rsidR="0072045B" w:rsidRDefault="0072045B" w:rsidP="0072045B">
            <w:pPr>
              <w:pStyle w:val="oj-tbl-txt"/>
              <w:spacing w:before="60" w:beforeAutospacing="0" w:after="60" w:afterAutospacing="0" w:line="312" w:lineRule="atLeast"/>
              <w:rPr>
                <w:color w:val="333333"/>
              </w:rPr>
            </w:pPr>
            <w:r>
              <w:rPr>
                <w:color w:val="333333"/>
              </w:rPr>
              <w:t>Lark (formerly Lea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28161E" w14:textId="0DB2D802" w:rsidR="0072045B" w:rsidRDefault="0072045B" w:rsidP="0072045B">
            <w:pPr>
              <w:pStyle w:val="oj-tbl-txt"/>
              <w:spacing w:before="60" w:beforeAutospacing="0" w:after="60" w:afterAutospacing="0" w:line="312" w:lineRule="atLeast"/>
              <w:rPr>
                <w:color w:val="333333"/>
              </w:rPr>
            </w:pPr>
            <w:r>
              <w:rPr>
                <w:color w:val="333333"/>
              </w:rPr>
              <w:t>9277759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468254"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68E191FA" w14:textId="1902A44A"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AA2380" w14:textId="6D4EFC2D"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2CFC339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905E5A" w14:textId="0607DB2E" w:rsidR="0072045B" w:rsidRDefault="0072045B" w:rsidP="0072045B">
            <w:pPr>
              <w:pStyle w:val="oj-tbl-txt"/>
              <w:spacing w:before="60" w:beforeAutospacing="0" w:after="60" w:afterAutospacing="0" w:line="312" w:lineRule="atLeast"/>
              <w:rPr>
                <w:color w:val="333333"/>
              </w:rPr>
            </w:pPr>
            <w:r>
              <w:rPr>
                <w:color w:val="333333"/>
              </w:rPr>
              <w:t>423.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806E4D" w14:textId="497C3883" w:rsidR="0072045B" w:rsidRDefault="0072045B" w:rsidP="0072045B">
            <w:pPr>
              <w:pStyle w:val="oj-tbl-txt"/>
              <w:spacing w:before="60" w:beforeAutospacing="0" w:after="60" w:afterAutospacing="0" w:line="312" w:lineRule="atLeast"/>
              <w:rPr>
                <w:color w:val="333333"/>
              </w:rPr>
            </w:pPr>
            <w:r>
              <w:rPr>
                <w:color w:val="333333"/>
              </w:rPr>
              <w:t>Marble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143E04" w14:textId="7856B144" w:rsidR="0072045B" w:rsidRDefault="0072045B" w:rsidP="0072045B">
            <w:pPr>
              <w:pStyle w:val="oj-tbl-txt"/>
              <w:spacing w:before="60" w:beforeAutospacing="0" w:after="60" w:afterAutospacing="0" w:line="312" w:lineRule="atLeast"/>
              <w:rPr>
                <w:color w:val="333333"/>
              </w:rPr>
            </w:pPr>
            <w:r>
              <w:rPr>
                <w:color w:val="333333"/>
              </w:rPr>
              <w:t>9323974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997218"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4B422BC0" w14:textId="49BAECF8"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954170" w14:textId="5E54A1F2"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17925FC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54E447" w14:textId="7430C6A8" w:rsidR="0072045B" w:rsidRDefault="0072045B" w:rsidP="0072045B">
            <w:pPr>
              <w:pStyle w:val="oj-tbl-txt"/>
              <w:spacing w:before="60" w:beforeAutospacing="0" w:after="60" w:afterAutospacing="0" w:line="312" w:lineRule="atLeast"/>
              <w:rPr>
                <w:color w:val="333333"/>
              </w:rPr>
            </w:pPr>
            <w:r>
              <w:rPr>
                <w:color w:val="333333"/>
              </w:rPr>
              <w:t>424.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C65441" w14:textId="181EA9ED" w:rsidR="0072045B" w:rsidRDefault="0072045B" w:rsidP="0072045B">
            <w:pPr>
              <w:pStyle w:val="oj-tbl-txt"/>
              <w:spacing w:before="60" w:beforeAutospacing="0" w:after="60" w:afterAutospacing="0" w:line="312" w:lineRule="atLeast"/>
              <w:rPr>
                <w:color w:val="333333"/>
              </w:rPr>
            </w:pPr>
            <w:r>
              <w:rPr>
                <w:color w:val="333333"/>
              </w:rPr>
              <w:t>Seginus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9B20FF" w14:textId="513D7BD2" w:rsidR="0072045B" w:rsidRDefault="0072045B" w:rsidP="0072045B">
            <w:pPr>
              <w:pStyle w:val="oj-tbl-txt"/>
              <w:spacing w:before="60" w:beforeAutospacing="0" w:after="60" w:afterAutospacing="0" w:line="312" w:lineRule="atLeast"/>
              <w:rPr>
                <w:color w:val="333333"/>
              </w:rPr>
            </w:pPr>
            <w:r>
              <w:rPr>
                <w:color w:val="333333"/>
              </w:rPr>
              <w:t>9256028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D3F305"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3ECB3ACF" w14:textId="241F1050"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 xml:space="preserve">transport crude oil or petroleum products, as listed in Annex XXV, that originate in Russia or are </w:t>
            </w:r>
            <w:r w:rsidRPr="00A2614E">
              <w:rPr>
                <w:color w:val="333333"/>
                <w:lang w:val="en-US"/>
              </w:rPr>
              <w:lastRenderedPageBreak/>
              <w:t>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9BDDA2" w14:textId="5A38EB1C" w:rsidR="0072045B" w:rsidRDefault="0072045B" w:rsidP="0072045B">
            <w:pPr>
              <w:pStyle w:val="oj-tbl-txt"/>
              <w:spacing w:before="60" w:beforeAutospacing="0" w:after="60" w:afterAutospacing="0" w:line="312" w:lineRule="atLeast"/>
              <w:rPr>
                <w:color w:val="333333"/>
              </w:rPr>
            </w:pPr>
            <w:r>
              <w:rPr>
                <w:color w:val="333333"/>
              </w:rPr>
              <w:lastRenderedPageBreak/>
              <w:t>20.7.2025</w:t>
            </w:r>
          </w:p>
        </w:tc>
      </w:tr>
      <w:tr w:rsidR="0072045B" w:rsidRPr="000A39B3" w14:paraId="74FB651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720E0B" w14:textId="2DD0AEBD" w:rsidR="0072045B" w:rsidRDefault="0072045B" w:rsidP="0072045B">
            <w:pPr>
              <w:pStyle w:val="oj-tbl-txt"/>
              <w:spacing w:before="60" w:beforeAutospacing="0" w:after="60" w:afterAutospacing="0" w:line="312" w:lineRule="atLeast"/>
              <w:rPr>
                <w:color w:val="333333"/>
              </w:rPr>
            </w:pPr>
            <w:r>
              <w:rPr>
                <w:color w:val="333333"/>
              </w:rPr>
              <w:t>425.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919C47" w14:textId="709B1DCA" w:rsidR="0072045B" w:rsidRDefault="0072045B" w:rsidP="0072045B">
            <w:pPr>
              <w:pStyle w:val="oj-tbl-txt"/>
              <w:spacing w:before="60" w:beforeAutospacing="0" w:after="60" w:afterAutospacing="0" w:line="312" w:lineRule="atLeast"/>
              <w:rPr>
                <w:color w:val="333333"/>
              </w:rPr>
            </w:pPr>
            <w:r>
              <w:rPr>
                <w:color w:val="333333"/>
              </w:rPr>
              <w:t>Peace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25394A" w14:textId="7746627F" w:rsidR="0072045B" w:rsidRDefault="0072045B" w:rsidP="0072045B">
            <w:pPr>
              <w:pStyle w:val="oj-tbl-txt"/>
              <w:spacing w:before="60" w:beforeAutospacing="0" w:after="60" w:afterAutospacing="0" w:line="312" w:lineRule="atLeast"/>
              <w:rPr>
                <w:color w:val="333333"/>
              </w:rPr>
            </w:pPr>
            <w:r>
              <w:rPr>
                <w:color w:val="333333"/>
              </w:rPr>
              <w:t>9249130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003E03"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28194A38" w14:textId="1A57F2A0"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411624" w14:textId="1773973C"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62536EA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618FCC" w14:textId="1701C27F" w:rsidR="0072045B" w:rsidRDefault="0072045B" w:rsidP="0072045B">
            <w:pPr>
              <w:pStyle w:val="oj-tbl-txt"/>
              <w:spacing w:before="60" w:beforeAutospacing="0" w:after="60" w:afterAutospacing="0" w:line="312" w:lineRule="atLeast"/>
              <w:rPr>
                <w:color w:val="333333"/>
              </w:rPr>
            </w:pPr>
            <w:r>
              <w:rPr>
                <w:color w:val="333333"/>
              </w:rPr>
              <w:t>426.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D675BB" w14:textId="478408A3" w:rsidR="0072045B" w:rsidRDefault="0072045B" w:rsidP="0072045B">
            <w:pPr>
              <w:pStyle w:val="oj-tbl-txt"/>
              <w:spacing w:before="60" w:beforeAutospacing="0" w:after="60" w:afterAutospacing="0" w:line="312" w:lineRule="atLeast"/>
              <w:rPr>
                <w:color w:val="333333"/>
              </w:rPr>
            </w:pPr>
            <w:r>
              <w:rPr>
                <w:color w:val="333333"/>
              </w:rPr>
              <w:t>Ailama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6F3AB5" w14:textId="179C4A6F" w:rsidR="0072045B" w:rsidRDefault="0072045B" w:rsidP="0072045B">
            <w:pPr>
              <w:pStyle w:val="oj-tbl-txt"/>
              <w:spacing w:before="60" w:beforeAutospacing="0" w:after="60" w:afterAutospacing="0" w:line="312" w:lineRule="atLeast"/>
              <w:rPr>
                <w:color w:val="333333"/>
              </w:rPr>
            </w:pPr>
            <w:r>
              <w:rPr>
                <w:color w:val="333333"/>
              </w:rPr>
              <w:t>9232888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C06300"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4BB99607" w14:textId="13A2E8F8"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BD6834" w14:textId="2CD65159"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196D5DC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C9D03E" w14:textId="3242843F" w:rsidR="0072045B" w:rsidRDefault="0072045B" w:rsidP="0072045B">
            <w:pPr>
              <w:pStyle w:val="oj-tbl-txt"/>
              <w:spacing w:before="60" w:beforeAutospacing="0" w:after="60" w:afterAutospacing="0" w:line="312" w:lineRule="atLeast"/>
              <w:rPr>
                <w:color w:val="333333"/>
              </w:rPr>
            </w:pPr>
            <w:r>
              <w:rPr>
                <w:color w:val="333333"/>
              </w:rPr>
              <w:t>427.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46BBDC" w14:textId="4C9B11E2"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Dorin (formerly E Mei Shan)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A19887" w14:textId="3B4D3B77" w:rsidR="0072045B" w:rsidRDefault="0072045B" w:rsidP="0072045B">
            <w:pPr>
              <w:pStyle w:val="oj-tbl-txt"/>
              <w:spacing w:before="60" w:beforeAutospacing="0" w:after="60" w:afterAutospacing="0" w:line="312" w:lineRule="atLeast"/>
              <w:rPr>
                <w:color w:val="333333"/>
              </w:rPr>
            </w:pPr>
            <w:r>
              <w:rPr>
                <w:color w:val="333333"/>
              </w:rPr>
              <w:t>9290828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C68838"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64EDBDB1" w14:textId="70647C5F"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931A87" w14:textId="6E21EBC9"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66EE252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B244C7" w14:textId="34277452" w:rsidR="0072045B" w:rsidRDefault="0072045B" w:rsidP="0072045B">
            <w:pPr>
              <w:pStyle w:val="oj-tbl-txt"/>
              <w:spacing w:before="60" w:beforeAutospacing="0" w:after="60" w:afterAutospacing="0" w:line="312" w:lineRule="atLeast"/>
              <w:rPr>
                <w:color w:val="333333"/>
              </w:rPr>
            </w:pPr>
            <w:r>
              <w:rPr>
                <w:color w:val="333333"/>
              </w:rPr>
              <w:t>428.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053859" w14:textId="4C6A706E" w:rsidR="0072045B" w:rsidRDefault="0072045B" w:rsidP="0072045B">
            <w:pPr>
              <w:pStyle w:val="oj-tbl-txt"/>
              <w:spacing w:before="60" w:beforeAutospacing="0" w:after="60" w:afterAutospacing="0" w:line="312" w:lineRule="atLeast"/>
              <w:rPr>
                <w:color w:val="333333"/>
              </w:rPr>
            </w:pPr>
            <w:r>
              <w:rPr>
                <w:color w:val="333333"/>
              </w:rPr>
              <w:t>Sooraj</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4F6EB3" w14:textId="73AABB88" w:rsidR="0072045B" w:rsidRDefault="0072045B" w:rsidP="0072045B">
            <w:pPr>
              <w:pStyle w:val="oj-tbl-txt"/>
              <w:spacing w:before="60" w:beforeAutospacing="0" w:after="60" w:afterAutospacing="0" w:line="312" w:lineRule="atLeast"/>
              <w:rPr>
                <w:color w:val="333333"/>
              </w:rPr>
            </w:pPr>
            <w:r>
              <w:rPr>
                <w:color w:val="333333"/>
              </w:rPr>
              <w:t>9332834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CF9025"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231E5099" w14:textId="5DD9BFC5"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 xml:space="preserve">transport crude oil or petroleum products, as listed in Annex XXV, that originate in Russia or are exported from Russia while practicing irregular and high-risk shipping practices as set out in the </w:t>
            </w:r>
            <w:r w:rsidRPr="00A2614E">
              <w:rPr>
                <w:color w:val="333333"/>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06BF84" w14:textId="37D3F319" w:rsidR="0072045B" w:rsidRDefault="0072045B" w:rsidP="0072045B">
            <w:pPr>
              <w:pStyle w:val="oj-tbl-txt"/>
              <w:spacing w:before="60" w:beforeAutospacing="0" w:after="60" w:afterAutospacing="0" w:line="312" w:lineRule="atLeast"/>
              <w:rPr>
                <w:color w:val="333333"/>
              </w:rPr>
            </w:pPr>
            <w:r>
              <w:rPr>
                <w:color w:val="333333"/>
              </w:rPr>
              <w:lastRenderedPageBreak/>
              <w:t>20.7.2025</w:t>
            </w:r>
          </w:p>
        </w:tc>
      </w:tr>
      <w:tr w:rsidR="0072045B" w:rsidRPr="000A39B3" w14:paraId="39FA4F4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14798C" w14:textId="03F70E24" w:rsidR="0072045B" w:rsidRDefault="0072045B" w:rsidP="0072045B">
            <w:pPr>
              <w:pStyle w:val="oj-tbl-txt"/>
              <w:spacing w:before="60" w:beforeAutospacing="0" w:after="60" w:afterAutospacing="0" w:line="312" w:lineRule="atLeast"/>
              <w:rPr>
                <w:color w:val="333333"/>
              </w:rPr>
            </w:pPr>
            <w:r>
              <w:rPr>
                <w:color w:val="333333"/>
              </w:rPr>
              <w:t>429.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87E008" w14:textId="172151E7" w:rsidR="0072045B" w:rsidRDefault="0072045B" w:rsidP="0072045B">
            <w:pPr>
              <w:pStyle w:val="oj-tbl-txt"/>
              <w:spacing w:before="60" w:beforeAutospacing="0" w:after="60" w:afterAutospacing="0" w:line="312" w:lineRule="atLeast"/>
              <w:rPr>
                <w:color w:val="333333"/>
              </w:rPr>
            </w:pPr>
            <w:r>
              <w:rPr>
                <w:color w:val="333333"/>
              </w:rPr>
              <w:t>Elise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AA4329" w14:textId="35C03267" w:rsidR="0072045B" w:rsidRDefault="0072045B" w:rsidP="0072045B">
            <w:pPr>
              <w:pStyle w:val="oj-tbl-txt"/>
              <w:spacing w:before="60" w:beforeAutospacing="0" w:after="60" w:afterAutospacing="0" w:line="312" w:lineRule="atLeast"/>
              <w:rPr>
                <w:color w:val="333333"/>
              </w:rPr>
            </w:pPr>
            <w:r>
              <w:rPr>
                <w:color w:val="333333"/>
              </w:rPr>
              <w:t>9277747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D98A1A"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6CC66BFB" w14:textId="1093C112"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297F03" w14:textId="4F747734"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22534B7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BF8785" w14:textId="2C29D9A1" w:rsidR="0072045B" w:rsidRDefault="0072045B" w:rsidP="0072045B">
            <w:pPr>
              <w:pStyle w:val="oj-tbl-txt"/>
              <w:spacing w:before="60" w:beforeAutospacing="0" w:after="60" w:afterAutospacing="0" w:line="312" w:lineRule="atLeast"/>
              <w:rPr>
                <w:color w:val="333333"/>
              </w:rPr>
            </w:pPr>
            <w:r>
              <w:rPr>
                <w:color w:val="333333"/>
              </w:rPr>
              <w:t>430.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BECC6A" w14:textId="6B6195F5" w:rsidR="0072045B" w:rsidRDefault="0072045B" w:rsidP="0072045B">
            <w:pPr>
              <w:pStyle w:val="oj-tbl-txt"/>
              <w:spacing w:before="60" w:beforeAutospacing="0" w:after="60" w:afterAutospacing="0" w:line="312" w:lineRule="atLeast"/>
              <w:rPr>
                <w:color w:val="333333"/>
              </w:rPr>
            </w:pPr>
            <w:r>
              <w:rPr>
                <w:color w:val="333333"/>
              </w:rPr>
              <w:t>Vision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B4C2D7" w14:textId="5E780E6B" w:rsidR="0072045B" w:rsidRDefault="0072045B" w:rsidP="0072045B">
            <w:pPr>
              <w:pStyle w:val="oj-tbl-txt"/>
              <w:spacing w:before="60" w:beforeAutospacing="0" w:after="60" w:afterAutospacing="0" w:line="312" w:lineRule="atLeast"/>
              <w:rPr>
                <w:color w:val="333333"/>
              </w:rPr>
            </w:pPr>
            <w:r>
              <w:rPr>
                <w:color w:val="333333"/>
              </w:rPr>
              <w:t>9236016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C84FEA"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28026922" w14:textId="65AEC7E1"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881324" w14:textId="40ACBDEA"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5EE4E7E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82993F" w14:textId="6B83319B" w:rsidR="0072045B" w:rsidRDefault="0072045B" w:rsidP="0072045B">
            <w:pPr>
              <w:pStyle w:val="oj-tbl-txt"/>
              <w:spacing w:before="60" w:beforeAutospacing="0" w:after="60" w:afterAutospacing="0" w:line="312" w:lineRule="atLeast"/>
              <w:rPr>
                <w:color w:val="333333"/>
              </w:rPr>
            </w:pPr>
            <w:r>
              <w:rPr>
                <w:color w:val="333333"/>
              </w:rPr>
              <w:t>431.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3E0C9B" w14:textId="26EF7992" w:rsidR="0072045B" w:rsidRDefault="0072045B" w:rsidP="0072045B">
            <w:pPr>
              <w:pStyle w:val="oj-tbl-txt"/>
              <w:spacing w:before="60" w:beforeAutospacing="0" w:after="60" w:afterAutospacing="0" w:line="312" w:lineRule="atLeast"/>
              <w:rPr>
                <w:color w:val="333333"/>
              </w:rPr>
            </w:pPr>
            <w:r>
              <w:rPr>
                <w:color w:val="333333"/>
              </w:rPr>
              <w:t>Aura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7686ED" w14:textId="4022A62F" w:rsidR="0072045B" w:rsidRDefault="0072045B" w:rsidP="0072045B">
            <w:pPr>
              <w:pStyle w:val="oj-tbl-txt"/>
              <w:spacing w:before="60" w:beforeAutospacing="0" w:after="60" w:afterAutospacing="0" w:line="312" w:lineRule="atLeast"/>
              <w:rPr>
                <w:color w:val="333333"/>
              </w:rPr>
            </w:pPr>
            <w:r>
              <w:rPr>
                <w:color w:val="333333"/>
              </w:rPr>
              <w:t>9624316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354181"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31966779" w14:textId="6F1EB033"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0C59FB" w14:textId="39C09367"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4486CB7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A123D2" w14:textId="5A9FB21E" w:rsidR="0072045B" w:rsidRDefault="0072045B" w:rsidP="0072045B">
            <w:pPr>
              <w:pStyle w:val="oj-tbl-txt"/>
              <w:spacing w:before="60" w:beforeAutospacing="0" w:after="60" w:afterAutospacing="0" w:line="312" w:lineRule="atLeast"/>
              <w:rPr>
                <w:color w:val="333333"/>
              </w:rPr>
            </w:pPr>
            <w:r>
              <w:rPr>
                <w:color w:val="333333"/>
              </w:rPr>
              <w:t>432.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E7EAC8" w14:textId="63BC8B81" w:rsidR="0072045B" w:rsidRDefault="0072045B" w:rsidP="0072045B">
            <w:pPr>
              <w:pStyle w:val="oj-tbl-txt"/>
              <w:spacing w:before="60" w:beforeAutospacing="0" w:after="60" w:afterAutospacing="0" w:line="312" w:lineRule="atLeast"/>
              <w:rPr>
                <w:color w:val="333333"/>
              </w:rPr>
            </w:pPr>
            <w:r>
              <w:rPr>
                <w:color w:val="333333"/>
              </w:rPr>
              <w:t>Dignity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26DD0A" w14:textId="77C410FA" w:rsidR="0072045B" w:rsidRDefault="0072045B" w:rsidP="0072045B">
            <w:pPr>
              <w:pStyle w:val="oj-tbl-txt"/>
              <w:spacing w:before="60" w:beforeAutospacing="0" w:after="60" w:afterAutospacing="0" w:line="312" w:lineRule="atLeast"/>
              <w:rPr>
                <w:color w:val="333333"/>
              </w:rPr>
            </w:pPr>
            <w:r>
              <w:rPr>
                <w:color w:val="333333"/>
              </w:rPr>
              <w:t>9283241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410036"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2A4F4F20" w14:textId="48B1D967"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 xml:space="preserve">transport crude oil or petroleum products, as listed in Annex XXV, that originate in Russia or are exported from Russia while practicing irregular and high-risk shipping practices as set out in the International Maritime Organisation </w:t>
            </w:r>
            <w:r w:rsidRPr="00A2614E">
              <w:rPr>
                <w:color w:val="333333"/>
                <w:lang w:val="en-US"/>
              </w:rPr>
              <w:lastRenderedPageBreak/>
              <w:t>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9B5132" w14:textId="71CEBBD5" w:rsidR="0072045B" w:rsidRDefault="0072045B" w:rsidP="0072045B">
            <w:pPr>
              <w:pStyle w:val="oj-tbl-txt"/>
              <w:spacing w:before="60" w:beforeAutospacing="0" w:after="60" w:afterAutospacing="0" w:line="312" w:lineRule="atLeast"/>
              <w:rPr>
                <w:color w:val="333333"/>
              </w:rPr>
            </w:pPr>
            <w:r>
              <w:rPr>
                <w:color w:val="333333"/>
              </w:rPr>
              <w:lastRenderedPageBreak/>
              <w:t>20.7.2025</w:t>
            </w:r>
          </w:p>
        </w:tc>
      </w:tr>
      <w:tr w:rsidR="0072045B" w:rsidRPr="000A39B3" w14:paraId="6511EB1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37BDEB" w14:textId="233274D9" w:rsidR="0072045B" w:rsidRDefault="0072045B" w:rsidP="0072045B">
            <w:pPr>
              <w:pStyle w:val="oj-tbl-txt"/>
              <w:spacing w:before="60" w:beforeAutospacing="0" w:after="60" w:afterAutospacing="0" w:line="312" w:lineRule="atLeast"/>
              <w:rPr>
                <w:color w:val="333333"/>
              </w:rPr>
            </w:pPr>
            <w:r>
              <w:rPr>
                <w:color w:val="333333"/>
              </w:rPr>
              <w:t>433.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7D8A42" w14:textId="206D24FC" w:rsidR="0072045B" w:rsidRDefault="0072045B" w:rsidP="0072045B">
            <w:pPr>
              <w:pStyle w:val="oj-tbl-txt"/>
              <w:spacing w:before="60" w:beforeAutospacing="0" w:after="60" w:afterAutospacing="0" w:line="312" w:lineRule="atLeast"/>
              <w:rPr>
                <w:color w:val="333333"/>
              </w:rPr>
            </w:pPr>
            <w:r>
              <w:rPr>
                <w:color w:val="333333"/>
              </w:rPr>
              <w:t>Lumin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2DCE0E" w14:textId="60800945" w:rsidR="0072045B" w:rsidRDefault="0072045B" w:rsidP="0072045B">
            <w:pPr>
              <w:pStyle w:val="oj-tbl-txt"/>
              <w:spacing w:before="60" w:beforeAutospacing="0" w:after="60" w:afterAutospacing="0" w:line="312" w:lineRule="atLeast"/>
              <w:rPr>
                <w:color w:val="333333"/>
              </w:rPr>
            </w:pPr>
            <w:r>
              <w:rPr>
                <w:color w:val="333333"/>
              </w:rPr>
              <w:t>9330599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FB8801"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4448052E" w14:textId="719D8E57"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FB9F10" w14:textId="45264C20"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3E6EFBE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75FAF2" w14:textId="5355EDDC" w:rsidR="0072045B" w:rsidRDefault="0072045B" w:rsidP="0072045B">
            <w:pPr>
              <w:pStyle w:val="oj-tbl-txt"/>
              <w:spacing w:before="60" w:beforeAutospacing="0" w:after="60" w:afterAutospacing="0" w:line="312" w:lineRule="atLeast"/>
              <w:rPr>
                <w:color w:val="333333"/>
              </w:rPr>
            </w:pPr>
            <w:r>
              <w:rPr>
                <w:color w:val="333333"/>
              </w:rPr>
              <w:t>434.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290B53" w14:textId="7AC35B4F" w:rsidR="0072045B" w:rsidRDefault="0072045B" w:rsidP="0072045B">
            <w:pPr>
              <w:pStyle w:val="oj-tbl-txt"/>
              <w:spacing w:before="60" w:beforeAutospacing="0" w:after="60" w:afterAutospacing="0" w:line="312" w:lineRule="atLeast"/>
              <w:rPr>
                <w:color w:val="333333"/>
              </w:rPr>
            </w:pPr>
            <w:r>
              <w:rPr>
                <w:color w:val="333333"/>
              </w:rPr>
              <w:t>Minion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A46144" w14:textId="23D2D487" w:rsidR="0072045B" w:rsidRDefault="0072045B" w:rsidP="0072045B">
            <w:pPr>
              <w:pStyle w:val="oj-tbl-txt"/>
              <w:spacing w:before="60" w:beforeAutospacing="0" w:after="60" w:afterAutospacing="0" w:line="312" w:lineRule="atLeast"/>
              <w:rPr>
                <w:color w:val="333333"/>
              </w:rPr>
            </w:pPr>
            <w:r>
              <w:rPr>
                <w:color w:val="333333"/>
              </w:rPr>
              <w:t>9389095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FE15DF"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7E5846BF" w14:textId="3E99DA3D"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9F0427" w14:textId="165FD9FD"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505F4AC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C27514" w14:textId="3C51457B" w:rsidR="0072045B" w:rsidRDefault="0072045B" w:rsidP="0072045B">
            <w:pPr>
              <w:pStyle w:val="oj-tbl-txt"/>
              <w:spacing w:before="60" w:beforeAutospacing="0" w:after="60" w:afterAutospacing="0" w:line="312" w:lineRule="atLeast"/>
              <w:rPr>
                <w:color w:val="333333"/>
              </w:rPr>
            </w:pPr>
            <w:r>
              <w:rPr>
                <w:color w:val="333333"/>
              </w:rPr>
              <w:t>435.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1267E4" w14:textId="704D4297" w:rsidR="0072045B" w:rsidRDefault="0072045B" w:rsidP="0072045B">
            <w:pPr>
              <w:pStyle w:val="oj-tbl-txt"/>
              <w:spacing w:before="60" w:beforeAutospacing="0" w:after="60" w:afterAutospacing="0" w:line="312" w:lineRule="atLeast"/>
              <w:rPr>
                <w:color w:val="333333"/>
              </w:rPr>
            </w:pPr>
            <w:r>
              <w:rPr>
                <w:color w:val="333333"/>
              </w:rPr>
              <w:t>Cetus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2877B0" w14:textId="354F1FF0" w:rsidR="0072045B" w:rsidRDefault="0072045B" w:rsidP="0072045B">
            <w:pPr>
              <w:pStyle w:val="oj-tbl-txt"/>
              <w:spacing w:before="60" w:beforeAutospacing="0" w:after="60" w:afterAutospacing="0" w:line="312" w:lineRule="atLeast"/>
              <w:rPr>
                <w:color w:val="333333"/>
              </w:rPr>
            </w:pPr>
            <w:r>
              <w:rPr>
                <w:color w:val="333333"/>
              </w:rPr>
              <w:t>9418482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900531"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3108BB70" w14:textId="5023EDE2"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0B87A3" w14:textId="32391FED"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3023B50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C4E14D" w14:textId="65416960" w:rsidR="0072045B" w:rsidRDefault="0072045B" w:rsidP="0072045B">
            <w:pPr>
              <w:pStyle w:val="oj-tbl-txt"/>
              <w:spacing w:before="60" w:beforeAutospacing="0" w:after="60" w:afterAutospacing="0" w:line="312" w:lineRule="atLeast"/>
              <w:rPr>
                <w:color w:val="333333"/>
              </w:rPr>
            </w:pPr>
            <w:r>
              <w:rPr>
                <w:color w:val="333333"/>
              </w:rPr>
              <w:t>436.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04307A" w14:textId="233C9F7B" w:rsidR="0072045B" w:rsidRDefault="0072045B" w:rsidP="0072045B">
            <w:pPr>
              <w:pStyle w:val="oj-tbl-txt"/>
              <w:spacing w:before="60" w:beforeAutospacing="0" w:after="60" w:afterAutospacing="0" w:line="312" w:lineRule="atLeast"/>
              <w:rPr>
                <w:color w:val="333333"/>
              </w:rPr>
            </w:pPr>
            <w:r>
              <w:rPr>
                <w:color w:val="333333"/>
              </w:rPr>
              <w:t>Arabela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C46234" w14:textId="216A2792" w:rsidR="0072045B" w:rsidRDefault="0072045B" w:rsidP="0072045B">
            <w:pPr>
              <w:pStyle w:val="oj-tbl-txt"/>
              <w:spacing w:before="60" w:beforeAutospacing="0" w:after="60" w:afterAutospacing="0" w:line="312" w:lineRule="atLeast"/>
              <w:rPr>
                <w:color w:val="333333"/>
              </w:rPr>
            </w:pPr>
            <w:r>
              <w:rPr>
                <w:color w:val="333333"/>
              </w:rPr>
              <w:t>9253313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BABD67"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2AA1DA0B" w14:textId="3300E42C"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369CA2" w14:textId="23AD8577"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6331234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E41CD6" w14:textId="59506A3B" w:rsidR="0072045B" w:rsidRDefault="0072045B" w:rsidP="0072045B">
            <w:pPr>
              <w:pStyle w:val="oj-tbl-txt"/>
              <w:spacing w:before="60" w:beforeAutospacing="0" w:after="60" w:afterAutospacing="0" w:line="312" w:lineRule="atLeast"/>
              <w:rPr>
                <w:color w:val="333333"/>
              </w:rPr>
            </w:pPr>
            <w:r>
              <w:rPr>
                <w:color w:val="333333"/>
              </w:rPr>
              <w:lastRenderedPageBreak/>
              <w:t>437.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333B66" w14:textId="41EB3057" w:rsidR="0072045B" w:rsidRDefault="0072045B" w:rsidP="0072045B">
            <w:pPr>
              <w:pStyle w:val="oj-tbl-txt"/>
              <w:spacing w:before="60" w:beforeAutospacing="0" w:after="60" w:afterAutospacing="0" w:line="312" w:lineRule="atLeast"/>
              <w:rPr>
                <w:color w:val="333333"/>
              </w:rPr>
            </w:pPr>
            <w:r>
              <w:rPr>
                <w:color w:val="333333"/>
              </w:rPr>
              <w:t>Karabakh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7A82FC" w14:textId="7D2826EA" w:rsidR="0072045B" w:rsidRDefault="0072045B" w:rsidP="0072045B">
            <w:pPr>
              <w:pStyle w:val="oj-tbl-txt"/>
              <w:spacing w:before="60" w:beforeAutospacing="0" w:after="60" w:afterAutospacing="0" w:line="312" w:lineRule="atLeast"/>
              <w:rPr>
                <w:color w:val="333333"/>
              </w:rPr>
            </w:pPr>
            <w:r>
              <w:rPr>
                <w:color w:val="333333"/>
              </w:rPr>
              <w:t>9810513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7185B6"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6BE5DA6E" w14:textId="44237993" w:rsidR="0072045B" w:rsidRPr="00FE2B9A" w:rsidRDefault="0072045B" w:rsidP="0072045B">
            <w:pPr>
              <w:pStyle w:val="oj-tbl-txt"/>
              <w:spacing w:before="60" w:beforeAutospacing="0" w:after="60" w:afterAutospacing="0" w:line="312" w:lineRule="atLeast"/>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F9A4B8" w14:textId="1979AFAB" w:rsidR="0072045B" w:rsidRDefault="0072045B" w:rsidP="0072045B">
            <w:pPr>
              <w:pStyle w:val="oj-tbl-txt"/>
              <w:spacing w:before="60" w:beforeAutospacing="0" w:after="60" w:afterAutospacing="0" w:line="312" w:lineRule="atLeast"/>
              <w:rPr>
                <w:color w:val="333333"/>
              </w:rPr>
            </w:pPr>
            <w:r>
              <w:rPr>
                <w:color w:val="333333"/>
              </w:rPr>
              <w:t>20.7.2025</w:t>
            </w:r>
          </w:p>
        </w:tc>
      </w:tr>
      <w:tr w:rsidR="0072045B" w:rsidRPr="000A39B3" w14:paraId="6C0A0F6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240F92" w14:textId="0F16D928" w:rsidR="0072045B" w:rsidRDefault="0072045B" w:rsidP="0072045B">
            <w:pPr>
              <w:pStyle w:val="oj-tbl-txt"/>
              <w:spacing w:before="60" w:beforeAutospacing="0" w:after="60" w:afterAutospacing="0" w:line="312" w:lineRule="atLeast"/>
              <w:jc w:val="both"/>
              <w:rPr>
                <w:color w:val="333333"/>
              </w:rPr>
            </w:pPr>
            <w:r>
              <w:rPr>
                <w:color w:val="333333"/>
              </w:rPr>
              <w:t>438.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7642A2" w14:textId="54B131AD" w:rsidR="0072045B" w:rsidRDefault="0072045B" w:rsidP="0072045B">
            <w:pPr>
              <w:pStyle w:val="oj-tbl-txt"/>
              <w:spacing w:before="60" w:beforeAutospacing="0" w:after="60" w:afterAutospacing="0" w:line="312" w:lineRule="atLeast"/>
              <w:jc w:val="both"/>
              <w:rPr>
                <w:color w:val="333333"/>
              </w:rPr>
            </w:pPr>
            <w:r>
              <w:rPr>
                <w:color w:val="333333"/>
              </w:rPr>
              <w:t>Aulis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E71E96" w14:textId="182A2168" w:rsidR="0072045B" w:rsidRDefault="0072045B" w:rsidP="0072045B">
            <w:pPr>
              <w:pStyle w:val="oj-tbl-txt"/>
              <w:spacing w:before="60" w:beforeAutospacing="0" w:after="60" w:afterAutospacing="0" w:line="312" w:lineRule="atLeast"/>
              <w:jc w:val="both"/>
              <w:rPr>
                <w:color w:val="333333"/>
              </w:rPr>
            </w:pPr>
            <w:r>
              <w:rPr>
                <w:color w:val="333333"/>
              </w:rPr>
              <w:t>9233765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535040"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4359B129" w14:textId="263A7C4C" w:rsidR="0072045B" w:rsidRPr="00FE2B9A" w:rsidRDefault="0072045B" w:rsidP="0072045B">
            <w:pPr>
              <w:pStyle w:val="oj-tbl-txt"/>
              <w:spacing w:before="60" w:beforeAutospacing="0" w:after="60" w:afterAutospacing="0" w:line="312" w:lineRule="atLeast"/>
              <w:jc w:val="both"/>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EE5399" w14:textId="3CA069EE" w:rsidR="0072045B" w:rsidRDefault="0072045B" w:rsidP="0072045B">
            <w:pPr>
              <w:pStyle w:val="oj-tbl-txt"/>
              <w:spacing w:before="60" w:beforeAutospacing="0" w:after="60" w:afterAutospacing="0" w:line="312" w:lineRule="atLeast"/>
              <w:jc w:val="both"/>
              <w:rPr>
                <w:color w:val="333333"/>
              </w:rPr>
            </w:pPr>
            <w:r>
              <w:rPr>
                <w:color w:val="333333"/>
              </w:rPr>
              <w:t>20.7.2025</w:t>
            </w:r>
          </w:p>
        </w:tc>
      </w:tr>
      <w:tr w:rsidR="0072045B" w:rsidRPr="000A39B3" w14:paraId="4B58362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FD3E00" w14:textId="0E321BDD" w:rsidR="0072045B" w:rsidRDefault="0072045B" w:rsidP="0072045B">
            <w:pPr>
              <w:pStyle w:val="oj-tbl-txt"/>
              <w:spacing w:before="60" w:beforeAutospacing="0" w:after="60" w:afterAutospacing="0" w:line="312" w:lineRule="atLeast"/>
              <w:jc w:val="both"/>
              <w:rPr>
                <w:color w:val="333333"/>
              </w:rPr>
            </w:pPr>
            <w:r>
              <w:rPr>
                <w:color w:val="333333"/>
              </w:rPr>
              <w:t>439.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407BB7" w14:textId="1032297B" w:rsidR="0072045B" w:rsidRDefault="0072045B" w:rsidP="0072045B">
            <w:pPr>
              <w:pStyle w:val="oj-tbl-txt"/>
              <w:spacing w:before="60" w:beforeAutospacing="0" w:after="60" w:afterAutospacing="0" w:line="312" w:lineRule="atLeast"/>
              <w:jc w:val="both"/>
              <w:rPr>
                <w:color w:val="333333"/>
              </w:rPr>
            </w:pPr>
            <w:r>
              <w:rPr>
                <w:color w:val="333333"/>
              </w:rPr>
              <w:t>Naxos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D6DCAA" w14:textId="6BD33907" w:rsidR="0072045B" w:rsidRDefault="0072045B" w:rsidP="0072045B">
            <w:pPr>
              <w:pStyle w:val="oj-tbl-txt"/>
              <w:spacing w:before="60" w:beforeAutospacing="0" w:after="60" w:afterAutospacing="0" w:line="312" w:lineRule="atLeast"/>
              <w:jc w:val="both"/>
              <w:rPr>
                <w:color w:val="333333"/>
              </w:rPr>
            </w:pPr>
            <w:r>
              <w:rPr>
                <w:color w:val="333333"/>
              </w:rPr>
              <w:t>9336426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6314DC"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1D689E4E" w14:textId="65240C65" w:rsidR="0072045B" w:rsidRPr="00FE2B9A" w:rsidRDefault="0072045B" w:rsidP="0072045B">
            <w:pPr>
              <w:pStyle w:val="oj-tbl-txt"/>
              <w:spacing w:before="60" w:beforeAutospacing="0" w:after="60" w:afterAutospacing="0" w:line="312" w:lineRule="atLeast"/>
              <w:jc w:val="both"/>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8DE35D" w14:textId="1655E5A6" w:rsidR="0072045B" w:rsidRDefault="0072045B" w:rsidP="0072045B">
            <w:pPr>
              <w:pStyle w:val="oj-tbl-txt"/>
              <w:spacing w:before="60" w:beforeAutospacing="0" w:after="60" w:afterAutospacing="0" w:line="312" w:lineRule="atLeast"/>
              <w:jc w:val="both"/>
              <w:rPr>
                <w:color w:val="333333"/>
              </w:rPr>
            </w:pPr>
            <w:r>
              <w:rPr>
                <w:color w:val="333333"/>
              </w:rPr>
              <w:t>20.7.2025</w:t>
            </w:r>
          </w:p>
        </w:tc>
      </w:tr>
      <w:tr w:rsidR="0072045B" w:rsidRPr="000A39B3" w14:paraId="278C494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219DE8" w14:textId="5CE25EC5" w:rsidR="0072045B" w:rsidRDefault="0072045B" w:rsidP="0072045B">
            <w:pPr>
              <w:pStyle w:val="oj-tbl-txt"/>
              <w:spacing w:before="60" w:beforeAutospacing="0" w:after="60" w:afterAutospacing="0" w:line="312" w:lineRule="atLeast"/>
              <w:jc w:val="both"/>
              <w:rPr>
                <w:color w:val="333333"/>
              </w:rPr>
            </w:pPr>
            <w:r>
              <w:rPr>
                <w:color w:val="333333"/>
              </w:rPr>
              <w:t>440.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B381CF" w14:textId="773A84B8" w:rsidR="0072045B" w:rsidRDefault="0072045B" w:rsidP="0072045B">
            <w:pPr>
              <w:pStyle w:val="oj-tbl-txt"/>
              <w:spacing w:before="60" w:beforeAutospacing="0" w:after="60" w:afterAutospacing="0" w:line="312" w:lineRule="atLeast"/>
              <w:jc w:val="both"/>
              <w:rPr>
                <w:color w:val="333333"/>
              </w:rPr>
            </w:pPr>
            <w:r>
              <w:rPr>
                <w:color w:val="333333"/>
              </w:rPr>
              <w:t>Indri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87A257" w14:textId="4B26278E" w:rsidR="0072045B" w:rsidRDefault="0072045B" w:rsidP="0072045B">
            <w:pPr>
              <w:pStyle w:val="oj-tbl-txt"/>
              <w:spacing w:before="60" w:beforeAutospacing="0" w:after="60" w:afterAutospacing="0" w:line="312" w:lineRule="atLeast"/>
              <w:jc w:val="both"/>
              <w:rPr>
                <w:color w:val="333333"/>
              </w:rPr>
            </w:pPr>
            <w:r>
              <w:rPr>
                <w:color w:val="333333"/>
              </w:rPr>
              <w:t>9247429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796B28"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6258B23A" w14:textId="0C10CC21" w:rsidR="0072045B" w:rsidRPr="00FE2B9A" w:rsidRDefault="0072045B" w:rsidP="0072045B">
            <w:pPr>
              <w:pStyle w:val="oj-tbl-txt"/>
              <w:spacing w:before="60" w:beforeAutospacing="0" w:after="60" w:afterAutospacing="0" w:line="312" w:lineRule="atLeast"/>
              <w:jc w:val="both"/>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BA423E" w14:textId="23673D2E" w:rsidR="0072045B" w:rsidRDefault="0072045B" w:rsidP="0072045B">
            <w:pPr>
              <w:pStyle w:val="oj-tbl-txt"/>
              <w:spacing w:before="60" w:beforeAutospacing="0" w:after="60" w:afterAutospacing="0" w:line="312" w:lineRule="atLeast"/>
              <w:jc w:val="both"/>
              <w:rPr>
                <w:color w:val="333333"/>
              </w:rPr>
            </w:pPr>
            <w:r>
              <w:rPr>
                <w:color w:val="333333"/>
              </w:rPr>
              <w:t>20.7.2025</w:t>
            </w:r>
          </w:p>
        </w:tc>
      </w:tr>
      <w:tr w:rsidR="0072045B" w:rsidRPr="000A39B3" w14:paraId="6B636AF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E4BD5A" w14:textId="63300535" w:rsidR="0072045B" w:rsidRDefault="0072045B" w:rsidP="0072045B">
            <w:pPr>
              <w:pStyle w:val="oj-tbl-txt"/>
              <w:spacing w:before="60" w:beforeAutospacing="0" w:after="60" w:afterAutospacing="0" w:line="312" w:lineRule="atLeast"/>
              <w:jc w:val="both"/>
              <w:rPr>
                <w:color w:val="333333"/>
              </w:rPr>
            </w:pPr>
            <w:r>
              <w:rPr>
                <w:color w:val="333333"/>
              </w:rPr>
              <w:t>441.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41103F" w14:textId="1AD9ABB7" w:rsidR="0072045B" w:rsidRDefault="0072045B" w:rsidP="0072045B">
            <w:pPr>
              <w:pStyle w:val="oj-tbl-txt"/>
              <w:spacing w:before="60" w:beforeAutospacing="0" w:after="60" w:afterAutospacing="0" w:line="312" w:lineRule="atLeast"/>
              <w:jc w:val="both"/>
              <w:rPr>
                <w:color w:val="333333"/>
              </w:rPr>
            </w:pPr>
            <w:r>
              <w:rPr>
                <w:color w:val="333333"/>
              </w:rPr>
              <w:t>Mariel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18FF9A" w14:textId="4D9E6AFB" w:rsidR="0072045B" w:rsidRDefault="0072045B" w:rsidP="0072045B">
            <w:pPr>
              <w:pStyle w:val="oj-tbl-txt"/>
              <w:spacing w:before="60" w:beforeAutospacing="0" w:after="60" w:afterAutospacing="0" w:line="312" w:lineRule="atLeast"/>
              <w:jc w:val="both"/>
              <w:rPr>
                <w:color w:val="333333"/>
              </w:rPr>
            </w:pPr>
            <w:r>
              <w:rPr>
                <w:color w:val="333333"/>
              </w:rPr>
              <w:t>9247376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A45659"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2D7A1E7F" w14:textId="7691798F" w:rsidR="0072045B" w:rsidRPr="00FE2B9A" w:rsidRDefault="0072045B" w:rsidP="0072045B">
            <w:pPr>
              <w:pStyle w:val="oj-tbl-txt"/>
              <w:spacing w:before="60" w:beforeAutospacing="0" w:after="60" w:afterAutospacing="0" w:line="312" w:lineRule="atLeast"/>
              <w:jc w:val="both"/>
              <w:rPr>
                <w:color w:val="333333"/>
                <w:lang w:val="en-US"/>
              </w:rPr>
            </w:pPr>
            <w:r w:rsidRPr="00A2614E">
              <w:rPr>
                <w:color w:val="333333"/>
                <w:lang w:val="en-US"/>
              </w:rPr>
              <w:lastRenderedPageBreak/>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F0A7D5" w14:textId="550048BF" w:rsidR="0072045B" w:rsidRDefault="0072045B" w:rsidP="0072045B">
            <w:pPr>
              <w:pStyle w:val="oj-tbl-txt"/>
              <w:spacing w:before="60" w:beforeAutospacing="0" w:after="60" w:afterAutospacing="0" w:line="312" w:lineRule="atLeast"/>
              <w:jc w:val="both"/>
              <w:rPr>
                <w:color w:val="333333"/>
              </w:rPr>
            </w:pPr>
            <w:r>
              <w:rPr>
                <w:color w:val="333333"/>
              </w:rPr>
              <w:lastRenderedPageBreak/>
              <w:t>20.7.2025</w:t>
            </w:r>
          </w:p>
        </w:tc>
      </w:tr>
      <w:tr w:rsidR="0072045B" w:rsidRPr="000A39B3" w14:paraId="6670616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0BAF11" w14:textId="4CF58ECD" w:rsidR="0072045B" w:rsidRDefault="0072045B" w:rsidP="0072045B">
            <w:pPr>
              <w:pStyle w:val="oj-tbl-txt"/>
              <w:spacing w:before="60" w:beforeAutospacing="0" w:after="60" w:afterAutospacing="0" w:line="312" w:lineRule="atLeast"/>
              <w:jc w:val="both"/>
              <w:rPr>
                <w:color w:val="333333"/>
              </w:rPr>
            </w:pPr>
            <w:r>
              <w:rPr>
                <w:color w:val="333333"/>
              </w:rPr>
              <w:t>442.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480C7F" w14:textId="19BFBC4C" w:rsidR="0072045B" w:rsidRDefault="0072045B" w:rsidP="0072045B">
            <w:pPr>
              <w:pStyle w:val="oj-tbl-txt"/>
              <w:spacing w:before="60" w:beforeAutospacing="0" w:after="60" w:afterAutospacing="0" w:line="312" w:lineRule="atLeast"/>
              <w:jc w:val="both"/>
              <w:rPr>
                <w:color w:val="333333"/>
              </w:rPr>
            </w:pPr>
            <w:r>
              <w:rPr>
                <w:color w:val="333333"/>
              </w:rPr>
              <w:t>Marlin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143E80" w14:textId="130F0C72" w:rsidR="0072045B" w:rsidRDefault="0072045B" w:rsidP="0072045B">
            <w:pPr>
              <w:pStyle w:val="oj-tbl-txt"/>
              <w:spacing w:before="60" w:beforeAutospacing="0" w:after="60" w:afterAutospacing="0" w:line="312" w:lineRule="atLeast"/>
              <w:jc w:val="both"/>
              <w:rPr>
                <w:color w:val="333333"/>
              </w:rPr>
            </w:pPr>
            <w:r>
              <w:rPr>
                <w:color w:val="333333"/>
              </w:rPr>
              <w:t>9585912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B5A9F5"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00EDAD67" w14:textId="56461B4E" w:rsidR="0072045B" w:rsidRPr="00FE2B9A" w:rsidRDefault="0072045B" w:rsidP="0072045B">
            <w:pPr>
              <w:pStyle w:val="oj-tbl-txt"/>
              <w:spacing w:before="60" w:beforeAutospacing="0" w:after="60" w:afterAutospacing="0" w:line="312" w:lineRule="atLeast"/>
              <w:jc w:val="both"/>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21F2E7" w14:textId="3EF1DCCD" w:rsidR="0072045B" w:rsidRDefault="0072045B" w:rsidP="0072045B">
            <w:pPr>
              <w:pStyle w:val="oj-tbl-txt"/>
              <w:spacing w:before="60" w:beforeAutospacing="0" w:after="60" w:afterAutospacing="0" w:line="312" w:lineRule="atLeast"/>
              <w:jc w:val="both"/>
              <w:rPr>
                <w:color w:val="333333"/>
              </w:rPr>
            </w:pPr>
            <w:r>
              <w:rPr>
                <w:color w:val="333333"/>
              </w:rPr>
              <w:t>20.7.2025</w:t>
            </w:r>
          </w:p>
        </w:tc>
      </w:tr>
      <w:tr w:rsidR="0072045B" w:rsidRPr="000A39B3" w14:paraId="73A7AE5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54CD43" w14:textId="0E80908B" w:rsidR="0072045B" w:rsidRDefault="0072045B" w:rsidP="0072045B">
            <w:pPr>
              <w:pStyle w:val="oj-tbl-txt"/>
              <w:spacing w:before="60" w:beforeAutospacing="0" w:after="60" w:afterAutospacing="0" w:line="312" w:lineRule="atLeast"/>
              <w:jc w:val="both"/>
              <w:rPr>
                <w:color w:val="333333"/>
              </w:rPr>
            </w:pPr>
            <w:r>
              <w:rPr>
                <w:color w:val="333333"/>
              </w:rPr>
              <w:t>443.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5342F4" w14:textId="2E26D792" w:rsidR="0072045B" w:rsidRDefault="0072045B" w:rsidP="0072045B">
            <w:pPr>
              <w:pStyle w:val="oj-tbl-txt"/>
              <w:spacing w:before="60" w:beforeAutospacing="0" w:after="60" w:afterAutospacing="0" w:line="312" w:lineRule="atLeast"/>
              <w:jc w:val="both"/>
              <w:rPr>
                <w:color w:val="333333"/>
              </w:rPr>
            </w:pPr>
            <w:r>
              <w:rPr>
                <w:color w:val="333333"/>
              </w:rPr>
              <w:t>Skadi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3C6CA6" w14:textId="6D04540D" w:rsidR="0072045B" w:rsidRDefault="0072045B" w:rsidP="0072045B">
            <w:pPr>
              <w:pStyle w:val="oj-tbl-txt"/>
              <w:spacing w:before="60" w:beforeAutospacing="0" w:after="60" w:afterAutospacing="0" w:line="312" w:lineRule="atLeast"/>
              <w:jc w:val="both"/>
              <w:rPr>
                <w:color w:val="333333"/>
              </w:rPr>
            </w:pPr>
            <w:r>
              <w:rPr>
                <w:color w:val="333333"/>
              </w:rPr>
              <w:t>9230971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874FC8"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7D563DB2" w14:textId="310C6D72" w:rsidR="0072045B" w:rsidRPr="00FE2B9A" w:rsidRDefault="0072045B" w:rsidP="0072045B">
            <w:pPr>
              <w:pStyle w:val="oj-tbl-txt"/>
              <w:spacing w:before="60" w:beforeAutospacing="0" w:after="60" w:afterAutospacing="0" w:line="312" w:lineRule="atLeast"/>
              <w:jc w:val="both"/>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89DB1C" w14:textId="65AE59AF" w:rsidR="0072045B" w:rsidRDefault="0072045B" w:rsidP="0072045B">
            <w:pPr>
              <w:pStyle w:val="oj-tbl-txt"/>
              <w:spacing w:before="60" w:beforeAutospacing="0" w:after="60" w:afterAutospacing="0" w:line="312" w:lineRule="atLeast"/>
              <w:jc w:val="both"/>
              <w:rPr>
                <w:color w:val="333333"/>
              </w:rPr>
            </w:pPr>
            <w:r>
              <w:rPr>
                <w:color w:val="333333"/>
              </w:rPr>
              <w:t>20.7.2025</w:t>
            </w:r>
          </w:p>
        </w:tc>
      </w:tr>
      <w:tr w:rsidR="0072045B" w:rsidRPr="000A39B3" w14:paraId="69D1491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D83279" w14:textId="3CF556EF" w:rsidR="0072045B" w:rsidRDefault="0072045B" w:rsidP="0072045B">
            <w:pPr>
              <w:pStyle w:val="oj-tbl-txt"/>
              <w:spacing w:before="60" w:beforeAutospacing="0" w:after="60" w:afterAutospacing="0" w:line="312" w:lineRule="atLeast"/>
              <w:jc w:val="both"/>
              <w:rPr>
                <w:color w:val="333333"/>
              </w:rPr>
            </w:pPr>
            <w:r>
              <w:rPr>
                <w:color w:val="333333"/>
              </w:rPr>
              <w:t>444.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1510F7" w14:textId="5C7F0FCF" w:rsidR="0072045B" w:rsidRDefault="0072045B" w:rsidP="0072045B">
            <w:pPr>
              <w:pStyle w:val="oj-tbl-txt"/>
              <w:spacing w:before="60" w:beforeAutospacing="0" w:after="60" w:afterAutospacing="0" w:line="312" w:lineRule="atLeast"/>
              <w:jc w:val="both"/>
              <w:rPr>
                <w:color w:val="333333"/>
              </w:rPr>
            </w:pPr>
            <w:r>
              <w:rPr>
                <w:color w:val="333333"/>
              </w:rPr>
              <w:t>Mars 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38B8BD" w14:textId="1BD15C9A" w:rsidR="0072045B" w:rsidRDefault="0072045B" w:rsidP="0072045B">
            <w:pPr>
              <w:pStyle w:val="oj-tbl-txt"/>
              <w:spacing w:before="60" w:beforeAutospacing="0" w:after="60" w:afterAutospacing="0" w:line="312" w:lineRule="atLeast"/>
              <w:jc w:val="both"/>
              <w:rPr>
                <w:color w:val="333333"/>
              </w:rPr>
            </w:pPr>
            <w:r>
              <w:rPr>
                <w:color w:val="333333"/>
              </w:rPr>
              <w:t>9384992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4F83C4"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28D5B884" w14:textId="2C7EE52C" w:rsidR="0072045B" w:rsidRPr="00FE2B9A" w:rsidRDefault="0072045B" w:rsidP="0072045B">
            <w:pPr>
              <w:pStyle w:val="oj-tbl-txt"/>
              <w:spacing w:before="60" w:beforeAutospacing="0" w:after="60" w:afterAutospacing="0" w:line="312" w:lineRule="atLeast"/>
              <w:jc w:val="both"/>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145A19" w14:textId="4DC3A9AD" w:rsidR="0072045B" w:rsidRDefault="0072045B" w:rsidP="0072045B">
            <w:pPr>
              <w:pStyle w:val="oj-tbl-txt"/>
              <w:spacing w:before="60" w:beforeAutospacing="0" w:after="60" w:afterAutospacing="0" w:line="312" w:lineRule="atLeast"/>
              <w:jc w:val="both"/>
              <w:rPr>
                <w:color w:val="333333"/>
              </w:rPr>
            </w:pPr>
            <w:r>
              <w:rPr>
                <w:color w:val="333333"/>
              </w:rPr>
              <w:t>20.7.2025</w:t>
            </w:r>
          </w:p>
        </w:tc>
      </w:tr>
      <w:tr w:rsidR="0072045B" w:rsidRPr="000A39B3" w14:paraId="45085A8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EF1483" w14:textId="559DD2BC" w:rsidR="0072045B" w:rsidRDefault="0072045B" w:rsidP="0072045B">
            <w:pPr>
              <w:pStyle w:val="oj-tbl-txt"/>
              <w:spacing w:before="60" w:beforeAutospacing="0" w:after="60" w:afterAutospacing="0" w:line="312" w:lineRule="atLeast"/>
              <w:jc w:val="both"/>
              <w:rPr>
                <w:color w:val="333333"/>
              </w:rPr>
            </w:pPr>
            <w:r>
              <w:rPr>
                <w:color w:val="333333"/>
              </w:rPr>
              <w:t>445.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F2AECC" w14:textId="7BD0F4E0" w:rsidR="0072045B" w:rsidRDefault="0072045B" w:rsidP="0072045B">
            <w:pPr>
              <w:pStyle w:val="oj-tbl-txt"/>
              <w:spacing w:before="60" w:beforeAutospacing="0" w:after="60" w:afterAutospacing="0" w:line="312" w:lineRule="atLeast"/>
              <w:jc w:val="both"/>
              <w:rPr>
                <w:color w:val="333333"/>
              </w:rPr>
            </w:pPr>
            <w:r>
              <w:rPr>
                <w:color w:val="333333"/>
              </w:rPr>
              <w:t>Shusha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288D57" w14:textId="687D067A" w:rsidR="0072045B" w:rsidRDefault="0072045B" w:rsidP="0072045B">
            <w:pPr>
              <w:pStyle w:val="oj-tbl-txt"/>
              <w:spacing w:before="60" w:beforeAutospacing="0" w:after="60" w:afterAutospacing="0" w:line="312" w:lineRule="atLeast"/>
              <w:jc w:val="both"/>
              <w:rPr>
                <w:color w:val="333333"/>
              </w:rPr>
            </w:pPr>
            <w:r>
              <w:rPr>
                <w:color w:val="333333"/>
              </w:rPr>
              <w:t>9779941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C5EFDC"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15F55BD0" w14:textId="468FB9D1" w:rsidR="0072045B" w:rsidRPr="00FE2B9A" w:rsidRDefault="0072045B" w:rsidP="0072045B">
            <w:pPr>
              <w:pStyle w:val="oj-tbl-txt"/>
              <w:spacing w:before="60" w:beforeAutospacing="0" w:after="60" w:afterAutospacing="0" w:line="312" w:lineRule="atLeast"/>
              <w:jc w:val="both"/>
              <w:rPr>
                <w:color w:val="333333"/>
                <w:lang w:val="en-US"/>
              </w:rPr>
            </w:pPr>
            <w:r w:rsidRPr="00A2614E">
              <w:rPr>
                <w:color w:val="333333"/>
                <w:lang w:val="en-US"/>
              </w:rPr>
              <w:t xml:space="preserve">transport crude oil or petroleum products, as listed in Annex XXV, that originate in Russia or are </w:t>
            </w:r>
            <w:r w:rsidRPr="00A2614E">
              <w:rPr>
                <w:color w:val="333333"/>
                <w:lang w:val="en-US"/>
              </w:rPr>
              <w:lastRenderedPageBreak/>
              <w:t>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CFF576" w14:textId="11081C42" w:rsidR="0072045B" w:rsidRDefault="0072045B" w:rsidP="0072045B">
            <w:pPr>
              <w:pStyle w:val="oj-tbl-txt"/>
              <w:spacing w:before="60" w:beforeAutospacing="0" w:after="60" w:afterAutospacing="0" w:line="312" w:lineRule="atLeast"/>
              <w:jc w:val="both"/>
              <w:rPr>
                <w:color w:val="333333"/>
              </w:rPr>
            </w:pPr>
            <w:r>
              <w:rPr>
                <w:color w:val="333333"/>
              </w:rPr>
              <w:lastRenderedPageBreak/>
              <w:t>20.7.2025</w:t>
            </w:r>
          </w:p>
        </w:tc>
      </w:tr>
      <w:tr w:rsidR="0072045B" w:rsidRPr="000A39B3" w14:paraId="0A2CC36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84C7E6" w14:textId="0F50AD97" w:rsidR="0072045B" w:rsidRDefault="0072045B" w:rsidP="0072045B">
            <w:pPr>
              <w:pStyle w:val="oj-tbl-txt"/>
              <w:spacing w:before="60" w:beforeAutospacing="0" w:after="60" w:afterAutospacing="0" w:line="312" w:lineRule="atLeast"/>
              <w:jc w:val="both"/>
              <w:rPr>
                <w:color w:val="333333"/>
              </w:rPr>
            </w:pPr>
            <w:r>
              <w:rPr>
                <w:color w:val="333333"/>
              </w:rPr>
              <w:t>446.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F5C155" w14:textId="5CCE7AB1" w:rsidR="0072045B" w:rsidRDefault="0072045B" w:rsidP="0072045B">
            <w:pPr>
              <w:pStyle w:val="oj-tbl-txt"/>
              <w:spacing w:before="60" w:beforeAutospacing="0" w:after="60" w:afterAutospacing="0" w:line="312" w:lineRule="atLeast"/>
              <w:jc w:val="both"/>
              <w:rPr>
                <w:color w:val="333333"/>
              </w:rPr>
            </w:pPr>
            <w:r>
              <w:rPr>
                <w:color w:val="333333"/>
              </w:rPr>
              <w:t>Oilstar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06C09B" w14:textId="24292841" w:rsidR="0072045B" w:rsidRDefault="0072045B" w:rsidP="0072045B">
            <w:pPr>
              <w:pStyle w:val="oj-tbl-txt"/>
              <w:spacing w:before="60" w:beforeAutospacing="0" w:after="60" w:afterAutospacing="0" w:line="312" w:lineRule="atLeast"/>
              <w:jc w:val="both"/>
              <w:rPr>
                <w:color w:val="333333"/>
              </w:rPr>
            </w:pPr>
            <w:r>
              <w:rPr>
                <w:color w:val="333333"/>
              </w:rPr>
              <w:t>9310525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17AA8A" w14:textId="77777777" w:rsidR="0072045B" w:rsidRPr="00A2614E" w:rsidRDefault="0072045B" w:rsidP="0072045B">
            <w:pPr>
              <w:pStyle w:val="oj-tbl-txt"/>
              <w:spacing w:before="60" w:beforeAutospacing="0" w:after="60" w:afterAutospacing="0" w:line="312" w:lineRule="atLeast"/>
              <w:rPr>
                <w:color w:val="333333"/>
                <w:lang w:val="en-US"/>
              </w:rPr>
            </w:pPr>
            <w:r w:rsidRPr="00A2614E">
              <w:rPr>
                <w:color w:val="333333"/>
                <w:lang w:val="en-US"/>
              </w:rPr>
              <w:t>Article 3s(2), point (b):</w:t>
            </w:r>
          </w:p>
          <w:p w14:paraId="665DA589" w14:textId="11F66EB1" w:rsidR="0072045B" w:rsidRPr="00FE2B9A" w:rsidRDefault="0072045B" w:rsidP="0072045B">
            <w:pPr>
              <w:pStyle w:val="oj-tbl-txt"/>
              <w:spacing w:before="60" w:beforeAutospacing="0" w:after="60" w:afterAutospacing="0" w:line="312" w:lineRule="atLeast"/>
              <w:jc w:val="both"/>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A46112" w14:textId="655F24CD" w:rsidR="0072045B" w:rsidRDefault="0072045B" w:rsidP="0072045B">
            <w:pPr>
              <w:pStyle w:val="oj-tbl-txt"/>
              <w:spacing w:before="60" w:beforeAutospacing="0" w:after="60" w:afterAutospacing="0" w:line="312" w:lineRule="atLeast"/>
              <w:jc w:val="both"/>
              <w:rPr>
                <w:color w:val="333333"/>
              </w:rPr>
            </w:pPr>
            <w:r>
              <w:rPr>
                <w:color w:val="333333"/>
              </w:rPr>
              <w:t>20.7.2025</w:t>
            </w:r>
          </w:p>
        </w:tc>
      </w:tr>
      <w:tr w:rsidR="0072045B" w:rsidRPr="000A39B3" w14:paraId="4CFC6F0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506A41" w14:textId="25A61CCB" w:rsidR="0072045B" w:rsidRDefault="0072045B" w:rsidP="0072045B">
            <w:pPr>
              <w:pStyle w:val="oj-tbl-txt"/>
              <w:spacing w:before="60" w:beforeAutospacing="0" w:after="60" w:afterAutospacing="0" w:line="312" w:lineRule="atLeast"/>
              <w:jc w:val="both"/>
              <w:rPr>
                <w:color w:val="333333"/>
              </w:rPr>
            </w:pPr>
            <w:r>
              <w:rPr>
                <w:color w:val="333333"/>
              </w:rPr>
              <w:t>447.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092FC9" w14:textId="790F5D3E" w:rsidR="0072045B" w:rsidRDefault="0072045B" w:rsidP="0072045B">
            <w:pPr>
              <w:pStyle w:val="oj-tbl-txt"/>
              <w:spacing w:before="60" w:beforeAutospacing="0" w:after="60" w:afterAutospacing="0" w:line="312" w:lineRule="atLeast"/>
              <w:jc w:val="both"/>
              <w:rPr>
                <w:color w:val="333333"/>
              </w:rPr>
            </w:pPr>
            <w:r>
              <w:rPr>
                <w:color w:val="333333"/>
              </w:rPr>
              <w:t>Mikati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7AE25A" w14:textId="08BD1AE8" w:rsidR="0072045B" w:rsidRDefault="0072045B" w:rsidP="0072045B">
            <w:pPr>
              <w:pStyle w:val="oj-tbl-txt"/>
              <w:spacing w:before="60" w:beforeAutospacing="0" w:after="60" w:afterAutospacing="0" w:line="312" w:lineRule="atLeast"/>
              <w:jc w:val="both"/>
              <w:rPr>
                <w:color w:val="333333"/>
              </w:rPr>
            </w:pPr>
            <w:r>
              <w:rPr>
                <w:color w:val="333333"/>
              </w:rPr>
              <w:t>9250892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921411" w14:textId="77777777" w:rsidR="0072045B" w:rsidRPr="001F1AB0" w:rsidRDefault="0072045B" w:rsidP="0072045B">
            <w:pPr>
              <w:pStyle w:val="oj-tbl-txt"/>
              <w:spacing w:before="60" w:beforeAutospacing="0" w:after="60" w:afterAutospacing="0" w:line="312" w:lineRule="atLeast"/>
              <w:rPr>
                <w:color w:val="333333"/>
                <w:lang w:val="en-US"/>
              </w:rPr>
            </w:pPr>
            <w:r w:rsidRPr="001F1AB0">
              <w:rPr>
                <w:color w:val="333333"/>
                <w:lang w:val="en-US"/>
              </w:rPr>
              <w:t>Article 3s(2), point (b):</w:t>
            </w:r>
          </w:p>
          <w:p w14:paraId="7BF5212D" w14:textId="6A18BC5F" w:rsidR="0072045B" w:rsidRPr="00FE2B9A" w:rsidRDefault="0072045B" w:rsidP="0072045B">
            <w:pPr>
              <w:pStyle w:val="oj-tbl-txt"/>
              <w:spacing w:before="60" w:beforeAutospacing="0" w:after="60" w:afterAutospacing="0" w:line="312" w:lineRule="atLeast"/>
              <w:jc w:val="both"/>
              <w:rPr>
                <w:color w:val="333333"/>
                <w:lang w:val="en-US"/>
              </w:rPr>
            </w:pPr>
            <w:r w:rsidRPr="00A2614E">
              <w:rPr>
                <w:color w:val="333333"/>
                <w:lang w:val="en-US"/>
              </w:rPr>
              <w:t>transport crude oil or petroleum products, as listed in Annex XXV, that originate in Russia or are exported from Russia while practicing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06C691" w14:textId="5F4CFD68" w:rsidR="0072045B" w:rsidRDefault="00A2614E" w:rsidP="0072045B">
            <w:pPr>
              <w:pStyle w:val="oj-tbl-txt"/>
              <w:spacing w:before="60" w:beforeAutospacing="0" w:after="60" w:afterAutospacing="0" w:line="312" w:lineRule="atLeast"/>
              <w:jc w:val="both"/>
              <w:rPr>
                <w:color w:val="333333"/>
              </w:rPr>
            </w:pPr>
            <w:r>
              <w:rPr>
                <w:color w:val="333333"/>
              </w:rPr>
              <w:t>20.7.2025</w:t>
            </w:r>
          </w:p>
        </w:tc>
      </w:tr>
      <w:tr w:rsidR="00242376" w:rsidRPr="000A39B3" w14:paraId="5A2A2A0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B05540" w14:textId="31521168" w:rsidR="00242376" w:rsidRDefault="00242376" w:rsidP="00242376">
            <w:pPr>
              <w:pStyle w:val="oj-tbl-txt"/>
              <w:spacing w:before="60" w:beforeAutospacing="0" w:after="60" w:afterAutospacing="0" w:line="312" w:lineRule="atLeast"/>
              <w:jc w:val="both"/>
              <w:rPr>
                <w:color w:val="333333"/>
              </w:rPr>
            </w:pPr>
            <w:r>
              <w:rPr>
                <w:color w:val="333333"/>
              </w:rPr>
              <w:t>448.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C3432E" w14:textId="34728432" w:rsidR="00242376" w:rsidRDefault="00242376" w:rsidP="00242376">
            <w:pPr>
              <w:pStyle w:val="oj-tbl-txt"/>
              <w:spacing w:before="60" w:beforeAutospacing="0" w:after="60" w:afterAutospacing="0" w:line="312" w:lineRule="atLeast"/>
              <w:jc w:val="both"/>
              <w:rPr>
                <w:color w:val="333333"/>
              </w:rPr>
            </w:pPr>
            <w:r>
              <w:rPr>
                <w:color w:val="333333"/>
              </w:rPr>
              <w:t>MILLEROVO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F507C3" w14:textId="28463B98" w:rsidR="00242376" w:rsidRDefault="00242376" w:rsidP="00242376">
            <w:pPr>
              <w:pStyle w:val="oj-tbl-txt"/>
              <w:spacing w:before="60" w:beforeAutospacing="0" w:after="60" w:afterAutospacing="0" w:line="312" w:lineRule="atLeast"/>
              <w:jc w:val="both"/>
              <w:rPr>
                <w:color w:val="333333"/>
              </w:rPr>
            </w:pPr>
            <w:r>
              <w:rPr>
                <w:color w:val="333333"/>
              </w:rPr>
              <w:t>9035541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69105C"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2937ABB1" w14:textId="3EA5609B"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C275B3" w14:textId="6977E336"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6EE31A3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699B0C" w14:textId="375484B4" w:rsidR="00242376" w:rsidRDefault="00242376" w:rsidP="00242376">
            <w:pPr>
              <w:pStyle w:val="oj-tbl-txt"/>
              <w:spacing w:before="60" w:beforeAutospacing="0" w:after="60" w:afterAutospacing="0" w:line="312" w:lineRule="atLeast"/>
              <w:jc w:val="both"/>
              <w:rPr>
                <w:color w:val="333333"/>
              </w:rPr>
            </w:pPr>
            <w:r>
              <w:rPr>
                <w:color w:val="333333"/>
              </w:rPr>
              <w:t>449.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6DFFB0" w14:textId="4073D16C" w:rsidR="00242376" w:rsidRDefault="00242376" w:rsidP="00242376">
            <w:pPr>
              <w:pStyle w:val="oj-tbl-txt"/>
              <w:spacing w:before="60" w:beforeAutospacing="0" w:after="60" w:afterAutospacing="0" w:line="312" w:lineRule="atLeast"/>
              <w:jc w:val="both"/>
              <w:rPr>
                <w:color w:val="333333"/>
              </w:rPr>
            </w:pPr>
            <w:r>
              <w:rPr>
                <w:color w:val="333333"/>
              </w:rPr>
              <w:t>GELOR (formerly ARTARA)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F6E52B" w14:textId="3635E285" w:rsidR="00242376" w:rsidRDefault="00242376" w:rsidP="00242376">
            <w:pPr>
              <w:pStyle w:val="oj-tbl-txt"/>
              <w:spacing w:before="60" w:beforeAutospacing="0" w:after="60" w:afterAutospacing="0" w:line="312" w:lineRule="atLeast"/>
              <w:jc w:val="both"/>
              <w:rPr>
                <w:color w:val="333333"/>
              </w:rPr>
            </w:pPr>
            <w:r>
              <w:rPr>
                <w:color w:val="333333"/>
              </w:rPr>
              <w:t>9185528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3FCA54"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44C2817B" w14:textId="4641D354"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 xml:space="preserve">transport crude oil or petroleum products as listed in Annex XXV or mineral products that originate in Russia or are exported from Russia and practice irregular and high-risk shipping practices as set out in the </w:t>
            </w:r>
            <w:r w:rsidRPr="00242376">
              <w:rPr>
                <w:color w:val="333333"/>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EE23DF" w14:textId="66551D0C" w:rsidR="00242376" w:rsidRDefault="00242376" w:rsidP="00242376">
            <w:pPr>
              <w:pStyle w:val="oj-tbl-txt"/>
              <w:spacing w:before="60" w:beforeAutospacing="0" w:after="60" w:afterAutospacing="0" w:line="312" w:lineRule="atLeast"/>
              <w:jc w:val="both"/>
              <w:rPr>
                <w:color w:val="333333"/>
              </w:rPr>
            </w:pPr>
            <w:r>
              <w:rPr>
                <w:color w:val="333333"/>
              </w:rPr>
              <w:lastRenderedPageBreak/>
              <w:t>24.10.2025</w:t>
            </w:r>
          </w:p>
        </w:tc>
      </w:tr>
      <w:tr w:rsidR="00242376" w:rsidRPr="000A39B3" w14:paraId="373379D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559676" w14:textId="6A4845E6" w:rsidR="00242376" w:rsidRDefault="00242376" w:rsidP="00242376">
            <w:pPr>
              <w:pStyle w:val="oj-tbl-txt"/>
              <w:spacing w:before="60" w:beforeAutospacing="0" w:after="60" w:afterAutospacing="0" w:line="312" w:lineRule="atLeast"/>
              <w:jc w:val="both"/>
              <w:rPr>
                <w:color w:val="333333"/>
              </w:rPr>
            </w:pPr>
            <w:r>
              <w:rPr>
                <w:color w:val="333333"/>
              </w:rPr>
              <w:t>450.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79F10D" w14:textId="71AE8203" w:rsidR="00242376" w:rsidRDefault="00242376" w:rsidP="00242376">
            <w:pPr>
              <w:pStyle w:val="oj-tbl-txt"/>
              <w:spacing w:before="60" w:beforeAutospacing="0" w:after="60" w:afterAutospacing="0" w:line="312" w:lineRule="atLeast"/>
              <w:jc w:val="both"/>
              <w:rPr>
                <w:color w:val="333333"/>
              </w:rPr>
            </w:pPr>
            <w:r>
              <w:rPr>
                <w:color w:val="333333"/>
              </w:rPr>
              <w:t>CAROLINE BEZENGI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2164CD" w14:textId="4EBE97CA" w:rsidR="00242376" w:rsidRDefault="00242376" w:rsidP="00242376">
            <w:pPr>
              <w:pStyle w:val="oj-tbl-txt"/>
              <w:spacing w:before="60" w:beforeAutospacing="0" w:after="60" w:afterAutospacing="0" w:line="312" w:lineRule="atLeast"/>
              <w:jc w:val="both"/>
              <w:rPr>
                <w:color w:val="333333"/>
              </w:rPr>
            </w:pPr>
            <w:r>
              <w:rPr>
                <w:color w:val="333333"/>
              </w:rPr>
              <w:t>9224439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D1ED0A"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5E24E795" w14:textId="107F4525"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D53A89" w14:textId="7D8C4BDE"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02FF7CE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8E5F60" w14:textId="0A478E88" w:rsidR="00242376" w:rsidRDefault="00242376" w:rsidP="00242376">
            <w:pPr>
              <w:pStyle w:val="oj-tbl-txt"/>
              <w:spacing w:before="60" w:beforeAutospacing="0" w:after="60" w:afterAutospacing="0" w:line="312" w:lineRule="atLeast"/>
              <w:jc w:val="both"/>
              <w:rPr>
                <w:color w:val="333333"/>
              </w:rPr>
            </w:pPr>
            <w:r>
              <w:rPr>
                <w:color w:val="333333"/>
              </w:rPr>
              <w:t>451.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EDBDB0" w14:textId="7633B179" w:rsidR="00242376" w:rsidRDefault="00242376" w:rsidP="00242376">
            <w:pPr>
              <w:pStyle w:val="oj-tbl-txt"/>
              <w:spacing w:before="60" w:beforeAutospacing="0" w:after="60" w:afterAutospacing="0" w:line="312" w:lineRule="atLeast"/>
              <w:jc w:val="both"/>
              <w:rPr>
                <w:color w:val="333333"/>
              </w:rPr>
            </w:pPr>
            <w:r>
              <w:rPr>
                <w:color w:val="333333"/>
              </w:rPr>
              <w:t>FIRN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9304A4" w14:textId="382C6665" w:rsidR="00242376" w:rsidRDefault="00242376" w:rsidP="00242376">
            <w:pPr>
              <w:pStyle w:val="oj-tbl-txt"/>
              <w:spacing w:before="60" w:beforeAutospacing="0" w:after="60" w:afterAutospacing="0" w:line="312" w:lineRule="atLeast"/>
              <w:jc w:val="both"/>
              <w:rPr>
                <w:color w:val="333333"/>
              </w:rPr>
            </w:pPr>
            <w:r>
              <w:rPr>
                <w:color w:val="333333"/>
              </w:rPr>
              <w:t>9224441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60F8DA"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3B260383" w14:textId="1537739A"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617CDA" w14:textId="0B5A9B76"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6C3C302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02C6D3" w14:textId="2E0AC068" w:rsidR="00242376" w:rsidRDefault="00242376" w:rsidP="00242376">
            <w:pPr>
              <w:pStyle w:val="oj-tbl-txt"/>
              <w:spacing w:before="60" w:beforeAutospacing="0" w:after="60" w:afterAutospacing="0" w:line="312" w:lineRule="atLeast"/>
              <w:jc w:val="both"/>
              <w:rPr>
                <w:color w:val="333333"/>
              </w:rPr>
            </w:pPr>
            <w:r>
              <w:rPr>
                <w:color w:val="333333"/>
              </w:rPr>
              <w:t>452.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926C1C" w14:textId="6D8414A5" w:rsidR="00242376" w:rsidRDefault="00242376" w:rsidP="00242376">
            <w:pPr>
              <w:pStyle w:val="oj-tbl-txt"/>
              <w:spacing w:before="60" w:beforeAutospacing="0" w:after="60" w:afterAutospacing="0" w:line="312" w:lineRule="atLeast"/>
              <w:jc w:val="both"/>
              <w:rPr>
                <w:color w:val="333333"/>
              </w:rPr>
            </w:pPr>
            <w:r>
              <w:rPr>
                <w:color w:val="333333"/>
              </w:rPr>
              <w:t>PRIMORYE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4A57BF" w14:textId="7F18E6FD" w:rsidR="00242376" w:rsidRDefault="00242376" w:rsidP="00242376">
            <w:pPr>
              <w:pStyle w:val="oj-tbl-txt"/>
              <w:spacing w:before="60" w:beforeAutospacing="0" w:after="60" w:afterAutospacing="0" w:line="312" w:lineRule="atLeast"/>
              <w:jc w:val="both"/>
              <w:rPr>
                <w:color w:val="333333"/>
              </w:rPr>
            </w:pPr>
            <w:r>
              <w:rPr>
                <w:color w:val="333333"/>
              </w:rPr>
              <w:t>9236743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626B39"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521511AD" w14:textId="4FB85886"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540B25" w14:textId="6E28FF64"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10C6ADE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729683" w14:textId="35DAA30E" w:rsidR="00242376" w:rsidRDefault="00242376" w:rsidP="00242376">
            <w:pPr>
              <w:pStyle w:val="oj-tbl-txt"/>
              <w:spacing w:before="60" w:beforeAutospacing="0" w:after="60" w:afterAutospacing="0" w:line="312" w:lineRule="atLeast"/>
              <w:jc w:val="both"/>
              <w:rPr>
                <w:color w:val="333333"/>
              </w:rPr>
            </w:pPr>
            <w:r>
              <w:rPr>
                <w:color w:val="333333"/>
              </w:rPr>
              <w:t>453.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0502A6" w14:textId="1FAE1027" w:rsidR="00242376" w:rsidRDefault="00242376" w:rsidP="00242376">
            <w:pPr>
              <w:pStyle w:val="oj-tbl-txt"/>
              <w:spacing w:before="60" w:beforeAutospacing="0" w:after="60" w:afterAutospacing="0" w:line="312" w:lineRule="atLeast"/>
              <w:jc w:val="both"/>
              <w:rPr>
                <w:color w:val="333333"/>
              </w:rPr>
            </w:pPr>
            <w:r>
              <w:rPr>
                <w:color w:val="333333"/>
              </w:rPr>
              <w:t>LONGEVITY 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4352BA" w14:textId="73AE6741" w:rsidR="00242376" w:rsidRDefault="00242376" w:rsidP="00242376">
            <w:pPr>
              <w:pStyle w:val="oj-tbl-txt"/>
              <w:spacing w:before="60" w:beforeAutospacing="0" w:after="60" w:afterAutospacing="0" w:line="312" w:lineRule="atLeast"/>
              <w:jc w:val="both"/>
              <w:rPr>
                <w:color w:val="333333"/>
              </w:rPr>
            </w:pPr>
            <w:r>
              <w:rPr>
                <w:color w:val="333333"/>
              </w:rPr>
              <w:t>9240885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BC2692"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08C97ACC" w14:textId="41206F8D"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 xml:space="preserve">transport crude oil or petroleum products as listed in Annex XXV or mineral products that originate in Russia or are exported from Russia and practice irregular and high-risk shipping practices as set out in the International Maritime Organisation </w:t>
            </w:r>
            <w:r w:rsidRPr="00242376">
              <w:rPr>
                <w:color w:val="333333"/>
                <w:lang w:val="en-US"/>
              </w:rPr>
              <w:lastRenderedPageBreak/>
              <w:t>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7893B1" w14:textId="14645D20" w:rsidR="00242376" w:rsidRDefault="00242376" w:rsidP="00242376">
            <w:pPr>
              <w:pStyle w:val="oj-tbl-txt"/>
              <w:spacing w:before="60" w:beforeAutospacing="0" w:after="60" w:afterAutospacing="0" w:line="312" w:lineRule="atLeast"/>
              <w:jc w:val="both"/>
              <w:rPr>
                <w:color w:val="333333"/>
              </w:rPr>
            </w:pPr>
            <w:r>
              <w:rPr>
                <w:color w:val="333333"/>
              </w:rPr>
              <w:lastRenderedPageBreak/>
              <w:t>24.10.2025</w:t>
            </w:r>
          </w:p>
        </w:tc>
      </w:tr>
      <w:tr w:rsidR="00242376" w:rsidRPr="000A39B3" w14:paraId="7072867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09CD56" w14:textId="6955537D" w:rsidR="00242376" w:rsidRDefault="00242376" w:rsidP="00242376">
            <w:pPr>
              <w:pStyle w:val="oj-tbl-txt"/>
              <w:spacing w:before="60" w:beforeAutospacing="0" w:after="60" w:afterAutospacing="0" w:line="312" w:lineRule="atLeast"/>
              <w:jc w:val="both"/>
              <w:rPr>
                <w:color w:val="333333"/>
              </w:rPr>
            </w:pPr>
            <w:r>
              <w:rPr>
                <w:color w:val="333333"/>
              </w:rPr>
              <w:t>454.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1716FC" w14:textId="0970CB77" w:rsidR="00242376" w:rsidRDefault="00242376" w:rsidP="00242376">
            <w:pPr>
              <w:pStyle w:val="oj-tbl-txt"/>
              <w:spacing w:before="60" w:beforeAutospacing="0" w:after="60" w:afterAutospacing="0" w:line="312" w:lineRule="atLeast"/>
              <w:jc w:val="both"/>
              <w:rPr>
                <w:color w:val="333333"/>
              </w:rPr>
            </w:pPr>
            <w:r>
              <w:rPr>
                <w:color w:val="333333"/>
              </w:rPr>
              <w:t>ADONIA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D9AAF8" w14:textId="473A3AAB" w:rsidR="00242376" w:rsidRDefault="00242376" w:rsidP="00242376">
            <w:pPr>
              <w:pStyle w:val="oj-tbl-txt"/>
              <w:spacing w:before="60" w:beforeAutospacing="0" w:after="60" w:afterAutospacing="0" w:line="312" w:lineRule="atLeast"/>
              <w:jc w:val="both"/>
              <w:rPr>
                <w:color w:val="333333"/>
              </w:rPr>
            </w:pPr>
            <w:r>
              <w:rPr>
                <w:color w:val="333333"/>
              </w:rPr>
              <w:t>9242223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E992EE"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6980DBBC" w14:textId="5EB68203"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7AAE04" w14:textId="1AA686DB"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01C5A05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9CD00D" w14:textId="01904A44" w:rsidR="00242376" w:rsidRDefault="00242376" w:rsidP="00242376">
            <w:pPr>
              <w:pStyle w:val="oj-tbl-txt"/>
              <w:spacing w:before="60" w:beforeAutospacing="0" w:after="60" w:afterAutospacing="0" w:line="312" w:lineRule="atLeast"/>
              <w:jc w:val="both"/>
              <w:rPr>
                <w:color w:val="333333"/>
              </w:rPr>
            </w:pPr>
            <w:r>
              <w:rPr>
                <w:color w:val="333333"/>
              </w:rPr>
              <w:t>455.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E680AD" w14:textId="177DC9DA" w:rsidR="00242376" w:rsidRDefault="00242376" w:rsidP="00242376">
            <w:pPr>
              <w:pStyle w:val="oj-tbl-txt"/>
              <w:spacing w:before="60" w:beforeAutospacing="0" w:after="60" w:afterAutospacing="0" w:line="312" w:lineRule="atLeast"/>
              <w:jc w:val="both"/>
              <w:rPr>
                <w:color w:val="333333"/>
              </w:rPr>
            </w:pPr>
            <w:r>
              <w:rPr>
                <w:color w:val="333333"/>
              </w:rPr>
              <w:t>NEVSKIY PROSPECT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E353BA" w14:textId="4FB57E0C" w:rsidR="00242376" w:rsidRDefault="00242376" w:rsidP="00242376">
            <w:pPr>
              <w:pStyle w:val="oj-tbl-txt"/>
              <w:spacing w:before="60" w:beforeAutospacing="0" w:after="60" w:afterAutospacing="0" w:line="312" w:lineRule="atLeast"/>
              <w:jc w:val="both"/>
              <w:rPr>
                <w:color w:val="333333"/>
              </w:rPr>
            </w:pPr>
            <w:r>
              <w:rPr>
                <w:color w:val="333333"/>
              </w:rPr>
              <w:t>9256054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B16D24"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4B0FC91B" w14:textId="31B4A08C"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A2F60A" w14:textId="797FE39D"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1F89819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A43698" w14:textId="3A4BF1B0" w:rsidR="00242376" w:rsidRDefault="00242376" w:rsidP="00242376">
            <w:pPr>
              <w:pStyle w:val="oj-tbl-txt"/>
              <w:spacing w:before="60" w:beforeAutospacing="0" w:after="60" w:afterAutospacing="0" w:line="312" w:lineRule="atLeast"/>
              <w:jc w:val="both"/>
              <w:rPr>
                <w:color w:val="333333"/>
              </w:rPr>
            </w:pPr>
            <w:r>
              <w:rPr>
                <w:color w:val="333333"/>
              </w:rPr>
              <w:t>456.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CF1FAA" w14:textId="0E83C189" w:rsidR="00242376" w:rsidRDefault="00242376" w:rsidP="00242376">
            <w:pPr>
              <w:pStyle w:val="oj-tbl-txt"/>
              <w:spacing w:before="60" w:beforeAutospacing="0" w:after="60" w:afterAutospacing="0" w:line="312" w:lineRule="atLeast"/>
              <w:jc w:val="both"/>
              <w:rPr>
                <w:color w:val="333333"/>
              </w:rPr>
            </w:pPr>
            <w:r>
              <w:rPr>
                <w:color w:val="333333"/>
              </w:rPr>
              <w:t>LITEYNY PROSPECT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FEA150" w14:textId="6FA45B04" w:rsidR="00242376" w:rsidRDefault="00242376" w:rsidP="00242376">
            <w:pPr>
              <w:pStyle w:val="oj-tbl-txt"/>
              <w:spacing w:before="60" w:beforeAutospacing="0" w:after="60" w:afterAutospacing="0" w:line="312" w:lineRule="atLeast"/>
              <w:jc w:val="both"/>
              <w:rPr>
                <w:color w:val="333333"/>
              </w:rPr>
            </w:pPr>
            <w:r>
              <w:rPr>
                <w:color w:val="333333"/>
              </w:rPr>
              <w:t>9256078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4495C7"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267F4AC3" w14:textId="5532A75E"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63E65D" w14:textId="134BA435"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69F1D0A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3D1E72" w14:textId="57E73DAC" w:rsidR="00242376" w:rsidRDefault="00242376" w:rsidP="00242376">
            <w:pPr>
              <w:pStyle w:val="oj-tbl-txt"/>
              <w:spacing w:before="60" w:beforeAutospacing="0" w:after="60" w:afterAutospacing="0" w:line="312" w:lineRule="atLeast"/>
              <w:jc w:val="both"/>
              <w:rPr>
                <w:color w:val="333333"/>
              </w:rPr>
            </w:pPr>
            <w:r>
              <w:rPr>
                <w:color w:val="333333"/>
              </w:rPr>
              <w:t>457.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C5FC24" w14:textId="5D35E712" w:rsidR="00242376" w:rsidRDefault="00242376" w:rsidP="00242376">
            <w:pPr>
              <w:pStyle w:val="oj-tbl-txt"/>
              <w:spacing w:before="60" w:beforeAutospacing="0" w:after="60" w:afterAutospacing="0" w:line="312" w:lineRule="atLeast"/>
              <w:jc w:val="both"/>
              <w:rPr>
                <w:color w:val="333333"/>
              </w:rPr>
            </w:pPr>
            <w:r>
              <w:rPr>
                <w:color w:val="333333"/>
              </w:rPr>
              <w:t>ARMADA LEADER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66CD51" w14:textId="77EE737B" w:rsidR="00242376" w:rsidRDefault="00242376" w:rsidP="00242376">
            <w:pPr>
              <w:pStyle w:val="oj-tbl-txt"/>
              <w:spacing w:before="60" w:beforeAutospacing="0" w:after="60" w:afterAutospacing="0" w:line="312" w:lineRule="atLeast"/>
              <w:jc w:val="both"/>
              <w:rPr>
                <w:color w:val="333333"/>
              </w:rPr>
            </w:pPr>
            <w:r>
              <w:rPr>
                <w:color w:val="333333"/>
              </w:rPr>
              <w:t>9260483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D11CA3"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68DF66E7" w14:textId="1E4462DF"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7B9AE3" w14:textId="4091CDB1"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102B5AA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36210A" w14:textId="348CE07C" w:rsidR="00242376" w:rsidRDefault="00242376" w:rsidP="00242376">
            <w:pPr>
              <w:pStyle w:val="oj-tbl-txt"/>
              <w:spacing w:before="60" w:beforeAutospacing="0" w:after="60" w:afterAutospacing="0" w:line="312" w:lineRule="atLeast"/>
              <w:jc w:val="both"/>
              <w:rPr>
                <w:color w:val="333333"/>
              </w:rPr>
            </w:pPr>
            <w:r>
              <w:rPr>
                <w:color w:val="333333"/>
              </w:rPr>
              <w:lastRenderedPageBreak/>
              <w:t>458.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9E6528" w14:textId="1B8CBF14" w:rsidR="00242376" w:rsidRDefault="00242376" w:rsidP="00242376">
            <w:pPr>
              <w:pStyle w:val="oj-tbl-txt"/>
              <w:spacing w:before="60" w:beforeAutospacing="0" w:after="60" w:afterAutospacing="0" w:line="312" w:lineRule="atLeast"/>
              <w:jc w:val="both"/>
              <w:rPr>
                <w:color w:val="333333"/>
              </w:rPr>
            </w:pPr>
            <w:r>
              <w:rPr>
                <w:color w:val="333333"/>
              </w:rPr>
              <w:t>C VIKING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9B9847" w14:textId="018B276E" w:rsidR="00242376" w:rsidRDefault="00242376" w:rsidP="00242376">
            <w:pPr>
              <w:pStyle w:val="oj-tbl-txt"/>
              <w:spacing w:before="60" w:beforeAutospacing="0" w:after="60" w:afterAutospacing="0" w:line="312" w:lineRule="atLeast"/>
              <w:jc w:val="both"/>
              <w:rPr>
                <w:color w:val="333333"/>
              </w:rPr>
            </w:pPr>
            <w:r>
              <w:rPr>
                <w:color w:val="333333"/>
              </w:rPr>
              <w:t>9261657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744D2C"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322DD973" w14:textId="52C18340"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FBDBC8" w14:textId="64D513A0"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19E16F9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428293" w14:textId="5D5ED81C" w:rsidR="00242376" w:rsidRDefault="00242376" w:rsidP="00242376">
            <w:pPr>
              <w:pStyle w:val="oj-tbl-txt"/>
              <w:spacing w:before="60" w:beforeAutospacing="0" w:after="60" w:afterAutospacing="0" w:line="312" w:lineRule="atLeast"/>
              <w:jc w:val="both"/>
              <w:rPr>
                <w:color w:val="333333"/>
              </w:rPr>
            </w:pPr>
            <w:r>
              <w:rPr>
                <w:color w:val="333333"/>
              </w:rPr>
              <w:t>459.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98388B" w14:textId="1A959519" w:rsidR="00242376" w:rsidRDefault="00242376" w:rsidP="00242376">
            <w:pPr>
              <w:pStyle w:val="oj-tbl-txt"/>
              <w:spacing w:before="60" w:beforeAutospacing="0" w:after="60" w:afterAutospacing="0" w:line="312" w:lineRule="atLeast"/>
              <w:jc w:val="both"/>
              <w:rPr>
                <w:color w:val="333333"/>
              </w:rPr>
            </w:pPr>
            <w:r>
              <w:rPr>
                <w:color w:val="333333"/>
              </w:rPr>
              <w:t>SEA MAVERICK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BDD8A1" w14:textId="77859B46" w:rsidR="00242376" w:rsidRDefault="00242376" w:rsidP="00242376">
            <w:pPr>
              <w:pStyle w:val="oj-tbl-txt"/>
              <w:spacing w:before="60" w:beforeAutospacing="0" w:after="60" w:afterAutospacing="0" w:line="312" w:lineRule="atLeast"/>
              <w:jc w:val="both"/>
              <w:rPr>
                <w:color w:val="333333"/>
              </w:rPr>
            </w:pPr>
            <w:r>
              <w:rPr>
                <w:color w:val="333333"/>
              </w:rPr>
              <w:t>9265885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A2B94D"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442C71CE" w14:textId="0CAB95F8"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16B317" w14:textId="2DA4FA26"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268468F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82E5F8" w14:textId="2D1D6058" w:rsidR="00242376" w:rsidRDefault="00242376" w:rsidP="00242376">
            <w:pPr>
              <w:pStyle w:val="oj-tbl-txt"/>
              <w:spacing w:before="60" w:beforeAutospacing="0" w:after="60" w:afterAutospacing="0" w:line="312" w:lineRule="atLeast"/>
              <w:jc w:val="both"/>
              <w:rPr>
                <w:color w:val="333333"/>
              </w:rPr>
            </w:pPr>
            <w:r>
              <w:rPr>
                <w:color w:val="333333"/>
              </w:rPr>
              <w:t>460.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BD4D6F" w14:textId="5B05CFF5" w:rsidR="00242376" w:rsidRDefault="00242376" w:rsidP="00242376">
            <w:pPr>
              <w:pStyle w:val="oj-tbl-txt"/>
              <w:spacing w:before="60" w:beforeAutospacing="0" w:after="60" w:afterAutospacing="0" w:line="312" w:lineRule="atLeast"/>
              <w:jc w:val="both"/>
              <w:rPr>
                <w:color w:val="333333"/>
              </w:rPr>
            </w:pPr>
            <w:r>
              <w:rPr>
                <w:color w:val="333333"/>
              </w:rPr>
              <w:t>BELA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507C5C" w14:textId="0907C87E" w:rsidR="00242376" w:rsidRDefault="00242376" w:rsidP="00242376">
            <w:pPr>
              <w:pStyle w:val="oj-tbl-txt"/>
              <w:spacing w:before="60" w:beforeAutospacing="0" w:after="60" w:afterAutospacing="0" w:line="312" w:lineRule="atLeast"/>
              <w:jc w:val="both"/>
              <w:rPr>
                <w:color w:val="333333"/>
              </w:rPr>
            </w:pPr>
            <w:r>
              <w:rPr>
                <w:color w:val="333333"/>
              </w:rPr>
              <w:t>9270749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A33F20"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6FBF9183" w14:textId="33B96EB1"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3E425B" w14:textId="6BD83B63"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0C579BB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BB7F48" w14:textId="616B42EB" w:rsidR="00242376" w:rsidRDefault="00242376" w:rsidP="00242376">
            <w:pPr>
              <w:pStyle w:val="oj-tbl-txt"/>
              <w:spacing w:before="60" w:beforeAutospacing="0" w:after="60" w:afterAutospacing="0" w:line="312" w:lineRule="atLeast"/>
              <w:jc w:val="both"/>
              <w:rPr>
                <w:color w:val="333333"/>
              </w:rPr>
            </w:pPr>
            <w:r>
              <w:rPr>
                <w:color w:val="333333"/>
              </w:rPr>
              <w:t>461.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0EC5CB" w14:textId="6AF3183F" w:rsidR="00242376" w:rsidRDefault="00242376" w:rsidP="00242376">
            <w:pPr>
              <w:pStyle w:val="oj-tbl-txt"/>
              <w:spacing w:before="60" w:beforeAutospacing="0" w:after="60" w:afterAutospacing="0" w:line="312" w:lineRule="atLeast"/>
              <w:jc w:val="both"/>
              <w:rPr>
                <w:color w:val="333333"/>
              </w:rPr>
            </w:pPr>
            <w:r>
              <w:rPr>
                <w:color w:val="333333"/>
              </w:rPr>
              <w:t>SHANGRI LA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C6F860" w14:textId="0AF611CA" w:rsidR="00242376" w:rsidRDefault="00242376" w:rsidP="00242376">
            <w:pPr>
              <w:pStyle w:val="oj-tbl-txt"/>
              <w:spacing w:before="60" w:beforeAutospacing="0" w:after="60" w:afterAutospacing="0" w:line="312" w:lineRule="atLeast"/>
              <w:jc w:val="both"/>
              <w:rPr>
                <w:color w:val="333333"/>
              </w:rPr>
            </w:pPr>
            <w:r>
              <w:rPr>
                <w:color w:val="333333"/>
              </w:rPr>
              <w:t>9274434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153140"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6D336FFC" w14:textId="510F26EF"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5C1327" w14:textId="4D5591FD"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71A79F0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FD2EBF" w14:textId="66CE77B7" w:rsidR="00242376" w:rsidRDefault="00242376" w:rsidP="00242376">
            <w:pPr>
              <w:pStyle w:val="oj-tbl-txt"/>
              <w:spacing w:before="60" w:beforeAutospacing="0" w:after="60" w:afterAutospacing="0" w:line="312" w:lineRule="atLeast"/>
              <w:jc w:val="both"/>
              <w:rPr>
                <w:color w:val="333333"/>
              </w:rPr>
            </w:pPr>
            <w:r>
              <w:rPr>
                <w:color w:val="333333"/>
              </w:rPr>
              <w:t>462.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F70D82" w14:textId="19D39B66" w:rsidR="00242376" w:rsidRDefault="00242376" w:rsidP="00242376">
            <w:pPr>
              <w:pStyle w:val="oj-tbl-txt"/>
              <w:spacing w:before="60" w:beforeAutospacing="0" w:after="60" w:afterAutospacing="0" w:line="312" w:lineRule="atLeast"/>
              <w:jc w:val="both"/>
              <w:rPr>
                <w:color w:val="333333"/>
              </w:rPr>
            </w:pPr>
            <w:r>
              <w:rPr>
                <w:color w:val="333333"/>
              </w:rPr>
              <w:t>ASTRAL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CE0FF1" w14:textId="65FD4B74" w:rsidR="00242376" w:rsidRDefault="00242376" w:rsidP="00242376">
            <w:pPr>
              <w:pStyle w:val="oj-tbl-txt"/>
              <w:spacing w:before="60" w:beforeAutospacing="0" w:after="60" w:afterAutospacing="0" w:line="312" w:lineRule="atLeast"/>
              <w:jc w:val="both"/>
              <w:rPr>
                <w:color w:val="333333"/>
              </w:rPr>
            </w:pPr>
            <w:r>
              <w:rPr>
                <w:color w:val="333333"/>
              </w:rPr>
              <w:t>9274800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449235"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3246509E" w14:textId="7EA9D8C3"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lastRenderedPageBreak/>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8F7C7D" w14:textId="54EDA50D" w:rsidR="00242376" w:rsidRDefault="00242376" w:rsidP="00242376">
            <w:pPr>
              <w:pStyle w:val="oj-tbl-txt"/>
              <w:spacing w:before="60" w:beforeAutospacing="0" w:after="60" w:afterAutospacing="0" w:line="312" w:lineRule="atLeast"/>
              <w:jc w:val="both"/>
              <w:rPr>
                <w:color w:val="333333"/>
              </w:rPr>
            </w:pPr>
            <w:r>
              <w:rPr>
                <w:color w:val="333333"/>
              </w:rPr>
              <w:lastRenderedPageBreak/>
              <w:t>24.10.2025</w:t>
            </w:r>
          </w:p>
        </w:tc>
      </w:tr>
      <w:tr w:rsidR="00242376" w:rsidRPr="000A39B3" w14:paraId="39B3AC3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9416A5" w14:textId="3BE1D970" w:rsidR="00242376" w:rsidRDefault="00242376" w:rsidP="00242376">
            <w:pPr>
              <w:pStyle w:val="oj-tbl-txt"/>
              <w:spacing w:before="60" w:beforeAutospacing="0" w:after="60" w:afterAutospacing="0" w:line="312" w:lineRule="atLeast"/>
              <w:jc w:val="both"/>
              <w:rPr>
                <w:color w:val="333333"/>
              </w:rPr>
            </w:pPr>
            <w:r>
              <w:rPr>
                <w:color w:val="333333"/>
              </w:rPr>
              <w:t>463.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35845F" w14:textId="625F5EE0" w:rsidR="00242376" w:rsidRDefault="00242376" w:rsidP="00242376">
            <w:pPr>
              <w:pStyle w:val="oj-tbl-txt"/>
              <w:spacing w:before="60" w:beforeAutospacing="0" w:after="60" w:afterAutospacing="0" w:line="312" w:lineRule="atLeast"/>
              <w:jc w:val="both"/>
              <w:rPr>
                <w:color w:val="333333"/>
              </w:rPr>
            </w:pPr>
            <w:r>
              <w:rPr>
                <w:color w:val="333333"/>
              </w:rPr>
              <w:t>SOFOS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23EE7A" w14:textId="7FC79242" w:rsidR="00242376" w:rsidRDefault="00242376" w:rsidP="00242376">
            <w:pPr>
              <w:pStyle w:val="oj-tbl-txt"/>
              <w:spacing w:before="60" w:beforeAutospacing="0" w:after="60" w:afterAutospacing="0" w:line="312" w:lineRule="atLeast"/>
              <w:jc w:val="both"/>
              <w:rPr>
                <w:color w:val="333333"/>
              </w:rPr>
            </w:pPr>
            <w:r>
              <w:rPr>
                <w:color w:val="333333"/>
              </w:rPr>
              <w:t>9278064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42FAD8"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2F80A07B" w14:textId="729DF686"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995736" w14:textId="31076C84"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764EBDF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E2FF6B" w14:textId="04DAC4EB" w:rsidR="00242376" w:rsidRDefault="00242376" w:rsidP="00242376">
            <w:pPr>
              <w:pStyle w:val="oj-tbl-txt"/>
              <w:spacing w:before="60" w:beforeAutospacing="0" w:after="60" w:afterAutospacing="0" w:line="312" w:lineRule="atLeast"/>
              <w:jc w:val="both"/>
              <w:rPr>
                <w:color w:val="333333"/>
              </w:rPr>
            </w:pPr>
            <w:r>
              <w:rPr>
                <w:color w:val="333333"/>
              </w:rPr>
              <w:t>464.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6D773F" w14:textId="57C1315A" w:rsidR="00242376" w:rsidRDefault="00242376" w:rsidP="00242376">
            <w:pPr>
              <w:pStyle w:val="oj-tbl-txt"/>
              <w:spacing w:before="60" w:beforeAutospacing="0" w:after="60" w:afterAutospacing="0" w:line="312" w:lineRule="atLeast"/>
              <w:jc w:val="both"/>
              <w:rPr>
                <w:color w:val="333333"/>
              </w:rPr>
            </w:pPr>
            <w:r>
              <w:rPr>
                <w:color w:val="333333"/>
              </w:rPr>
              <w:t>ATLANTICOS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84A1BF" w14:textId="298F3C90" w:rsidR="00242376" w:rsidRDefault="00242376" w:rsidP="00242376">
            <w:pPr>
              <w:pStyle w:val="oj-tbl-txt"/>
              <w:spacing w:before="60" w:beforeAutospacing="0" w:after="60" w:afterAutospacing="0" w:line="312" w:lineRule="atLeast"/>
              <w:jc w:val="both"/>
              <w:rPr>
                <w:color w:val="333333"/>
              </w:rPr>
            </w:pPr>
            <w:r>
              <w:rPr>
                <w:color w:val="333333"/>
              </w:rPr>
              <w:t>9282986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13253E"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383E11F3" w14:textId="3488BFEC"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4370E4" w14:textId="7D379912"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78735ED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DA45C2" w14:textId="58F84DA9" w:rsidR="00242376" w:rsidRDefault="00242376" w:rsidP="00242376">
            <w:pPr>
              <w:pStyle w:val="oj-tbl-txt"/>
              <w:spacing w:before="60" w:beforeAutospacing="0" w:after="60" w:afterAutospacing="0" w:line="312" w:lineRule="atLeast"/>
              <w:jc w:val="both"/>
              <w:rPr>
                <w:color w:val="333333"/>
              </w:rPr>
            </w:pPr>
            <w:r>
              <w:rPr>
                <w:color w:val="333333"/>
              </w:rPr>
              <w:t>465.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B2F0BA" w14:textId="48C82BA1" w:rsidR="00242376" w:rsidRDefault="00242376" w:rsidP="00242376">
            <w:pPr>
              <w:pStyle w:val="oj-tbl-txt"/>
              <w:spacing w:before="60" w:beforeAutospacing="0" w:after="60" w:afterAutospacing="0" w:line="312" w:lineRule="atLeast"/>
              <w:jc w:val="both"/>
              <w:rPr>
                <w:color w:val="333333"/>
              </w:rPr>
            </w:pPr>
            <w:r>
              <w:rPr>
                <w:color w:val="333333"/>
              </w:rPr>
              <w:t>PACIFICOS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C9F3D3" w14:textId="423E9428" w:rsidR="00242376" w:rsidRDefault="00242376" w:rsidP="00242376">
            <w:pPr>
              <w:pStyle w:val="oj-tbl-txt"/>
              <w:spacing w:before="60" w:beforeAutospacing="0" w:after="60" w:afterAutospacing="0" w:line="312" w:lineRule="atLeast"/>
              <w:jc w:val="both"/>
              <w:rPr>
                <w:color w:val="333333"/>
              </w:rPr>
            </w:pPr>
            <w:r>
              <w:rPr>
                <w:color w:val="333333"/>
              </w:rPr>
              <w:t>9288930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C6A61C"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669BC0D7" w14:textId="60DF695F"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41D41F" w14:textId="75DA3C3F"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66D4822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0A0CB5" w14:textId="50463BD1" w:rsidR="00242376" w:rsidRDefault="00242376" w:rsidP="00242376">
            <w:pPr>
              <w:pStyle w:val="oj-tbl-txt"/>
              <w:spacing w:before="60" w:beforeAutospacing="0" w:after="60" w:afterAutospacing="0" w:line="312" w:lineRule="atLeast"/>
              <w:jc w:val="both"/>
              <w:rPr>
                <w:color w:val="333333"/>
              </w:rPr>
            </w:pPr>
            <w:r>
              <w:rPr>
                <w:color w:val="333333"/>
              </w:rPr>
              <w:t>466.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968999" w14:textId="31718F60" w:rsidR="00242376" w:rsidRDefault="00242376" w:rsidP="00242376">
            <w:pPr>
              <w:pStyle w:val="oj-tbl-txt"/>
              <w:spacing w:before="60" w:beforeAutospacing="0" w:after="60" w:afterAutospacing="0" w:line="312" w:lineRule="atLeast"/>
              <w:jc w:val="both"/>
              <w:rPr>
                <w:color w:val="333333"/>
              </w:rPr>
            </w:pPr>
            <w:r>
              <w:rPr>
                <w:color w:val="333333"/>
              </w:rPr>
              <w:t>CHONGCHON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296036" w14:textId="6C963688" w:rsidR="00242376" w:rsidRDefault="00242376" w:rsidP="00242376">
            <w:pPr>
              <w:pStyle w:val="oj-tbl-txt"/>
              <w:spacing w:before="60" w:beforeAutospacing="0" w:after="60" w:afterAutospacing="0" w:line="312" w:lineRule="atLeast"/>
              <w:jc w:val="both"/>
              <w:rPr>
                <w:color w:val="333333"/>
              </w:rPr>
            </w:pPr>
            <w:r>
              <w:rPr>
                <w:color w:val="333333"/>
              </w:rPr>
              <w:t>9294123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B6E562"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7D5CE934" w14:textId="588AC2AE"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 xml:space="preserve">transport crude oil or petroleum products as listed in Annex XXV or mineral products that originate in </w:t>
            </w:r>
            <w:r w:rsidRPr="00242376">
              <w:rPr>
                <w:color w:val="333333"/>
                <w:lang w:val="en-US"/>
              </w:rPr>
              <w:lastRenderedPageBreak/>
              <w:t>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6B7E2D" w14:textId="5E5B847F" w:rsidR="00242376" w:rsidRDefault="00242376" w:rsidP="00242376">
            <w:pPr>
              <w:pStyle w:val="oj-tbl-txt"/>
              <w:spacing w:before="60" w:beforeAutospacing="0" w:after="60" w:afterAutospacing="0" w:line="312" w:lineRule="atLeast"/>
              <w:jc w:val="both"/>
              <w:rPr>
                <w:color w:val="333333"/>
              </w:rPr>
            </w:pPr>
            <w:r>
              <w:rPr>
                <w:color w:val="333333"/>
              </w:rPr>
              <w:lastRenderedPageBreak/>
              <w:t>24.10.2025</w:t>
            </w:r>
          </w:p>
        </w:tc>
      </w:tr>
      <w:tr w:rsidR="00242376" w:rsidRPr="000A39B3" w14:paraId="696B114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91EB1D" w14:textId="77F6DC91" w:rsidR="00242376" w:rsidRDefault="00242376" w:rsidP="00242376">
            <w:pPr>
              <w:pStyle w:val="oj-tbl-txt"/>
              <w:spacing w:before="60" w:beforeAutospacing="0" w:after="60" w:afterAutospacing="0" w:line="312" w:lineRule="atLeast"/>
              <w:jc w:val="both"/>
              <w:rPr>
                <w:color w:val="333333"/>
              </w:rPr>
            </w:pPr>
            <w:r>
              <w:rPr>
                <w:color w:val="333333"/>
              </w:rPr>
              <w:t>467.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F55BF3" w14:textId="54789E1C" w:rsidR="00242376" w:rsidRDefault="00242376" w:rsidP="00242376">
            <w:pPr>
              <w:pStyle w:val="oj-tbl-txt"/>
              <w:spacing w:before="60" w:beforeAutospacing="0" w:after="60" w:afterAutospacing="0" w:line="312" w:lineRule="atLeast"/>
              <w:jc w:val="both"/>
              <w:rPr>
                <w:color w:val="333333"/>
              </w:rPr>
            </w:pPr>
            <w:r>
              <w:rPr>
                <w:color w:val="333333"/>
              </w:rPr>
              <w:t>LEONA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D55DC2" w14:textId="325686B1" w:rsidR="00242376" w:rsidRDefault="00242376" w:rsidP="00242376">
            <w:pPr>
              <w:pStyle w:val="oj-tbl-txt"/>
              <w:spacing w:before="60" w:beforeAutospacing="0" w:after="60" w:afterAutospacing="0" w:line="312" w:lineRule="atLeast"/>
              <w:jc w:val="both"/>
              <w:rPr>
                <w:color w:val="333333"/>
              </w:rPr>
            </w:pPr>
            <w:r>
              <w:rPr>
                <w:color w:val="333333"/>
              </w:rPr>
              <w:t>9299721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7A0B11"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547AB0AB" w14:textId="3107720E"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D87E1F" w14:textId="05AF45A0"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58FE550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C482EC" w14:textId="300EC9FE" w:rsidR="00242376" w:rsidRDefault="00242376" w:rsidP="00242376">
            <w:pPr>
              <w:pStyle w:val="oj-tbl-txt"/>
              <w:spacing w:before="60" w:beforeAutospacing="0" w:after="60" w:afterAutospacing="0" w:line="312" w:lineRule="atLeast"/>
              <w:jc w:val="both"/>
              <w:rPr>
                <w:color w:val="333333"/>
              </w:rPr>
            </w:pPr>
            <w:r>
              <w:rPr>
                <w:color w:val="333333"/>
              </w:rPr>
              <w:t>468.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DF7FD0" w14:textId="4267D7F6" w:rsidR="00242376" w:rsidRDefault="00242376" w:rsidP="00242376">
            <w:pPr>
              <w:pStyle w:val="oj-tbl-txt"/>
              <w:spacing w:before="60" w:beforeAutospacing="0" w:after="60" w:afterAutospacing="0" w:line="312" w:lineRule="atLeast"/>
              <w:jc w:val="both"/>
              <w:rPr>
                <w:color w:val="333333"/>
              </w:rPr>
            </w:pPr>
            <w:r>
              <w:rPr>
                <w:color w:val="333333"/>
              </w:rPr>
              <w:t>BREEZE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370D94" w14:textId="24D4C52C" w:rsidR="00242376" w:rsidRDefault="00242376" w:rsidP="00242376">
            <w:pPr>
              <w:pStyle w:val="oj-tbl-txt"/>
              <w:spacing w:before="60" w:beforeAutospacing="0" w:after="60" w:afterAutospacing="0" w:line="312" w:lineRule="atLeast"/>
              <w:jc w:val="both"/>
              <w:rPr>
                <w:color w:val="333333"/>
              </w:rPr>
            </w:pPr>
            <w:r>
              <w:rPr>
                <w:color w:val="333333"/>
              </w:rPr>
              <w:t>9305568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9CE36E"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1110B764" w14:textId="4ACDC083"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583BE3" w14:textId="525F3B5A"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525D048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108DB0" w14:textId="2A74DCC4" w:rsidR="00242376" w:rsidRDefault="00242376" w:rsidP="00242376">
            <w:pPr>
              <w:pStyle w:val="oj-tbl-txt"/>
              <w:spacing w:before="60" w:beforeAutospacing="0" w:after="60" w:afterAutospacing="0" w:line="312" w:lineRule="atLeast"/>
              <w:jc w:val="both"/>
              <w:rPr>
                <w:color w:val="333333"/>
              </w:rPr>
            </w:pPr>
            <w:r>
              <w:rPr>
                <w:color w:val="333333"/>
              </w:rPr>
              <w:t>469.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186FDC" w14:textId="60460259" w:rsidR="00242376" w:rsidRDefault="00242376" w:rsidP="00242376">
            <w:pPr>
              <w:pStyle w:val="oj-tbl-txt"/>
              <w:spacing w:before="60" w:beforeAutospacing="0" w:after="60" w:afterAutospacing="0" w:line="312" w:lineRule="atLeast"/>
              <w:jc w:val="both"/>
              <w:rPr>
                <w:color w:val="333333"/>
              </w:rPr>
            </w:pPr>
            <w:r>
              <w:rPr>
                <w:color w:val="333333"/>
              </w:rPr>
              <w:t>ARYABHATA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87F301" w14:textId="78D5048B" w:rsidR="00242376" w:rsidRDefault="00242376" w:rsidP="00242376">
            <w:pPr>
              <w:pStyle w:val="oj-tbl-txt"/>
              <w:spacing w:before="60" w:beforeAutospacing="0" w:after="60" w:afterAutospacing="0" w:line="312" w:lineRule="atLeast"/>
              <w:jc w:val="both"/>
              <w:rPr>
                <w:color w:val="333333"/>
              </w:rPr>
            </w:pPr>
            <w:r>
              <w:rPr>
                <w:color w:val="333333"/>
              </w:rPr>
              <w:t>9319882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1C3E23"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64827462" w14:textId="19887F16"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B7B9BA" w14:textId="24803594"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26DE93E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82FDD0" w14:textId="65942649" w:rsidR="00242376" w:rsidRDefault="00242376" w:rsidP="00242376">
            <w:pPr>
              <w:pStyle w:val="oj-tbl-txt"/>
              <w:spacing w:before="60" w:beforeAutospacing="0" w:after="60" w:afterAutospacing="0" w:line="312" w:lineRule="atLeast"/>
              <w:jc w:val="both"/>
              <w:rPr>
                <w:color w:val="333333"/>
              </w:rPr>
            </w:pPr>
            <w:r>
              <w:rPr>
                <w:color w:val="333333"/>
              </w:rPr>
              <w:t>470.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5007CE" w14:textId="7F8DAF35" w:rsidR="00242376" w:rsidRDefault="00242376" w:rsidP="00242376">
            <w:pPr>
              <w:pStyle w:val="oj-tbl-txt"/>
              <w:spacing w:before="60" w:beforeAutospacing="0" w:after="60" w:afterAutospacing="0" w:line="312" w:lineRule="atLeast"/>
              <w:jc w:val="both"/>
              <w:rPr>
                <w:color w:val="333333"/>
              </w:rPr>
            </w:pPr>
            <w:r>
              <w:rPr>
                <w:color w:val="333333"/>
              </w:rPr>
              <w:t>RIMMA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482B40" w14:textId="79878BA5" w:rsidR="00242376" w:rsidRDefault="00242376" w:rsidP="00242376">
            <w:pPr>
              <w:pStyle w:val="oj-tbl-txt"/>
              <w:spacing w:before="60" w:beforeAutospacing="0" w:after="60" w:afterAutospacing="0" w:line="312" w:lineRule="atLeast"/>
              <w:jc w:val="both"/>
              <w:rPr>
                <w:color w:val="333333"/>
              </w:rPr>
            </w:pPr>
            <w:r>
              <w:rPr>
                <w:color w:val="333333"/>
              </w:rPr>
              <w:t>9337901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0541D5"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45AFFFAE" w14:textId="44BB8330"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 xml:space="preserve">transport crude oil or petroleum products as listed in Annex XXV or mineral products that originate in Russia or are exported from Russia and practice irregular and high-risk shipping practices as set out in the </w:t>
            </w:r>
            <w:r w:rsidRPr="00242376">
              <w:rPr>
                <w:color w:val="333333"/>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F0905A" w14:textId="68A4971C" w:rsidR="00242376" w:rsidRDefault="00242376" w:rsidP="00242376">
            <w:pPr>
              <w:pStyle w:val="oj-tbl-txt"/>
              <w:spacing w:before="60" w:beforeAutospacing="0" w:after="60" w:afterAutospacing="0" w:line="312" w:lineRule="atLeast"/>
              <w:jc w:val="both"/>
              <w:rPr>
                <w:color w:val="333333"/>
              </w:rPr>
            </w:pPr>
            <w:r>
              <w:rPr>
                <w:color w:val="333333"/>
              </w:rPr>
              <w:lastRenderedPageBreak/>
              <w:t>24.10.2025</w:t>
            </w:r>
          </w:p>
        </w:tc>
      </w:tr>
      <w:tr w:rsidR="00242376" w:rsidRPr="000A39B3" w14:paraId="58DEB53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DBE7A5" w14:textId="0D4602BD" w:rsidR="00242376" w:rsidRDefault="00242376" w:rsidP="00242376">
            <w:pPr>
              <w:pStyle w:val="oj-tbl-txt"/>
              <w:spacing w:before="60" w:beforeAutospacing="0" w:after="60" w:afterAutospacing="0" w:line="312" w:lineRule="atLeast"/>
              <w:jc w:val="both"/>
              <w:rPr>
                <w:color w:val="333333"/>
              </w:rPr>
            </w:pPr>
            <w:r>
              <w:rPr>
                <w:color w:val="333333"/>
              </w:rPr>
              <w:t>471.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5274AA" w14:textId="51E3BFE9" w:rsidR="00242376" w:rsidRDefault="00242376" w:rsidP="00242376">
            <w:pPr>
              <w:pStyle w:val="oj-tbl-txt"/>
              <w:spacing w:before="60" w:beforeAutospacing="0" w:after="60" w:afterAutospacing="0" w:line="312" w:lineRule="atLeast"/>
              <w:jc w:val="both"/>
              <w:rPr>
                <w:color w:val="333333"/>
              </w:rPr>
            </w:pPr>
            <w:r>
              <w:rPr>
                <w:color w:val="333333"/>
              </w:rPr>
              <w:t>LADOGA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5281CB" w14:textId="294630C7" w:rsidR="00242376" w:rsidRDefault="00242376" w:rsidP="00242376">
            <w:pPr>
              <w:pStyle w:val="oj-tbl-txt"/>
              <w:spacing w:before="60" w:beforeAutospacing="0" w:after="60" w:afterAutospacing="0" w:line="312" w:lineRule="atLeast"/>
              <w:jc w:val="both"/>
              <w:rPr>
                <w:color w:val="333333"/>
              </w:rPr>
            </w:pPr>
            <w:r>
              <w:rPr>
                <w:color w:val="333333"/>
              </w:rPr>
              <w:t>9339313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CA01B0"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6C49E8AA" w14:textId="54AF63AD"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6FAA21" w14:textId="678FBA2A"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2224AD4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DBCBA9" w14:textId="0FE5C0B1" w:rsidR="00242376" w:rsidRDefault="00242376" w:rsidP="00242376">
            <w:pPr>
              <w:pStyle w:val="oj-tbl-txt"/>
              <w:spacing w:before="60" w:beforeAutospacing="0" w:after="60" w:afterAutospacing="0" w:line="312" w:lineRule="atLeast"/>
              <w:jc w:val="both"/>
              <w:rPr>
                <w:color w:val="333333"/>
              </w:rPr>
            </w:pPr>
            <w:r>
              <w:rPr>
                <w:color w:val="333333"/>
              </w:rPr>
              <w:t>472.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20FED0" w14:textId="7C1DFB32" w:rsidR="00242376" w:rsidRDefault="00242376" w:rsidP="00242376">
            <w:pPr>
              <w:pStyle w:val="oj-tbl-txt"/>
              <w:spacing w:before="60" w:beforeAutospacing="0" w:after="60" w:afterAutospacing="0" w:line="312" w:lineRule="atLeast"/>
              <w:jc w:val="both"/>
              <w:rPr>
                <w:color w:val="333333"/>
              </w:rPr>
            </w:pPr>
            <w:r>
              <w:rPr>
                <w:color w:val="333333"/>
              </w:rPr>
              <w:t>LEVEL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DC6B79" w14:textId="253AB682" w:rsidR="00242376" w:rsidRDefault="00242376" w:rsidP="00242376">
            <w:pPr>
              <w:pStyle w:val="oj-tbl-txt"/>
              <w:spacing w:before="60" w:beforeAutospacing="0" w:after="60" w:afterAutospacing="0" w:line="312" w:lineRule="atLeast"/>
              <w:jc w:val="both"/>
              <w:rPr>
                <w:color w:val="333333"/>
              </w:rPr>
            </w:pPr>
            <w:r>
              <w:rPr>
                <w:color w:val="333333"/>
              </w:rPr>
              <w:t>9339325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78711E"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5C13C8D0" w14:textId="1F986836"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0BB4D1" w14:textId="34E2B111"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49FF939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A4BC0A" w14:textId="77AF9DA8" w:rsidR="00242376" w:rsidRDefault="00242376" w:rsidP="00242376">
            <w:pPr>
              <w:pStyle w:val="oj-tbl-txt"/>
              <w:spacing w:before="60" w:beforeAutospacing="0" w:after="60" w:afterAutospacing="0" w:line="312" w:lineRule="atLeast"/>
              <w:jc w:val="both"/>
              <w:rPr>
                <w:color w:val="333333"/>
              </w:rPr>
            </w:pPr>
            <w:r>
              <w:rPr>
                <w:color w:val="333333"/>
              </w:rPr>
              <w:t>473.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CEA88B" w14:textId="274036FC" w:rsidR="00242376" w:rsidRDefault="00242376" w:rsidP="00242376">
            <w:pPr>
              <w:pStyle w:val="oj-tbl-txt"/>
              <w:spacing w:before="60" w:beforeAutospacing="0" w:after="60" w:afterAutospacing="0" w:line="312" w:lineRule="atLeast"/>
              <w:jc w:val="both"/>
              <w:rPr>
                <w:color w:val="333333"/>
              </w:rPr>
            </w:pPr>
            <w:r>
              <w:rPr>
                <w:color w:val="333333"/>
              </w:rPr>
              <w:t>ELODIE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24BF54" w14:textId="658A2C40" w:rsidR="00242376" w:rsidRDefault="00242376" w:rsidP="00242376">
            <w:pPr>
              <w:pStyle w:val="oj-tbl-txt"/>
              <w:spacing w:before="60" w:beforeAutospacing="0" w:after="60" w:afterAutospacing="0" w:line="312" w:lineRule="atLeast"/>
              <w:jc w:val="both"/>
              <w:rPr>
                <w:color w:val="333333"/>
              </w:rPr>
            </w:pPr>
            <w:r>
              <w:rPr>
                <w:color w:val="333333"/>
              </w:rPr>
              <w:t>9346873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D070C4"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44CCC365" w14:textId="5782B6B0"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70D746" w14:textId="4CA77393"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4626A5D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CEB930" w14:textId="4F09BA73" w:rsidR="00242376" w:rsidRDefault="00242376" w:rsidP="00242376">
            <w:pPr>
              <w:pStyle w:val="oj-tbl-txt"/>
              <w:spacing w:before="60" w:beforeAutospacing="0" w:after="60" w:afterAutospacing="0" w:line="312" w:lineRule="atLeast"/>
              <w:jc w:val="both"/>
              <w:rPr>
                <w:color w:val="333333"/>
              </w:rPr>
            </w:pPr>
            <w:r>
              <w:rPr>
                <w:color w:val="333333"/>
              </w:rPr>
              <w:t>474.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A34765" w14:textId="4342A4C5" w:rsidR="00242376" w:rsidRDefault="00242376" w:rsidP="00242376">
            <w:pPr>
              <w:pStyle w:val="oj-tbl-txt"/>
              <w:spacing w:before="60" w:beforeAutospacing="0" w:after="60" w:afterAutospacing="0" w:line="312" w:lineRule="atLeast"/>
              <w:jc w:val="both"/>
              <w:rPr>
                <w:color w:val="333333"/>
              </w:rPr>
            </w:pPr>
            <w:r>
              <w:rPr>
                <w:color w:val="333333"/>
              </w:rPr>
              <w:t>INDUS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F6C953" w14:textId="6EB7EEFB" w:rsidR="00242376" w:rsidRDefault="00242376" w:rsidP="00242376">
            <w:pPr>
              <w:pStyle w:val="oj-tbl-txt"/>
              <w:spacing w:before="60" w:beforeAutospacing="0" w:after="60" w:afterAutospacing="0" w:line="312" w:lineRule="atLeast"/>
              <w:jc w:val="both"/>
              <w:rPr>
                <w:color w:val="333333"/>
              </w:rPr>
            </w:pPr>
            <w:r>
              <w:rPr>
                <w:color w:val="333333"/>
              </w:rPr>
              <w:t>9360415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581616"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39967AFA" w14:textId="4B540A0E"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 xml:space="preserve">transport crude oil or petroleum products as listed in Annex XXV or mineral products that originate in Russia or are exported from Russia and practice irregular and high-risk shipping practices as set out in the International Maritime Organisation </w:t>
            </w:r>
            <w:r w:rsidRPr="00242376">
              <w:rPr>
                <w:color w:val="333333"/>
                <w:lang w:val="en-US"/>
              </w:rPr>
              <w:lastRenderedPageBreak/>
              <w:t>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CF88C2E" w14:textId="7212A089" w:rsidR="00242376" w:rsidRDefault="00242376" w:rsidP="00242376">
            <w:pPr>
              <w:pStyle w:val="oj-tbl-txt"/>
              <w:spacing w:before="60" w:beforeAutospacing="0" w:after="60" w:afterAutospacing="0" w:line="312" w:lineRule="atLeast"/>
              <w:jc w:val="both"/>
              <w:rPr>
                <w:color w:val="333333"/>
              </w:rPr>
            </w:pPr>
            <w:r>
              <w:rPr>
                <w:color w:val="333333"/>
              </w:rPr>
              <w:lastRenderedPageBreak/>
              <w:t>24.10.2025</w:t>
            </w:r>
          </w:p>
        </w:tc>
      </w:tr>
      <w:tr w:rsidR="00242376" w:rsidRPr="000A39B3" w14:paraId="23A9075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B5F15E" w14:textId="4FA5A5B9" w:rsidR="00242376" w:rsidRDefault="00242376" w:rsidP="00242376">
            <w:pPr>
              <w:pStyle w:val="oj-tbl-txt"/>
              <w:spacing w:before="60" w:beforeAutospacing="0" w:after="60" w:afterAutospacing="0" w:line="312" w:lineRule="atLeast"/>
              <w:jc w:val="both"/>
              <w:rPr>
                <w:color w:val="333333"/>
              </w:rPr>
            </w:pPr>
            <w:r>
              <w:rPr>
                <w:color w:val="333333"/>
              </w:rPr>
              <w:t>475.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F97413" w14:textId="20D39116" w:rsidR="00242376" w:rsidRDefault="00242376" w:rsidP="00242376">
            <w:pPr>
              <w:pStyle w:val="oj-tbl-txt"/>
              <w:spacing w:before="60" w:beforeAutospacing="0" w:after="60" w:afterAutospacing="0" w:line="312" w:lineRule="atLeast"/>
              <w:jc w:val="both"/>
              <w:rPr>
                <w:color w:val="333333"/>
              </w:rPr>
            </w:pPr>
            <w:r>
              <w:rPr>
                <w:color w:val="333333"/>
              </w:rPr>
              <w:t>BAI LU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E6B6F9" w14:textId="6F71BB87" w:rsidR="00242376" w:rsidRDefault="00242376" w:rsidP="00242376">
            <w:pPr>
              <w:pStyle w:val="oj-tbl-txt"/>
              <w:spacing w:before="60" w:beforeAutospacing="0" w:after="60" w:afterAutospacing="0" w:line="312" w:lineRule="atLeast"/>
              <w:jc w:val="both"/>
              <w:rPr>
                <w:color w:val="333333"/>
              </w:rPr>
            </w:pPr>
            <w:r>
              <w:rPr>
                <w:color w:val="333333"/>
              </w:rPr>
              <w:t>9388780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340F45"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27063F88" w14:textId="5D3AB330"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C00C6A" w14:textId="2FF932A6"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79F555F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8B5D5D" w14:textId="0618C79A" w:rsidR="00242376" w:rsidRDefault="00242376" w:rsidP="00242376">
            <w:pPr>
              <w:pStyle w:val="oj-tbl-txt"/>
              <w:spacing w:before="60" w:beforeAutospacing="0" w:after="60" w:afterAutospacing="0" w:line="312" w:lineRule="atLeast"/>
              <w:jc w:val="both"/>
              <w:rPr>
                <w:color w:val="333333"/>
              </w:rPr>
            </w:pPr>
            <w:r>
              <w:rPr>
                <w:color w:val="333333"/>
              </w:rPr>
              <w:t>476.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897A92" w14:textId="7FAE0262" w:rsidR="00242376" w:rsidRDefault="00242376" w:rsidP="00242376">
            <w:pPr>
              <w:pStyle w:val="oj-tbl-txt"/>
              <w:spacing w:before="60" w:beforeAutospacing="0" w:after="60" w:afterAutospacing="0" w:line="312" w:lineRule="atLeast"/>
              <w:jc w:val="both"/>
              <w:rPr>
                <w:color w:val="333333"/>
              </w:rPr>
            </w:pPr>
            <w:r>
              <w:rPr>
                <w:color w:val="333333"/>
              </w:rPr>
              <w:t>JUPITER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301F4F" w14:textId="519E6695" w:rsidR="00242376" w:rsidRDefault="00242376" w:rsidP="00242376">
            <w:pPr>
              <w:pStyle w:val="oj-tbl-txt"/>
              <w:spacing w:before="60" w:beforeAutospacing="0" w:after="60" w:afterAutospacing="0" w:line="312" w:lineRule="atLeast"/>
              <w:jc w:val="both"/>
              <w:rPr>
                <w:color w:val="333333"/>
              </w:rPr>
            </w:pPr>
            <w:r>
              <w:rPr>
                <w:color w:val="333333"/>
              </w:rPr>
              <w:t>9397535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D23B12"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752E0598" w14:textId="5030EC51"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9987A4" w14:textId="7FE6C3E7"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2DB2027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EF2E08" w14:textId="52F66503" w:rsidR="00242376" w:rsidRDefault="00242376" w:rsidP="00242376">
            <w:pPr>
              <w:pStyle w:val="oj-tbl-txt"/>
              <w:spacing w:before="60" w:beforeAutospacing="0" w:after="60" w:afterAutospacing="0" w:line="312" w:lineRule="atLeast"/>
              <w:jc w:val="both"/>
              <w:rPr>
                <w:color w:val="333333"/>
              </w:rPr>
            </w:pPr>
            <w:r>
              <w:rPr>
                <w:color w:val="333333"/>
              </w:rPr>
              <w:t>477.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C5DDB9" w14:textId="518DF3BD" w:rsidR="00242376" w:rsidRDefault="00242376" w:rsidP="00242376">
            <w:pPr>
              <w:pStyle w:val="oj-tbl-txt"/>
              <w:spacing w:before="60" w:beforeAutospacing="0" w:after="60" w:afterAutospacing="0" w:line="312" w:lineRule="atLeast"/>
              <w:jc w:val="both"/>
              <w:rPr>
                <w:color w:val="333333"/>
              </w:rPr>
            </w:pPr>
            <w:r>
              <w:rPr>
                <w:color w:val="333333"/>
              </w:rPr>
              <w:t>ANTARKTIKA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D7BC80" w14:textId="4DCC76B8" w:rsidR="00242376" w:rsidRDefault="00242376" w:rsidP="00242376">
            <w:pPr>
              <w:pStyle w:val="oj-tbl-txt"/>
              <w:spacing w:before="60" w:beforeAutospacing="0" w:after="60" w:afterAutospacing="0" w:line="312" w:lineRule="atLeast"/>
              <w:jc w:val="both"/>
              <w:rPr>
                <w:color w:val="333333"/>
              </w:rPr>
            </w:pPr>
            <w:r>
              <w:rPr>
                <w:color w:val="333333"/>
              </w:rPr>
              <w:t>9413559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F3619D"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2D67607B" w14:textId="0EF485AD"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ED0A53" w14:textId="55B8F5D1"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399EE54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159A3A" w14:textId="33BB4711" w:rsidR="00242376" w:rsidRDefault="00242376" w:rsidP="00242376">
            <w:pPr>
              <w:pStyle w:val="oj-tbl-txt"/>
              <w:spacing w:before="60" w:beforeAutospacing="0" w:after="60" w:afterAutospacing="0" w:line="312" w:lineRule="atLeast"/>
              <w:jc w:val="both"/>
              <w:rPr>
                <w:color w:val="333333"/>
              </w:rPr>
            </w:pPr>
            <w:r>
              <w:rPr>
                <w:color w:val="333333"/>
              </w:rPr>
              <w:t>478.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CA545F" w14:textId="32A21F7C" w:rsidR="00242376" w:rsidRDefault="00242376" w:rsidP="00242376">
            <w:pPr>
              <w:pStyle w:val="oj-tbl-txt"/>
              <w:spacing w:before="60" w:beforeAutospacing="0" w:after="60" w:afterAutospacing="0" w:line="312" w:lineRule="atLeast"/>
              <w:jc w:val="both"/>
              <w:rPr>
                <w:color w:val="333333"/>
              </w:rPr>
            </w:pPr>
            <w:r>
              <w:rPr>
                <w:color w:val="333333"/>
              </w:rPr>
              <w:t>BOBCAT (formerly BLOSSOM)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13AE47" w14:textId="109E9664" w:rsidR="00242376" w:rsidRDefault="00242376" w:rsidP="00242376">
            <w:pPr>
              <w:pStyle w:val="oj-tbl-txt"/>
              <w:spacing w:before="60" w:beforeAutospacing="0" w:after="60" w:afterAutospacing="0" w:line="312" w:lineRule="atLeast"/>
              <w:jc w:val="both"/>
              <w:rPr>
                <w:color w:val="333333"/>
              </w:rPr>
            </w:pPr>
            <w:r>
              <w:rPr>
                <w:color w:val="333333"/>
              </w:rPr>
              <w:t>9422457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FC329A"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1B11DDF8" w14:textId="1C2E013C"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7D3675" w14:textId="2BF2129F"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285FE2D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CF5054" w14:textId="00C11D9B" w:rsidR="00242376" w:rsidRDefault="00242376" w:rsidP="00242376">
            <w:pPr>
              <w:pStyle w:val="oj-tbl-txt"/>
              <w:spacing w:before="60" w:beforeAutospacing="0" w:after="60" w:afterAutospacing="0" w:line="312" w:lineRule="atLeast"/>
              <w:jc w:val="both"/>
              <w:rPr>
                <w:color w:val="333333"/>
              </w:rPr>
            </w:pPr>
            <w:r>
              <w:rPr>
                <w:color w:val="333333"/>
              </w:rPr>
              <w:lastRenderedPageBreak/>
              <w:t>479.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497770" w14:textId="0B996D7F" w:rsidR="00242376" w:rsidRDefault="00242376" w:rsidP="00242376">
            <w:pPr>
              <w:pStyle w:val="oj-tbl-txt"/>
              <w:spacing w:before="60" w:beforeAutospacing="0" w:after="60" w:afterAutospacing="0" w:line="312" w:lineRule="atLeast"/>
              <w:jc w:val="both"/>
              <w:rPr>
                <w:color w:val="333333"/>
              </w:rPr>
            </w:pPr>
            <w:r>
              <w:rPr>
                <w:color w:val="333333"/>
              </w:rPr>
              <w:t>IVAN KRAMSKOY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77E41E" w14:textId="180A5EBB" w:rsidR="00242376" w:rsidRDefault="00242376" w:rsidP="00242376">
            <w:pPr>
              <w:pStyle w:val="oj-tbl-txt"/>
              <w:spacing w:before="60" w:beforeAutospacing="0" w:after="60" w:afterAutospacing="0" w:line="312" w:lineRule="atLeast"/>
              <w:jc w:val="both"/>
              <w:rPr>
                <w:color w:val="333333"/>
              </w:rPr>
            </w:pPr>
            <w:r>
              <w:rPr>
                <w:color w:val="333333"/>
              </w:rPr>
              <w:t>9640499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E0F6BF"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42774A69" w14:textId="3166F888"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6E6D31" w14:textId="56595438"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2D17533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8E3DA2" w14:textId="3C00C7E1" w:rsidR="00242376" w:rsidRDefault="00242376" w:rsidP="00242376">
            <w:pPr>
              <w:pStyle w:val="oj-tbl-txt"/>
              <w:spacing w:before="60" w:beforeAutospacing="0" w:after="60" w:afterAutospacing="0" w:line="312" w:lineRule="atLeast"/>
              <w:jc w:val="both"/>
              <w:rPr>
                <w:color w:val="333333"/>
              </w:rPr>
            </w:pPr>
            <w:r>
              <w:rPr>
                <w:color w:val="333333"/>
              </w:rPr>
              <w:t>480.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DF1611" w14:textId="0500CCEC" w:rsidR="00242376" w:rsidRDefault="00242376" w:rsidP="00242376">
            <w:pPr>
              <w:pStyle w:val="oj-tbl-txt"/>
              <w:spacing w:before="60" w:beforeAutospacing="0" w:after="60" w:afterAutospacing="0" w:line="312" w:lineRule="atLeast"/>
              <w:jc w:val="both"/>
              <w:rPr>
                <w:color w:val="333333"/>
              </w:rPr>
            </w:pPr>
            <w:r>
              <w:rPr>
                <w:color w:val="333333"/>
              </w:rPr>
              <w:t>ALEKSEY SAVRASOV</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5E5615" w14:textId="0AC22678" w:rsidR="00242376" w:rsidRDefault="00242376" w:rsidP="00242376">
            <w:pPr>
              <w:pStyle w:val="oj-tbl-txt"/>
              <w:spacing w:before="60" w:beforeAutospacing="0" w:after="60" w:afterAutospacing="0" w:line="312" w:lineRule="atLeast"/>
              <w:jc w:val="both"/>
              <w:rPr>
                <w:color w:val="333333"/>
              </w:rPr>
            </w:pPr>
            <w:r>
              <w:rPr>
                <w:color w:val="333333"/>
              </w:rPr>
              <w:t>9645061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4A8DED"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0B1922A6" w14:textId="2833B01D"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52E490" w14:textId="61F81B67"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0CE2A17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E1065A" w14:textId="06403A94" w:rsidR="00242376" w:rsidRDefault="00242376" w:rsidP="00242376">
            <w:pPr>
              <w:pStyle w:val="oj-tbl-txt"/>
              <w:spacing w:before="60" w:beforeAutospacing="0" w:after="60" w:afterAutospacing="0" w:line="312" w:lineRule="atLeast"/>
              <w:jc w:val="both"/>
              <w:rPr>
                <w:color w:val="333333"/>
              </w:rPr>
            </w:pPr>
            <w:r>
              <w:rPr>
                <w:color w:val="333333"/>
              </w:rPr>
              <w:t>481.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BD9791" w14:textId="6913F26A" w:rsidR="00242376" w:rsidRDefault="00242376" w:rsidP="00242376">
            <w:pPr>
              <w:pStyle w:val="oj-tbl-txt"/>
              <w:spacing w:before="60" w:beforeAutospacing="0" w:after="60" w:afterAutospacing="0" w:line="312" w:lineRule="atLeast"/>
              <w:jc w:val="both"/>
              <w:rPr>
                <w:color w:val="333333"/>
              </w:rPr>
            </w:pPr>
            <w:r>
              <w:rPr>
                <w:color w:val="333333"/>
              </w:rPr>
              <w:t>YAZ</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6C6CAB" w14:textId="3D47C49E" w:rsidR="00242376" w:rsidRDefault="00242376" w:rsidP="00242376">
            <w:pPr>
              <w:pStyle w:val="oj-tbl-txt"/>
              <w:spacing w:before="60" w:beforeAutospacing="0" w:after="60" w:afterAutospacing="0" w:line="312" w:lineRule="atLeast"/>
              <w:jc w:val="both"/>
              <w:rPr>
                <w:color w:val="333333"/>
              </w:rPr>
            </w:pPr>
            <w:r>
              <w:rPr>
                <w:color w:val="333333"/>
              </w:rPr>
              <w:t>9735323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4EC1C3"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3391B18A" w14:textId="396BF995"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54D7AB" w14:textId="7E529541"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54BDB40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597D97" w14:textId="4134CD6F" w:rsidR="00242376" w:rsidRDefault="00242376" w:rsidP="00242376">
            <w:pPr>
              <w:pStyle w:val="oj-tbl-txt"/>
              <w:spacing w:before="60" w:beforeAutospacing="0" w:after="60" w:afterAutospacing="0" w:line="312" w:lineRule="atLeast"/>
              <w:jc w:val="both"/>
              <w:rPr>
                <w:color w:val="333333"/>
              </w:rPr>
            </w:pPr>
            <w:r>
              <w:rPr>
                <w:color w:val="333333"/>
              </w:rPr>
              <w:t>482.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33F382" w14:textId="21B9E7AE" w:rsidR="00242376" w:rsidRDefault="00242376" w:rsidP="00242376">
            <w:pPr>
              <w:pStyle w:val="oj-tbl-txt"/>
              <w:spacing w:before="60" w:beforeAutospacing="0" w:after="60" w:afterAutospacing="0" w:line="312" w:lineRule="atLeast"/>
              <w:jc w:val="both"/>
              <w:rPr>
                <w:color w:val="333333"/>
              </w:rPr>
            </w:pPr>
            <w:r>
              <w:rPr>
                <w:color w:val="333333"/>
              </w:rPr>
              <w:t>ALARA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117A32" w14:textId="73F9B535" w:rsidR="00242376" w:rsidRDefault="00242376" w:rsidP="00242376">
            <w:pPr>
              <w:pStyle w:val="oj-tbl-txt"/>
              <w:spacing w:before="60" w:beforeAutospacing="0" w:after="60" w:afterAutospacing="0" w:line="312" w:lineRule="atLeast"/>
              <w:jc w:val="both"/>
              <w:rPr>
                <w:color w:val="333333"/>
              </w:rPr>
            </w:pPr>
            <w:r>
              <w:rPr>
                <w:color w:val="333333"/>
              </w:rPr>
              <w:t>9741724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A99888"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5289C44D" w14:textId="7E4D70FE"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3CACCC" w14:textId="7BF4CD6F"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34ECB3A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B02093" w14:textId="797A239E" w:rsidR="00242376" w:rsidRDefault="00242376" w:rsidP="00242376">
            <w:pPr>
              <w:pStyle w:val="oj-tbl-txt"/>
              <w:spacing w:before="60" w:beforeAutospacing="0" w:after="60" w:afterAutospacing="0" w:line="312" w:lineRule="atLeast"/>
              <w:jc w:val="both"/>
              <w:rPr>
                <w:color w:val="333333"/>
              </w:rPr>
            </w:pPr>
            <w:r>
              <w:rPr>
                <w:color w:val="333333"/>
              </w:rPr>
              <w:t>483.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DE6B70" w14:textId="5DB54DD2" w:rsidR="00242376" w:rsidRDefault="00242376" w:rsidP="00242376">
            <w:pPr>
              <w:pStyle w:val="oj-tbl-txt"/>
              <w:spacing w:before="60" w:beforeAutospacing="0" w:after="60" w:afterAutospacing="0" w:line="312" w:lineRule="atLeast"/>
              <w:jc w:val="both"/>
              <w:rPr>
                <w:color w:val="333333"/>
              </w:rPr>
            </w:pPr>
            <w:r>
              <w:rPr>
                <w:color w:val="333333"/>
              </w:rPr>
              <w:t>NIKOLAY ANISHCHENKOV</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CC7ED3" w14:textId="0F776103" w:rsidR="00242376" w:rsidRDefault="00242376" w:rsidP="00242376">
            <w:pPr>
              <w:pStyle w:val="oj-tbl-txt"/>
              <w:spacing w:before="60" w:beforeAutospacing="0" w:after="60" w:afterAutospacing="0" w:line="312" w:lineRule="atLeast"/>
              <w:jc w:val="both"/>
              <w:rPr>
                <w:color w:val="333333"/>
              </w:rPr>
            </w:pPr>
            <w:r>
              <w:rPr>
                <w:color w:val="333333"/>
              </w:rPr>
              <w:t>9942392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D15CE5"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062A6E60" w14:textId="07E5AEDD"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lastRenderedPageBreak/>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D906F5" w14:textId="1171F688" w:rsidR="00242376" w:rsidRDefault="00242376" w:rsidP="00242376">
            <w:pPr>
              <w:pStyle w:val="oj-tbl-txt"/>
              <w:spacing w:before="60" w:beforeAutospacing="0" w:after="60" w:afterAutospacing="0" w:line="312" w:lineRule="atLeast"/>
              <w:jc w:val="both"/>
              <w:rPr>
                <w:color w:val="333333"/>
              </w:rPr>
            </w:pPr>
            <w:r>
              <w:rPr>
                <w:color w:val="333333"/>
              </w:rPr>
              <w:lastRenderedPageBreak/>
              <w:t>24.10.2025</w:t>
            </w:r>
          </w:p>
        </w:tc>
      </w:tr>
      <w:tr w:rsidR="00242376" w:rsidRPr="000A39B3" w14:paraId="5525545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B5E968" w14:textId="5C0B7341" w:rsidR="00242376" w:rsidRDefault="00242376" w:rsidP="00242376">
            <w:pPr>
              <w:pStyle w:val="oj-tbl-txt"/>
              <w:spacing w:before="60" w:beforeAutospacing="0" w:after="60" w:afterAutospacing="0" w:line="312" w:lineRule="atLeast"/>
              <w:jc w:val="both"/>
              <w:rPr>
                <w:color w:val="333333"/>
              </w:rPr>
            </w:pPr>
            <w:r>
              <w:rPr>
                <w:color w:val="333333"/>
              </w:rPr>
              <w:t>484.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C83AC3" w14:textId="3E517921" w:rsidR="00242376" w:rsidRDefault="00242376" w:rsidP="00242376">
            <w:pPr>
              <w:pStyle w:val="oj-tbl-txt"/>
              <w:spacing w:before="60" w:beforeAutospacing="0" w:after="60" w:afterAutospacing="0" w:line="312" w:lineRule="atLeast"/>
              <w:jc w:val="both"/>
              <w:rPr>
                <w:color w:val="333333"/>
              </w:rPr>
            </w:pPr>
            <w:r>
              <w:rPr>
                <w:color w:val="333333"/>
              </w:rPr>
              <w:t>APUS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83079B" w14:textId="56A0ABC5" w:rsidR="00242376" w:rsidRDefault="00242376" w:rsidP="00242376">
            <w:pPr>
              <w:pStyle w:val="oj-tbl-txt"/>
              <w:spacing w:before="60" w:beforeAutospacing="0" w:after="60" w:afterAutospacing="0" w:line="312" w:lineRule="atLeast"/>
              <w:jc w:val="both"/>
              <w:rPr>
                <w:color w:val="333333"/>
              </w:rPr>
            </w:pPr>
            <w:r>
              <w:rPr>
                <w:color w:val="333333"/>
              </w:rPr>
              <w:t>9280885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EA9B07"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41C7AB10" w14:textId="7F4A3C0C"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FA51EA" w14:textId="5DEE96C3"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4AC6A52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20D796" w14:textId="251AA12A" w:rsidR="00242376" w:rsidRDefault="00242376" w:rsidP="00242376">
            <w:pPr>
              <w:pStyle w:val="oj-tbl-txt"/>
              <w:spacing w:before="60" w:beforeAutospacing="0" w:after="60" w:afterAutospacing="0" w:line="312" w:lineRule="atLeast"/>
              <w:jc w:val="both"/>
              <w:rPr>
                <w:color w:val="333333"/>
              </w:rPr>
            </w:pPr>
            <w:r>
              <w:rPr>
                <w:color w:val="333333"/>
              </w:rPr>
              <w:t>485.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FB4A64" w14:textId="09A5986F" w:rsidR="00242376" w:rsidRDefault="00242376" w:rsidP="00242376">
            <w:pPr>
              <w:pStyle w:val="oj-tbl-txt"/>
              <w:spacing w:before="60" w:beforeAutospacing="0" w:after="60" w:afterAutospacing="0" w:line="312" w:lineRule="atLeast"/>
              <w:jc w:val="both"/>
              <w:rPr>
                <w:color w:val="333333"/>
              </w:rPr>
            </w:pPr>
            <w:r>
              <w:rPr>
                <w:color w:val="333333"/>
              </w:rPr>
              <w:t>AQUILLA II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61C14F" w14:textId="30D59B70" w:rsidR="00242376" w:rsidRDefault="00242376" w:rsidP="00242376">
            <w:pPr>
              <w:pStyle w:val="oj-tbl-txt"/>
              <w:spacing w:before="60" w:beforeAutospacing="0" w:after="60" w:afterAutospacing="0" w:line="312" w:lineRule="atLeast"/>
              <w:jc w:val="both"/>
              <w:rPr>
                <w:color w:val="333333"/>
              </w:rPr>
            </w:pPr>
            <w:r>
              <w:rPr>
                <w:color w:val="333333"/>
              </w:rPr>
              <w:t>9281152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B8EB9C"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3241CB84" w14:textId="0A3383EF"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295C4C" w14:textId="75592D81"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28073BA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BB99D2" w14:textId="7933AB37" w:rsidR="00242376" w:rsidRDefault="00242376" w:rsidP="00242376">
            <w:pPr>
              <w:pStyle w:val="oj-tbl-txt"/>
              <w:spacing w:before="60" w:beforeAutospacing="0" w:after="60" w:afterAutospacing="0" w:line="312" w:lineRule="atLeast"/>
              <w:jc w:val="both"/>
              <w:rPr>
                <w:color w:val="333333"/>
              </w:rPr>
            </w:pPr>
            <w:r>
              <w:rPr>
                <w:color w:val="333333"/>
              </w:rPr>
              <w:t>486.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08EB66" w14:textId="4E3C58D6" w:rsidR="00242376" w:rsidRDefault="00242376" w:rsidP="00242376">
            <w:pPr>
              <w:pStyle w:val="oj-tbl-txt"/>
              <w:spacing w:before="60" w:beforeAutospacing="0" w:after="60" w:afterAutospacing="0" w:line="312" w:lineRule="atLeast"/>
              <w:jc w:val="both"/>
              <w:rPr>
                <w:color w:val="333333"/>
              </w:rPr>
            </w:pPr>
            <w:r>
              <w:rPr>
                <w:color w:val="333333"/>
              </w:rPr>
              <w:t>CHENG HE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3B874A" w14:textId="7C28ED52" w:rsidR="00242376" w:rsidRDefault="00242376" w:rsidP="00242376">
            <w:pPr>
              <w:pStyle w:val="oj-tbl-txt"/>
              <w:spacing w:before="60" w:beforeAutospacing="0" w:after="60" w:afterAutospacing="0" w:line="312" w:lineRule="atLeast"/>
              <w:jc w:val="both"/>
              <w:rPr>
                <w:color w:val="333333"/>
              </w:rPr>
            </w:pPr>
            <w:r>
              <w:rPr>
                <w:color w:val="333333"/>
              </w:rPr>
              <w:t>9304629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254BFD"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50C1F68D" w14:textId="36E103A6"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1C62CE" w14:textId="7155CFDE"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2BFBA59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891039" w14:textId="04146C51" w:rsidR="00242376" w:rsidRDefault="00242376" w:rsidP="00242376">
            <w:pPr>
              <w:pStyle w:val="oj-tbl-txt"/>
              <w:spacing w:before="60" w:beforeAutospacing="0" w:after="60" w:afterAutospacing="0" w:line="312" w:lineRule="atLeast"/>
              <w:jc w:val="both"/>
              <w:rPr>
                <w:color w:val="333333"/>
              </w:rPr>
            </w:pPr>
            <w:r>
              <w:rPr>
                <w:color w:val="333333"/>
              </w:rPr>
              <w:t>487.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403345" w14:textId="1E8C0BDC" w:rsidR="00242376" w:rsidRDefault="00242376" w:rsidP="00242376">
            <w:pPr>
              <w:pStyle w:val="oj-tbl-txt"/>
              <w:spacing w:before="60" w:beforeAutospacing="0" w:after="60" w:afterAutospacing="0" w:line="312" w:lineRule="atLeast"/>
              <w:jc w:val="both"/>
              <w:rPr>
                <w:color w:val="333333"/>
              </w:rPr>
            </w:pPr>
            <w:r>
              <w:rPr>
                <w:color w:val="333333"/>
              </w:rPr>
              <w:t>FURIA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FBD2BB" w14:textId="7DAFC5BE" w:rsidR="00242376" w:rsidRDefault="00242376" w:rsidP="00242376">
            <w:pPr>
              <w:pStyle w:val="oj-tbl-txt"/>
              <w:spacing w:before="60" w:beforeAutospacing="0" w:after="60" w:afterAutospacing="0" w:line="312" w:lineRule="atLeast"/>
              <w:jc w:val="both"/>
              <w:rPr>
                <w:color w:val="333333"/>
              </w:rPr>
            </w:pPr>
            <w:r>
              <w:rPr>
                <w:color w:val="333333"/>
              </w:rPr>
              <w:t>9257802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420D85"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31D022BB" w14:textId="100D9F21"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 xml:space="preserve">transport crude oil or petroleum products as listed in Annex XXV or mineral products that originate in </w:t>
            </w:r>
            <w:r w:rsidRPr="00242376">
              <w:rPr>
                <w:color w:val="333333"/>
                <w:lang w:val="en-US"/>
              </w:rPr>
              <w:lastRenderedPageBreak/>
              <w:t>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D12EC3" w14:textId="759E7978" w:rsidR="00242376" w:rsidRDefault="00242376" w:rsidP="00242376">
            <w:pPr>
              <w:pStyle w:val="oj-tbl-txt"/>
              <w:spacing w:before="60" w:beforeAutospacing="0" w:after="60" w:afterAutospacing="0" w:line="312" w:lineRule="atLeast"/>
              <w:jc w:val="both"/>
              <w:rPr>
                <w:color w:val="333333"/>
              </w:rPr>
            </w:pPr>
            <w:r>
              <w:rPr>
                <w:color w:val="333333"/>
              </w:rPr>
              <w:lastRenderedPageBreak/>
              <w:t>24.10.2025</w:t>
            </w:r>
          </w:p>
        </w:tc>
      </w:tr>
      <w:tr w:rsidR="00242376" w:rsidRPr="000A39B3" w14:paraId="763A093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0D4968" w14:textId="5BA6F18B" w:rsidR="00242376" w:rsidRDefault="00242376" w:rsidP="00242376">
            <w:pPr>
              <w:pStyle w:val="oj-tbl-txt"/>
              <w:spacing w:before="60" w:beforeAutospacing="0" w:after="60" w:afterAutospacing="0" w:line="312" w:lineRule="atLeast"/>
              <w:jc w:val="both"/>
              <w:rPr>
                <w:color w:val="333333"/>
              </w:rPr>
            </w:pPr>
            <w:r>
              <w:rPr>
                <w:color w:val="333333"/>
              </w:rPr>
              <w:t>488.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C5FEA9" w14:textId="2E8D5290" w:rsidR="00242376" w:rsidRDefault="00242376" w:rsidP="00242376">
            <w:pPr>
              <w:pStyle w:val="oj-tbl-txt"/>
              <w:spacing w:before="60" w:beforeAutospacing="0" w:after="60" w:afterAutospacing="0" w:line="312" w:lineRule="atLeast"/>
              <w:jc w:val="both"/>
              <w:rPr>
                <w:color w:val="333333"/>
              </w:rPr>
            </w:pPr>
            <w:r>
              <w:rPr>
                <w:color w:val="333333"/>
              </w:rPr>
              <w:t>MANASLU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C7782D" w14:textId="7EA53BD2" w:rsidR="00242376" w:rsidRDefault="00242376" w:rsidP="00242376">
            <w:pPr>
              <w:pStyle w:val="oj-tbl-txt"/>
              <w:spacing w:before="60" w:beforeAutospacing="0" w:after="60" w:afterAutospacing="0" w:line="312" w:lineRule="atLeast"/>
              <w:jc w:val="both"/>
              <w:rPr>
                <w:color w:val="333333"/>
              </w:rPr>
            </w:pPr>
            <w:r>
              <w:rPr>
                <w:color w:val="333333"/>
              </w:rPr>
              <w:t>9388027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F4DB81"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755A4DEE" w14:textId="0395B337"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6C9FC5" w14:textId="2109062C"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35853F3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80ECE8" w14:textId="723E7A82" w:rsidR="00242376" w:rsidRDefault="00242376" w:rsidP="00242376">
            <w:pPr>
              <w:pStyle w:val="oj-tbl-txt"/>
              <w:spacing w:before="60" w:beforeAutospacing="0" w:after="60" w:afterAutospacing="0" w:line="312" w:lineRule="atLeast"/>
              <w:jc w:val="both"/>
              <w:rPr>
                <w:color w:val="333333"/>
              </w:rPr>
            </w:pPr>
            <w:r>
              <w:rPr>
                <w:color w:val="333333"/>
              </w:rPr>
              <w:t>489.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0D5D6C" w14:textId="61EEB3BA" w:rsidR="00242376" w:rsidRDefault="00242376" w:rsidP="00242376">
            <w:pPr>
              <w:pStyle w:val="oj-tbl-txt"/>
              <w:spacing w:before="60" w:beforeAutospacing="0" w:after="60" w:afterAutospacing="0" w:line="312" w:lineRule="atLeast"/>
              <w:jc w:val="both"/>
              <w:rPr>
                <w:color w:val="333333"/>
              </w:rPr>
            </w:pPr>
            <w:r>
              <w:rPr>
                <w:color w:val="333333"/>
              </w:rPr>
              <w:t>MIRES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C5A33D" w14:textId="1D71D2FE" w:rsidR="00242376" w:rsidRDefault="00242376" w:rsidP="00242376">
            <w:pPr>
              <w:pStyle w:val="oj-tbl-txt"/>
              <w:spacing w:before="60" w:beforeAutospacing="0" w:after="60" w:afterAutospacing="0" w:line="312" w:lineRule="atLeast"/>
              <w:jc w:val="both"/>
              <w:rPr>
                <w:color w:val="333333"/>
              </w:rPr>
            </w:pPr>
            <w:r>
              <w:rPr>
                <w:color w:val="333333"/>
              </w:rPr>
              <w:t>9299771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B82DBF"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74146566" w14:textId="5EBFB933"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82FF34" w14:textId="7C30B7EF"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290B47C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D5F159" w14:textId="740D46EE" w:rsidR="00242376" w:rsidRDefault="00242376" w:rsidP="00242376">
            <w:pPr>
              <w:pStyle w:val="oj-tbl-txt"/>
              <w:spacing w:before="60" w:beforeAutospacing="0" w:after="60" w:afterAutospacing="0" w:line="312" w:lineRule="atLeast"/>
              <w:jc w:val="both"/>
              <w:rPr>
                <w:color w:val="333333"/>
              </w:rPr>
            </w:pPr>
            <w:r>
              <w:rPr>
                <w:color w:val="333333"/>
              </w:rPr>
              <w:t>490.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98C629" w14:textId="3C670316" w:rsidR="00242376" w:rsidRDefault="00242376" w:rsidP="00242376">
            <w:pPr>
              <w:pStyle w:val="oj-tbl-txt"/>
              <w:spacing w:before="60" w:beforeAutospacing="0" w:after="60" w:afterAutospacing="0" w:line="312" w:lineRule="atLeast"/>
              <w:jc w:val="both"/>
              <w:rPr>
                <w:color w:val="333333"/>
              </w:rPr>
            </w:pPr>
            <w:r>
              <w:rPr>
                <w:color w:val="333333"/>
              </w:rPr>
              <w:t>MYRA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F70322" w14:textId="56EE28C0" w:rsidR="00242376" w:rsidRDefault="00242376" w:rsidP="00242376">
            <w:pPr>
              <w:pStyle w:val="oj-tbl-txt"/>
              <w:spacing w:before="60" w:beforeAutospacing="0" w:after="60" w:afterAutospacing="0" w:line="312" w:lineRule="atLeast"/>
              <w:jc w:val="both"/>
              <w:rPr>
                <w:color w:val="333333"/>
              </w:rPr>
            </w:pPr>
            <w:r>
              <w:rPr>
                <w:color w:val="333333"/>
              </w:rPr>
              <w:t>9336490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9E2BB7"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5B40334D" w14:textId="13FFB66B"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FCE5DE" w14:textId="5405DD6B"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411B0B9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CD2D67" w14:textId="000C34B5" w:rsidR="00242376" w:rsidRDefault="00242376" w:rsidP="00242376">
            <w:pPr>
              <w:pStyle w:val="oj-tbl-txt"/>
              <w:spacing w:before="60" w:beforeAutospacing="0" w:after="60" w:afterAutospacing="0" w:line="312" w:lineRule="atLeast"/>
              <w:jc w:val="both"/>
              <w:rPr>
                <w:color w:val="333333"/>
              </w:rPr>
            </w:pPr>
            <w:r>
              <w:rPr>
                <w:color w:val="333333"/>
              </w:rPr>
              <w:t>491.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53A448" w14:textId="6F4EA744" w:rsidR="00242376" w:rsidRDefault="00242376" w:rsidP="00242376">
            <w:pPr>
              <w:pStyle w:val="oj-tbl-txt"/>
              <w:spacing w:before="60" w:beforeAutospacing="0" w:after="60" w:afterAutospacing="0" w:line="312" w:lineRule="atLeast"/>
              <w:jc w:val="both"/>
              <w:rPr>
                <w:color w:val="333333"/>
              </w:rPr>
            </w:pPr>
            <w:r>
              <w:rPr>
                <w:color w:val="333333"/>
              </w:rPr>
              <w:t>APATE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D22C29" w14:textId="3773DFA7" w:rsidR="00242376" w:rsidRDefault="00242376" w:rsidP="00242376">
            <w:pPr>
              <w:pStyle w:val="oj-tbl-txt"/>
              <w:spacing w:before="60" w:beforeAutospacing="0" w:after="60" w:afterAutospacing="0" w:line="312" w:lineRule="atLeast"/>
              <w:jc w:val="both"/>
              <w:rPr>
                <w:color w:val="333333"/>
              </w:rPr>
            </w:pPr>
            <w:r>
              <w:rPr>
                <w:color w:val="333333"/>
              </w:rPr>
              <w:t>9433016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57EC32"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6AF4D7BD" w14:textId="0F0D34E6"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 xml:space="preserve">transport crude oil or petroleum products as listed in Annex XXV or mineral products that originate in Russia or are exported from Russia and practice irregular and high-risk shipping practices as set out in the </w:t>
            </w:r>
            <w:r w:rsidRPr="00242376">
              <w:rPr>
                <w:color w:val="333333"/>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056C5D" w14:textId="08B3236A" w:rsidR="00242376" w:rsidRDefault="00242376" w:rsidP="00242376">
            <w:pPr>
              <w:pStyle w:val="oj-tbl-txt"/>
              <w:spacing w:before="60" w:beforeAutospacing="0" w:after="60" w:afterAutospacing="0" w:line="312" w:lineRule="atLeast"/>
              <w:jc w:val="both"/>
              <w:rPr>
                <w:color w:val="333333"/>
              </w:rPr>
            </w:pPr>
            <w:r>
              <w:rPr>
                <w:color w:val="333333"/>
              </w:rPr>
              <w:lastRenderedPageBreak/>
              <w:t>24.10.2025</w:t>
            </w:r>
          </w:p>
        </w:tc>
      </w:tr>
      <w:tr w:rsidR="00242376" w:rsidRPr="000A39B3" w14:paraId="5EA4A13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999273" w14:textId="5B625466" w:rsidR="00242376" w:rsidRDefault="00242376" w:rsidP="00242376">
            <w:pPr>
              <w:pStyle w:val="oj-tbl-txt"/>
              <w:spacing w:before="60" w:beforeAutospacing="0" w:after="60" w:afterAutospacing="0" w:line="312" w:lineRule="atLeast"/>
              <w:jc w:val="both"/>
              <w:rPr>
                <w:color w:val="333333"/>
              </w:rPr>
            </w:pPr>
            <w:r>
              <w:rPr>
                <w:color w:val="333333"/>
              </w:rPr>
              <w:t>492.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942EC1" w14:textId="664CC46A" w:rsidR="00242376" w:rsidRDefault="00242376" w:rsidP="00242376">
            <w:pPr>
              <w:pStyle w:val="oj-tbl-txt"/>
              <w:spacing w:before="60" w:beforeAutospacing="0" w:after="60" w:afterAutospacing="0" w:line="312" w:lineRule="atLeast"/>
              <w:jc w:val="both"/>
              <w:rPr>
                <w:color w:val="333333"/>
              </w:rPr>
            </w:pPr>
            <w:r>
              <w:rPr>
                <w:color w:val="333333"/>
              </w:rPr>
              <w:t>AZURE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D267F2" w14:textId="2A17FDE9" w:rsidR="00242376" w:rsidRDefault="00242376" w:rsidP="00242376">
            <w:pPr>
              <w:pStyle w:val="oj-tbl-txt"/>
              <w:spacing w:before="60" w:beforeAutospacing="0" w:after="60" w:afterAutospacing="0" w:line="312" w:lineRule="atLeast"/>
              <w:jc w:val="both"/>
              <w:rPr>
                <w:color w:val="333333"/>
              </w:rPr>
            </w:pPr>
            <w:r>
              <w:rPr>
                <w:color w:val="333333"/>
              </w:rPr>
              <w:t>9387255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74A098"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3CEA93D8" w14:textId="1641D5F7"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3692A6" w14:textId="76BA2A30"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2407C81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CA0D60" w14:textId="5EF15BE3" w:rsidR="00242376" w:rsidRDefault="00242376" w:rsidP="00242376">
            <w:pPr>
              <w:pStyle w:val="oj-tbl-txt"/>
              <w:spacing w:before="60" w:beforeAutospacing="0" w:after="60" w:afterAutospacing="0" w:line="312" w:lineRule="atLeast"/>
              <w:jc w:val="both"/>
              <w:rPr>
                <w:color w:val="333333"/>
              </w:rPr>
            </w:pPr>
            <w:r>
              <w:rPr>
                <w:color w:val="333333"/>
              </w:rPr>
              <w:t>493.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701DE1" w14:textId="6C5EF565" w:rsidR="00242376" w:rsidRDefault="00242376" w:rsidP="00242376">
            <w:pPr>
              <w:pStyle w:val="oj-tbl-txt"/>
              <w:spacing w:before="60" w:beforeAutospacing="0" w:after="60" w:afterAutospacing="0" w:line="312" w:lineRule="atLeast"/>
              <w:jc w:val="both"/>
              <w:rPr>
                <w:color w:val="333333"/>
              </w:rPr>
            </w:pPr>
            <w:r>
              <w:rPr>
                <w:color w:val="333333"/>
              </w:rPr>
              <w:t>BAVLY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36F9E8" w14:textId="11F90D0B" w:rsidR="00242376" w:rsidRDefault="00242376" w:rsidP="00242376">
            <w:pPr>
              <w:pStyle w:val="oj-tbl-txt"/>
              <w:spacing w:before="60" w:beforeAutospacing="0" w:after="60" w:afterAutospacing="0" w:line="312" w:lineRule="atLeast"/>
              <w:jc w:val="both"/>
              <w:rPr>
                <w:color w:val="333333"/>
              </w:rPr>
            </w:pPr>
            <w:r>
              <w:rPr>
                <w:color w:val="333333"/>
              </w:rPr>
              <w:t>9621560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762176"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2E1E29D3" w14:textId="40EE63C4"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3756BF" w14:textId="14761D03"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0BD1EFB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93C0A5" w14:textId="1243C885" w:rsidR="00242376" w:rsidRDefault="00242376" w:rsidP="00242376">
            <w:pPr>
              <w:pStyle w:val="oj-tbl-txt"/>
              <w:spacing w:before="60" w:beforeAutospacing="0" w:after="60" w:afterAutospacing="0" w:line="312" w:lineRule="atLeast"/>
              <w:jc w:val="both"/>
              <w:rPr>
                <w:color w:val="333333"/>
              </w:rPr>
            </w:pPr>
            <w:r>
              <w:rPr>
                <w:color w:val="333333"/>
              </w:rPr>
              <w:t>494.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524CD1" w14:textId="4D705448" w:rsidR="00242376" w:rsidRDefault="00242376" w:rsidP="00242376">
            <w:pPr>
              <w:pStyle w:val="oj-tbl-txt"/>
              <w:spacing w:before="60" w:beforeAutospacing="0" w:after="60" w:afterAutospacing="0" w:line="312" w:lineRule="atLeast"/>
              <w:jc w:val="both"/>
              <w:rPr>
                <w:color w:val="333333"/>
              </w:rPr>
            </w:pPr>
            <w:r>
              <w:rPr>
                <w:color w:val="333333"/>
              </w:rPr>
              <w:t>KYLO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599D5B" w14:textId="695E304F" w:rsidR="00242376" w:rsidRDefault="00242376" w:rsidP="00242376">
            <w:pPr>
              <w:pStyle w:val="oj-tbl-txt"/>
              <w:spacing w:before="60" w:beforeAutospacing="0" w:after="60" w:afterAutospacing="0" w:line="312" w:lineRule="atLeast"/>
              <w:jc w:val="both"/>
              <w:rPr>
                <w:color w:val="333333"/>
              </w:rPr>
            </w:pPr>
            <w:r>
              <w:rPr>
                <w:color w:val="333333"/>
              </w:rPr>
              <w:t>9189146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7044F4"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6CF68512" w14:textId="371220F4"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5BFBA6" w14:textId="4D870216"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4C1BEA7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E6F6BC" w14:textId="4F67F0D7" w:rsidR="00242376" w:rsidRDefault="00242376" w:rsidP="00242376">
            <w:pPr>
              <w:pStyle w:val="oj-tbl-txt"/>
              <w:spacing w:before="60" w:beforeAutospacing="0" w:after="60" w:afterAutospacing="0" w:line="312" w:lineRule="atLeast"/>
              <w:jc w:val="both"/>
              <w:rPr>
                <w:color w:val="333333"/>
              </w:rPr>
            </w:pPr>
            <w:r>
              <w:rPr>
                <w:color w:val="333333"/>
              </w:rPr>
              <w:t>495.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94524E" w14:textId="618F42B1" w:rsidR="00242376" w:rsidRDefault="00242376" w:rsidP="00242376">
            <w:pPr>
              <w:pStyle w:val="oj-tbl-txt"/>
              <w:spacing w:before="60" w:beforeAutospacing="0" w:after="60" w:afterAutospacing="0" w:line="312" w:lineRule="atLeast"/>
              <w:jc w:val="both"/>
              <w:rPr>
                <w:color w:val="333333"/>
              </w:rPr>
            </w:pPr>
            <w:r>
              <w:rPr>
                <w:color w:val="333333"/>
              </w:rPr>
              <w:t>PEGASUS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26432B" w14:textId="4FFE714B" w:rsidR="00242376" w:rsidRDefault="00242376" w:rsidP="00242376">
            <w:pPr>
              <w:pStyle w:val="oj-tbl-txt"/>
              <w:spacing w:before="60" w:beforeAutospacing="0" w:after="60" w:afterAutospacing="0" w:line="312" w:lineRule="atLeast"/>
              <w:jc w:val="both"/>
              <w:rPr>
                <w:color w:val="333333"/>
              </w:rPr>
            </w:pPr>
            <w:r>
              <w:rPr>
                <w:color w:val="333333"/>
              </w:rPr>
              <w:t>9276028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4D20C9"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31EB9161" w14:textId="7CEFB75A"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 xml:space="preserve">transport crude oil or petroleum products as listed in Annex XXV or mineral products that originate in Russia or are exported from Russia and practice irregular and high-risk shipping practices as set out in the International Maritime Organisation </w:t>
            </w:r>
            <w:r w:rsidRPr="00242376">
              <w:rPr>
                <w:color w:val="333333"/>
                <w:lang w:val="en-US"/>
              </w:rPr>
              <w:lastRenderedPageBreak/>
              <w:t>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34F807" w14:textId="1359ED1C" w:rsidR="00242376" w:rsidRDefault="00242376" w:rsidP="00242376">
            <w:pPr>
              <w:pStyle w:val="oj-tbl-txt"/>
              <w:spacing w:before="60" w:beforeAutospacing="0" w:after="60" w:afterAutospacing="0" w:line="312" w:lineRule="atLeast"/>
              <w:jc w:val="both"/>
              <w:rPr>
                <w:color w:val="333333"/>
              </w:rPr>
            </w:pPr>
            <w:r>
              <w:rPr>
                <w:color w:val="333333"/>
              </w:rPr>
              <w:lastRenderedPageBreak/>
              <w:t>24.10.2025</w:t>
            </w:r>
          </w:p>
        </w:tc>
      </w:tr>
      <w:tr w:rsidR="00242376" w:rsidRPr="000A39B3" w14:paraId="3698D6B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FE29AC" w14:textId="7BEA16EC" w:rsidR="00242376" w:rsidRDefault="00242376" w:rsidP="00242376">
            <w:pPr>
              <w:pStyle w:val="oj-tbl-txt"/>
              <w:spacing w:before="60" w:beforeAutospacing="0" w:after="60" w:afterAutospacing="0" w:line="312" w:lineRule="atLeast"/>
              <w:jc w:val="both"/>
              <w:rPr>
                <w:color w:val="333333"/>
              </w:rPr>
            </w:pPr>
            <w:r>
              <w:rPr>
                <w:color w:val="333333"/>
              </w:rPr>
              <w:t>496.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919AE7" w14:textId="5E7E4E13" w:rsidR="00242376" w:rsidRDefault="00242376" w:rsidP="00242376">
            <w:pPr>
              <w:pStyle w:val="oj-tbl-txt"/>
              <w:spacing w:before="60" w:beforeAutospacing="0" w:after="60" w:afterAutospacing="0" w:line="312" w:lineRule="atLeast"/>
              <w:jc w:val="both"/>
              <w:rPr>
                <w:color w:val="333333"/>
              </w:rPr>
            </w:pPr>
            <w:r>
              <w:rPr>
                <w:color w:val="333333"/>
              </w:rPr>
              <w:t>SABINA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F06D95" w14:textId="2E860FF0" w:rsidR="00242376" w:rsidRDefault="00242376" w:rsidP="00242376">
            <w:pPr>
              <w:pStyle w:val="oj-tbl-txt"/>
              <w:spacing w:before="60" w:beforeAutospacing="0" w:after="60" w:afterAutospacing="0" w:line="312" w:lineRule="atLeast"/>
              <w:jc w:val="both"/>
              <w:rPr>
                <w:color w:val="333333"/>
              </w:rPr>
            </w:pPr>
            <w:r>
              <w:rPr>
                <w:color w:val="333333"/>
              </w:rPr>
              <w:t>9524451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1E2647"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50A8A28D" w14:textId="67AF658E"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70E89E" w14:textId="4ED7EAC7"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4C53278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729BFA" w14:textId="4C56A73D" w:rsidR="00242376" w:rsidRDefault="00242376" w:rsidP="00242376">
            <w:pPr>
              <w:pStyle w:val="oj-tbl-txt"/>
              <w:spacing w:before="60" w:beforeAutospacing="0" w:after="60" w:afterAutospacing="0" w:line="312" w:lineRule="atLeast"/>
              <w:jc w:val="both"/>
              <w:rPr>
                <w:color w:val="333333"/>
              </w:rPr>
            </w:pPr>
            <w:r>
              <w:rPr>
                <w:color w:val="333333"/>
              </w:rPr>
              <w:t>497.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D689B4" w14:textId="335AABEC" w:rsidR="00242376" w:rsidRDefault="00242376" w:rsidP="00242376">
            <w:pPr>
              <w:pStyle w:val="oj-tbl-txt"/>
              <w:spacing w:before="60" w:beforeAutospacing="0" w:after="60" w:afterAutospacing="0" w:line="312" w:lineRule="atLeast"/>
              <w:jc w:val="both"/>
              <w:rPr>
                <w:color w:val="333333"/>
              </w:rPr>
            </w:pPr>
            <w:r>
              <w:rPr>
                <w:color w:val="333333"/>
              </w:rPr>
              <w:t>TEMPEST DREAM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6DADF6" w14:textId="388251A1" w:rsidR="00242376" w:rsidRDefault="00242376" w:rsidP="00242376">
            <w:pPr>
              <w:pStyle w:val="oj-tbl-txt"/>
              <w:spacing w:before="60" w:beforeAutospacing="0" w:after="60" w:afterAutospacing="0" w:line="312" w:lineRule="atLeast"/>
              <w:jc w:val="both"/>
              <w:rPr>
                <w:color w:val="333333"/>
              </w:rPr>
            </w:pPr>
            <w:r>
              <w:rPr>
                <w:color w:val="333333"/>
              </w:rPr>
              <w:t>9308132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825F9B"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06B77B9B" w14:textId="769AC081"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0D967D" w14:textId="29D8172A"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71570BC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11BD3E" w14:textId="61FD7B4D" w:rsidR="00242376" w:rsidRDefault="00242376" w:rsidP="00242376">
            <w:pPr>
              <w:pStyle w:val="oj-tbl-txt"/>
              <w:spacing w:before="60" w:beforeAutospacing="0" w:after="60" w:afterAutospacing="0" w:line="312" w:lineRule="atLeast"/>
              <w:jc w:val="both"/>
              <w:rPr>
                <w:color w:val="333333"/>
              </w:rPr>
            </w:pPr>
            <w:r>
              <w:rPr>
                <w:color w:val="333333"/>
              </w:rPr>
              <w:t>498.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95E006" w14:textId="54701908" w:rsidR="00242376" w:rsidRDefault="00242376" w:rsidP="00242376">
            <w:pPr>
              <w:pStyle w:val="oj-tbl-txt"/>
              <w:spacing w:before="60" w:beforeAutospacing="0" w:after="60" w:afterAutospacing="0" w:line="312" w:lineRule="atLeast"/>
              <w:jc w:val="both"/>
              <w:rPr>
                <w:color w:val="333333"/>
              </w:rPr>
            </w:pPr>
            <w:r>
              <w:rPr>
                <w:color w:val="333333"/>
              </w:rPr>
              <w:t>TORX</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C01142" w14:textId="6B7D1C7F" w:rsidR="00242376" w:rsidRDefault="00242376" w:rsidP="00242376">
            <w:pPr>
              <w:pStyle w:val="oj-tbl-txt"/>
              <w:spacing w:before="60" w:beforeAutospacing="0" w:after="60" w:afterAutospacing="0" w:line="312" w:lineRule="atLeast"/>
              <w:jc w:val="both"/>
              <w:rPr>
                <w:color w:val="333333"/>
              </w:rPr>
            </w:pPr>
            <w:r>
              <w:rPr>
                <w:color w:val="333333"/>
              </w:rPr>
              <w:t>9311610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BB371D"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0B62EAF8" w14:textId="5E3E1A7E"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DCE556" w14:textId="0F8B2E24"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7ECAAFB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6ABA2A" w14:textId="6975D0CD" w:rsidR="00242376" w:rsidRDefault="00242376" w:rsidP="00242376">
            <w:pPr>
              <w:pStyle w:val="oj-tbl-txt"/>
              <w:spacing w:before="60" w:beforeAutospacing="0" w:after="60" w:afterAutospacing="0" w:line="312" w:lineRule="atLeast"/>
              <w:jc w:val="both"/>
              <w:rPr>
                <w:color w:val="333333"/>
              </w:rPr>
            </w:pPr>
            <w:r>
              <w:rPr>
                <w:color w:val="333333"/>
              </w:rPr>
              <w:t>499.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74A903" w14:textId="67D82B60" w:rsidR="00242376" w:rsidRDefault="00242376" w:rsidP="00242376">
            <w:pPr>
              <w:pStyle w:val="oj-tbl-txt"/>
              <w:spacing w:before="60" w:beforeAutospacing="0" w:after="60" w:afterAutospacing="0" w:line="312" w:lineRule="atLeast"/>
              <w:jc w:val="both"/>
              <w:rPr>
                <w:color w:val="333333"/>
              </w:rPr>
            </w:pPr>
            <w:r>
              <w:rPr>
                <w:color w:val="333333"/>
              </w:rPr>
              <w:t>BOLU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84A411" w14:textId="6B04F915" w:rsidR="00242376" w:rsidRDefault="00242376" w:rsidP="00242376">
            <w:pPr>
              <w:pStyle w:val="oj-tbl-txt"/>
              <w:spacing w:before="60" w:beforeAutospacing="0" w:after="60" w:afterAutospacing="0" w:line="312" w:lineRule="atLeast"/>
              <w:jc w:val="both"/>
              <w:rPr>
                <w:color w:val="333333"/>
              </w:rPr>
            </w:pPr>
            <w:r>
              <w:rPr>
                <w:color w:val="333333"/>
              </w:rPr>
              <w:t>9439539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D49A75"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19970110" w14:textId="4F364FD9"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1070F8" w14:textId="71A20D66"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4FB6509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C4B0BD" w14:textId="70E8EC86" w:rsidR="00242376" w:rsidRDefault="00242376" w:rsidP="00242376">
            <w:pPr>
              <w:pStyle w:val="oj-tbl-txt"/>
              <w:spacing w:before="60" w:beforeAutospacing="0" w:after="60" w:afterAutospacing="0" w:line="312" w:lineRule="atLeast"/>
              <w:jc w:val="both"/>
              <w:rPr>
                <w:color w:val="333333"/>
              </w:rPr>
            </w:pPr>
            <w:r>
              <w:rPr>
                <w:color w:val="333333"/>
              </w:rPr>
              <w:lastRenderedPageBreak/>
              <w:t>500.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BD1CCC" w14:textId="32C6D53B" w:rsidR="00242376" w:rsidRDefault="00242376" w:rsidP="00242376">
            <w:pPr>
              <w:pStyle w:val="oj-tbl-txt"/>
              <w:spacing w:before="60" w:beforeAutospacing="0" w:after="60" w:afterAutospacing="0" w:line="312" w:lineRule="atLeast"/>
              <w:jc w:val="both"/>
              <w:rPr>
                <w:color w:val="333333"/>
              </w:rPr>
            </w:pPr>
            <w:r>
              <w:rPr>
                <w:color w:val="333333"/>
              </w:rPr>
              <w:t>AURA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06ABA7" w14:textId="10EEF85A" w:rsidR="00242376" w:rsidRDefault="00242376" w:rsidP="00242376">
            <w:pPr>
              <w:pStyle w:val="oj-tbl-txt"/>
              <w:spacing w:before="60" w:beforeAutospacing="0" w:after="60" w:afterAutospacing="0" w:line="312" w:lineRule="atLeast"/>
              <w:jc w:val="both"/>
              <w:rPr>
                <w:color w:val="333333"/>
              </w:rPr>
            </w:pPr>
            <w:r>
              <w:rPr>
                <w:color w:val="333333"/>
              </w:rPr>
              <w:t>9472634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BA45D9"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78F414EF" w14:textId="171675AB"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D40AFC" w14:textId="53ACE0CF"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6F334C7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3FACE5" w14:textId="2A394E2D" w:rsidR="00242376" w:rsidRDefault="00242376" w:rsidP="00242376">
            <w:pPr>
              <w:pStyle w:val="oj-tbl-txt"/>
              <w:spacing w:before="60" w:beforeAutospacing="0" w:after="60" w:afterAutospacing="0" w:line="312" w:lineRule="atLeast"/>
              <w:jc w:val="both"/>
              <w:rPr>
                <w:color w:val="333333"/>
              </w:rPr>
            </w:pPr>
            <w:r>
              <w:rPr>
                <w:color w:val="333333"/>
              </w:rPr>
              <w:t>501.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D88B75" w14:textId="7378DA2E" w:rsidR="00242376" w:rsidRDefault="00242376" w:rsidP="00242376">
            <w:pPr>
              <w:pStyle w:val="oj-tbl-txt"/>
              <w:spacing w:before="60" w:beforeAutospacing="0" w:after="60" w:afterAutospacing="0" w:line="312" w:lineRule="atLeast"/>
              <w:jc w:val="both"/>
              <w:rPr>
                <w:color w:val="333333"/>
              </w:rPr>
            </w:pPr>
            <w:r>
              <w:rPr>
                <w:color w:val="333333"/>
              </w:rPr>
              <w:t>GENERAL SKOBELEV</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6ADF2C" w14:textId="7E56FBA3" w:rsidR="00242376" w:rsidRDefault="00242376" w:rsidP="00242376">
            <w:pPr>
              <w:pStyle w:val="oj-tbl-txt"/>
              <w:spacing w:before="60" w:beforeAutospacing="0" w:after="60" w:afterAutospacing="0" w:line="312" w:lineRule="atLeast"/>
              <w:jc w:val="both"/>
              <w:rPr>
                <w:color w:val="333333"/>
              </w:rPr>
            </w:pPr>
            <w:r>
              <w:rPr>
                <w:color w:val="333333"/>
              </w:rPr>
              <w:t>9503304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008FD4"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62006264" w14:textId="329A9C59"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CB7423" w14:textId="706CBE1F"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413E219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0849D8" w14:textId="16C6A985" w:rsidR="00242376" w:rsidRDefault="00242376" w:rsidP="00242376">
            <w:pPr>
              <w:pStyle w:val="oj-tbl-txt"/>
              <w:spacing w:before="60" w:beforeAutospacing="0" w:after="60" w:afterAutospacing="0" w:line="312" w:lineRule="atLeast"/>
              <w:jc w:val="both"/>
              <w:rPr>
                <w:color w:val="333333"/>
              </w:rPr>
            </w:pPr>
            <w:r>
              <w:rPr>
                <w:color w:val="333333"/>
              </w:rPr>
              <w:t>502.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059F56" w14:textId="5E620957" w:rsidR="00242376" w:rsidRDefault="00242376" w:rsidP="00242376">
            <w:pPr>
              <w:pStyle w:val="oj-tbl-txt"/>
              <w:spacing w:before="60" w:beforeAutospacing="0" w:after="60" w:afterAutospacing="0" w:line="312" w:lineRule="atLeast"/>
              <w:jc w:val="both"/>
              <w:rPr>
                <w:color w:val="333333"/>
              </w:rPr>
            </w:pPr>
            <w:r>
              <w:rPr>
                <w:color w:val="333333"/>
              </w:rPr>
              <w:t>GAZPROMNEFT ZUID EAST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BE851A" w14:textId="720D2705" w:rsidR="00242376" w:rsidRDefault="00242376" w:rsidP="00242376">
            <w:pPr>
              <w:pStyle w:val="oj-tbl-txt"/>
              <w:spacing w:before="60" w:beforeAutospacing="0" w:after="60" w:afterAutospacing="0" w:line="312" w:lineRule="atLeast"/>
              <w:jc w:val="both"/>
              <w:rPr>
                <w:color w:val="333333"/>
              </w:rPr>
            </w:pPr>
            <w:r>
              <w:rPr>
                <w:color w:val="333333"/>
              </w:rPr>
              <w:t>9537109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9ED18A"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09050EA4" w14:textId="50D99C89"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0F550A" w14:textId="475701EB"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485CDAC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9BB092" w14:textId="6FF17F84" w:rsidR="00242376" w:rsidRDefault="00242376" w:rsidP="00242376">
            <w:pPr>
              <w:pStyle w:val="oj-tbl-txt"/>
              <w:spacing w:before="60" w:beforeAutospacing="0" w:after="60" w:afterAutospacing="0" w:line="312" w:lineRule="atLeast"/>
              <w:jc w:val="both"/>
              <w:rPr>
                <w:color w:val="333333"/>
              </w:rPr>
            </w:pPr>
            <w:r>
              <w:rPr>
                <w:color w:val="333333"/>
              </w:rPr>
              <w:t>503.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D1772D" w14:textId="1EB5E16B" w:rsidR="00242376" w:rsidRDefault="00242376" w:rsidP="00242376">
            <w:pPr>
              <w:pStyle w:val="oj-tbl-txt"/>
              <w:spacing w:before="60" w:beforeAutospacing="0" w:after="60" w:afterAutospacing="0" w:line="312" w:lineRule="atLeast"/>
              <w:jc w:val="both"/>
              <w:rPr>
                <w:color w:val="333333"/>
              </w:rPr>
            </w:pPr>
            <w:r>
              <w:rPr>
                <w:color w:val="333333"/>
              </w:rPr>
              <w:t>CENTURION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D5E4A5" w14:textId="42958017" w:rsidR="00242376" w:rsidRDefault="00242376" w:rsidP="00242376">
            <w:pPr>
              <w:pStyle w:val="oj-tbl-txt"/>
              <w:spacing w:before="60" w:beforeAutospacing="0" w:after="60" w:afterAutospacing="0" w:line="312" w:lineRule="atLeast"/>
              <w:jc w:val="both"/>
              <w:rPr>
                <w:color w:val="333333"/>
              </w:rPr>
            </w:pPr>
            <w:r>
              <w:rPr>
                <w:color w:val="333333"/>
              </w:rPr>
              <w:t>9436020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5FD15C"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38B16BFA" w14:textId="02EFC2EB"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882E17" w14:textId="431554AA"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66080DE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420DDD" w14:textId="245DC671" w:rsidR="00242376" w:rsidRDefault="00242376" w:rsidP="00242376">
            <w:pPr>
              <w:pStyle w:val="oj-tbl-txt"/>
              <w:spacing w:before="60" w:beforeAutospacing="0" w:after="60" w:afterAutospacing="0" w:line="312" w:lineRule="atLeast"/>
              <w:jc w:val="both"/>
              <w:rPr>
                <w:color w:val="333333"/>
              </w:rPr>
            </w:pPr>
            <w:r>
              <w:rPr>
                <w:color w:val="333333"/>
              </w:rPr>
              <w:t>504.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1A9DA4" w14:textId="3C92AEDF" w:rsidR="00242376" w:rsidRDefault="00242376" w:rsidP="00242376">
            <w:pPr>
              <w:pStyle w:val="oj-tbl-txt"/>
              <w:spacing w:before="60" w:beforeAutospacing="0" w:after="60" w:afterAutospacing="0" w:line="312" w:lineRule="atLeast"/>
              <w:jc w:val="both"/>
              <w:rPr>
                <w:color w:val="333333"/>
              </w:rPr>
            </w:pPr>
            <w:r>
              <w:rPr>
                <w:color w:val="333333"/>
              </w:rPr>
              <w:t>PROMETEI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1E8BEC" w14:textId="624B8856" w:rsidR="00242376" w:rsidRDefault="00242376" w:rsidP="00242376">
            <w:pPr>
              <w:pStyle w:val="oj-tbl-txt"/>
              <w:spacing w:before="60" w:beforeAutospacing="0" w:after="60" w:afterAutospacing="0" w:line="312" w:lineRule="atLeast"/>
              <w:jc w:val="both"/>
              <w:rPr>
                <w:color w:val="333333"/>
              </w:rPr>
            </w:pPr>
            <w:r>
              <w:rPr>
                <w:color w:val="333333"/>
              </w:rPr>
              <w:t>9296597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BA3798"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10EAB36E" w14:textId="30F3685C"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lastRenderedPageBreak/>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F23C82" w14:textId="04F7565C" w:rsidR="00242376" w:rsidRDefault="00242376" w:rsidP="00242376">
            <w:pPr>
              <w:pStyle w:val="oj-tbl-txt"/>
              <w:spacing w:before="60" w:beforeAutospacing="0" w:after="60" w:afterAutospacing="0" w:line="312" w:lineRule="atLeast"/>
              <w:jc w:val="both"/>
              <w:rPr>
                <w:color w:val="333333"/>
              </w:rPr>
            </w:pPr>
            <w:r>
              <w:rPr>
                <w:color w:val="333333"/>
              </w:rPr>
              <w:lastRenderedPageBreak/>
              <w:t>24.10.2025</w:t>
            </w:r>
          </w:p>
        </w:tc>
      </w:tr>
      <w:tr w:rsidR="00242376" w:rsidRPr="000A39B3" w14:paraId="6293CB3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097BF4" w14:textId="1FB8BF19" w:rsidR="00242376" w:rsidRDefault="00242376" w:rsidP="00242376">
            <w:pPr>
              <w:pStyle w:val="oj-tbl-txt"/>
              <w:spacing w:before="60" w:beforeAutospacing="0" w:after="60" w:afterAutospacing="0" w:line="312" w:lineRule="atLeast"/>
              <w:jc w:val="both"/>
              <w:rPr>
                <w:color w:val="333333"/>
              </w:rPr>
            </w:pPr>
            <w:r>
              <w:rPr>
                <w:color w:val="333333"/>
              </w:rPr>
              <w:t>505.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E52C37" w14:textId="0D87D3FD" w:rsidR="00242376" w:rsidRDefault="00242376" w:rsidP="00242376">
            <w:pPr>
              <w:pStyle w:val="oj-tbl-txt"/>
              <w:spacing w:before="60" w:beforeAutospacing="0" w:after="60" w:afterAutospacing="0" w:line="312" w:lineRule="atLeast"/>
              <w:jc w:val="both"/>
              <w:rPr>
                <w:color w:val="333333"/>
              </w:rPr>
            </w:pPr>
            <w:r>
              <w:rPr>
                <w:color w:val="333333"/>
              </w:rPr>
              <w:t>TASSOS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DDF505" w14:textId="2EDC4357" w:rsidR="00242376" w:rsidRDefault="00242376" w:rsidP="00242376">
            <w:pPr>
              <w:pStyle w:val="oj-tbl-txt"/>
              <w:spacing w:before="60" w:beforeAutospacing="0" w:after="60" w:afterAutospacing="0" w:line="312" w:lineRule="atLeast"/>
              <w:jc w:val="both"/>
              <w:rPr>
                <w:color w:val="333333"/>
              </w:rPr>
            </w:pPr>
            <w:r>
              <w:rPr>
                <w:color w:val="333333"/>
              </w:rPr>
              <w:t>9408695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101D72"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540DC61D" w14:textId="2C468B23"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7625C5" w14:textId="295486B2"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5F07256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E8A060" w14:textId="2AC0315C" w:rsidR="00242376" w:rsidRDefault="00242376" w:rsidP="00242376">
            <w:pPr>
              <w:pStyle w:val="oj-tbl-txt"/>
              <w:spacing w:before="60" w:beforeAutospacing="0" w:after="60" w:afterAutospacing="0" w:line="312" w:lineRule="atLeast"/>
              <w:jc w:val="both"/>
              <w:rPr>
                <w:color w:val="333333"/>
              </w:rPr>
            </w:pPr>
            <w:r>
              <w:rPr>
                <w:color w:val="333333"/>
              </w:rPr>
              <w:t>506.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5D6C13" w14:textId="2A324FF8" w:rsidR="00242376" w:rsidRDefault="00242376" w:rsidP="00242376">
            <w:pPr>
              <w:pStyle w:val="oj-tbl-txt"/>
              <w:spacing w:before="60" w:beforeAutospacing="0" w:after="60" w:afterAutospacing="0" w:line="312" w:lineRule="atLeast"/>
              <w:jc w:val="both"/>
              <w:rPr>
                <w:color w:val="333333"/>
              </w:rPr>
            </w:pPr>
            <w:r>
              <w:rPr>
                <w:color w:val="333333"/>
              </w:rPr>
              <w:t>ADITYA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07EFA5" w14:textId="6732A3C0" w:rsidR="00242376" w:rsidRDefault="00242376" w:rsidP="00242376">
            <w:pPr>
              <w:pStyle w:val="oj-tbl-txt"/>
              <w:spacing w:before="60" w:beforeAutospacing="0" w:after="60" w:afterAutospacing="0" w:line="312" w:lineRule="atLeast"/>
              <w:jc w:val="both"/>
              <w:rPr>
                <w:color w:val="333333"/>
              </w:rPr>
            </w:pPr>
            <w:r>
              <w:rPr>
                <w:color w:val="333333"/>
              </w:rPr>
              <w:t>9323314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C0E19B"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4B813F25" w14:textId="2E9BBD85"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603CBE" w14:textId="27C2525D"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3576E94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31EAB5" w14:textId="64DE725B" w:rsidR="00242376" w:rsidRDefault="00242376" w:rsidP="00242376">
            <w:pPr>
              <w:pStyle w:val="oj-tbl-txt"/>
              <w:spacing w:before="60" w:beforeAutospacing="0" w:after="60" w:afterAutospacing="0" w:line="312" w:lineRule="atLeast"/>
              <w:jc w:val="both"/>
              <w:rPr>
                <w:color w:val="333333"/>
              </w:rPr>
            </w:pPr>
            <w:r>
              <w:rPr>
                <w:color w:val="333333"/>
              </w:rPr>
              <w:t>507.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05EDE3" w14:textId="44D5EC38" w:rsidR="00242376" w:rsidRDefault="00242376" w:rsidP="00242376">
            <w:pPr>
              <w:pStyle w:val="oj-tbl-txt"/>
              <w:spacing w:before="60" w:beforeAutospacing="0" w:after="60" w:afterAutospacing="0" w:line="312" w:lineRule="atLeast"/>
              <w:jc w:val="both"/>
              <w:rPr>
                <w:color w:val="333333"/>
              </w:rPr>
            </w:pPr>
            <w:r>
              <w:rPr>
                <w:color w:val="333333"/>
              </w:rPr>
              <w:t>BELOMOR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83BF8F" w14:textId="5DD3EE0B" w:rsidR="00242376" w:rsidRDefault="00242376" w:rsidP="00242376">
            <w:pPr>
              <w:pStyle w:val="oj-tbl-txt"/>
              <w:spacing w:before="60" w:beforeAutospacing="0" w:after="60" w:afterAutospacing="0" w:line="312" w:lineRule="atLeast"/>
              <w:jc w:val="both"/>
              <w:rPr>
                <w:color w:val="333333"/>
              </w:rPr>
            </w:pPr>
            <w:r>
              <w:rPr>
                <w:color w:val="333333"/>
              </w:rPr>
              <w:t>9384435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6003B3"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55589D3A" w14:textId="4C7AAC7D"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949076" w14:textId="193815AC"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75BA8DF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DFACD9" w14:textId="17A42E4B" w:rsidR="00242376" w:rsidRDefault="00242376" w:rsidP="00242376">
            <w:pPr>
              <w:pStyle w:val="oj-tbl-txt"/>
              <w:spacing w:before="60" w:beforeAutospacing="0" w:after="60" w:afterAutospacing="0" w:line="312" w:lineRule="atLeast"/>
              <w:jc w:val="both"/>
              <w:rPr>
                <w:color w:val="333333"/>
              </w:rPr>
            </w:pPr>
            <w:r>
              <w:rPr>
                <w:color w:val="333333"/>
              </w:rPr>
              <w:t>508.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F6BDD2" w14:textId="1090BFAD" w:rsidR="00242376" w:rsidRDefault="00242376" w:rsidP="00242376">
            <w:pPr>
              <w:pStyle w:val="oj-tbl-txt"/>
              <w:spacing w:before="60" w:beforeAutospacing="0" w:after="60" w:afterAutospacing="0" w:line="312" w:lineRule="atLeast"/>
              <w:jc w:val="both"/>
              <w:rPr>
                <w:color w:val="333333"/>
              </w:rPr>
            </w:pPr>
            <w:r>
              <w:rPr>
                <w:color w:val="333333"/>
              </w:rPr>
              <w:t>COATLICUE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DD1BF3" w14:textId="1C160DD1" w:rsidR="00242376" w:rsidRDefault="00242376" w:rsidP="00242376">
            <w:pPr>
              <w:pStyle w:val="oj-tbl-txt"/>
              <w:spacing w:before="60" w:beforeAutospacing="0" w:after="60" w:afterAutospacing="0" w:line="312" w:lineRule="atLeast"/>
              <w:jc w:val="both"/>
              <w:rPr>
                <w:color w:val="333333"/>
              </w:rPr>
            </w:pPr>
            <w:r>
              <w:rPr>
                <w:color w:val="333333"/>
              </w:rPr>
              <w:t>9235000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1CC6B9"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3985FA17" w14:textId="0C0058BD"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 xml:space="preserve">transport crude oil or petroleum products as listed in Annex XXV or mineral products that originate in </w:t>
            </w:r>
            <w:r w:rsidRPr="00242376">
              <w:rPr>
                <w:color w:val="333333"/>
                <w:lang w:val="en-US"/>
              </w:rPr>
              <w:lastRenderedPageBreak/>
              <w:t>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D822C3" w14:textId="0459009D" w:rsidR="00242376" w:rsidRDefault="00242376" w:rsidP="00242376">
            <w:pPr>
              <w:pStyle w:val="oj-tbl-txt"/>
              <w:spacing w:before="60" w:beforeAutospacing="0" w:after="60" w:afterAutospacing="0" w:line="312" w:lineRule="atLeast"/>
              <w:jc w:val="both"/>
              <w:rPr>
                <w:color w:val="333333"/>
              </w:rPr>
            </w:pPr>
            <w:r>
              <w:rPr>
                <w:color w:val="333333"/>
              </w:rPr>
              <w:lastRenderedPageBreak/>
              <w:t>24.10.2025</w:t>
            </w:r>
          </w:p>
        </w:tc>
      </w:tr>
      <w:tr w:rsidR="00242376" w:rsidRPr="000A39B3" w14:paraId="46F9F88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E46777" w14:textId="6579321E" w:rsidR="00242376" w:rsidRDefault="00242376" w:rsidP="00242376">
            <w:pPr>
              <w:pStyle w:val="oj-tbl-txt"/>
              <w:spacing w:before="60" w:beforeAutospacing="0" w:after="60" w:afterAutospacing="0" w:line="312" w:lineRule="atLeast"/>
              <w:jc w:val="both"/>
              <w:rPr>
                <w:color w:val="333333"/>
              </w:rPr>
            </w:pPr>
            <w:r>
              <w:rPr>
                <w:color w:val="333333"/>
              </w:rPr>
              <w:t>509.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61FF19" w14:textId="758493BE" w:rsidR="00242376" w:rsidRDefault="00242376" w:rsidP="00242376">
            <w:pPr>
              <w:pStyle w:val="oj-tbl-txt"/>
              <w:spacing w:before="60" w:beforeAutospacing="0" w:after="60" w:afterAutospacing="0" w:line="312" w:lineRule="atLeast"/>
              <w:jc w:val="both"/>
              <w:rPr>
                <w:color w:val="333333"/>
              </w:rPr>
            </w:pPr>
            <w:r>
              <w:rPr>
                <w:color w:val="333333"/>
              </w:rPr>
              <w:t>DENVER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8424C5" w14:textId="7A24E0F9" w:rsidR="00242376" w:rsidRDefault="00242376" w:rsidP="00242376">
            <w:pPr>
              <w:pStyle w:val="oj-tbl-txt"/>
              <w:spacing w:before="60" w:beforeAutospacing="0" w:after="60" w:afterAutospacing="0" w:line="312" w:lineRule="atLeast"/>
              <w:jc w:val="both"/>
              <w:rPr>
                <w:color w:val="333333"/>
              </w:rPr>
            </w:pPr>
            <w:r>
              <w:rPr>
                <w:color w:val="333333"/>
              </w:rPr>
              <w:t>9382712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D7A185"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5783665E" w14:textId="325C6F44"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FB04F4" w14:textId="1F255899"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0C66383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C13959" w14:textId="76C4B7B3" w:rsidR="00242376" w:rsidRDefault="00242376" w:rsidP="00242376">
            <w:pPr>
              <w:pStyle w:val="oj-tbl-txt"/>
              <w:spacing w:before="60" w:beforeAutospacing="0" w:after="60" w:afterAutospacing="0" w:line="312" w:lineRule="atLeast"/>
              <w:jc w:val="both"/>
              <w:rPr>
                <w:color w:val="333333"/>
              </w:rPr>
            </w:pPr>
            <w:r>
              <w:rPr>
                <w:color w:val="333333"/>
              </w:rPr>
              <w:t>510.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C1FC66" w14:textId="73C85139" w:rsidR="00242376" w:rsidRDefault="00242376" w:rsidP="00242376">
            <w:pPr>
              <w:pStyle w:val="oj-tbl-txt"/>
              <w:spacing w:before="60" w:beforeAutospacing="0" w:after="60" w:afterAutospacing="0" w:line="312" w:lineRule="atLeast"/>
              <w:jc w:val="both"/>
              <w:rPr>
                <w:color w:val="333333"/>
              </w:rPr>
            </w:pPr>
            <w:r>
              <w:rPr>
                <w:color w:val="333333"/>
              </w:rPr>
              <w:t>ETHERA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FCB2A5" w14:textId="66E0FA01" w:rsidR="00242376" w:rsidRDefault="00242376" w:rsidP="00242376">
            <w:pPr>
              <w:pStyle w:val="oj-tbl-txt"/>
              <w:spacing w:before="60" w:beforeAutospacing="0" w:after="60" w:afterAutospacing="0" w:line="312" w:lineRule="atLeast"/>
              <w:jc w:val="both"/>
              <w:rPr>
                <w:color w:val="333333"/>
              </w:rPr>
            </w:pPr>
            <w:r>
              <w:rPr>
                <w:color w:val="333333"/>
              </w:rPr>
              <w:t>9387279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E3F3C5"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325E1266" w14:textId="470BACA0"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F49E35" w14:textId="25EA4AB9"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37DCA24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874B1B" w14:textId="28415175" w:rsidR="00242376" w:rsidRDefault="00242376" w:rsidP="00242376">
            <w:pPr>
              <w:pStyle w:val="oj-tbl-txt"/>
              <w:spacing w:before="60" w:beforeAutospacing="0" w:after="60" w:afterAutospacing="0" w:line="312" w:lineRule="atLeast"/>
              <w:jc w:val="both"/>
              <w:rPr>
                <w:color w:val="333333"/>
              </w:rPr>
            </w:pPr>
            <w:r>
              <w:rPr>
                <w:color w:val="333333"/>
              </w:rPr>
              <w:t>511.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591C56" w14:textId="6CDEBC75" w:rsidR="00242376" w:rsidRDefault="00242376" w:rsidP="00242376">
            <w:pPr>
              <w:pStyle w:val="oj-tbl-txt"/>
              <w:spacing w:before="60" w:beforeAutospacing="0" w:after="60" w:afterAutospacing="0" w:line="312" w:lineRule="atLeast"/>
              <w:jc w:val="both"/>
              <w:rPr>
                <w:color w:val="333333"/>
              </w:rPr>
            </w:pPr>
            <w:r>
              <w:rPr>
                <w:color w:val="333333"/>
              </w:rPr>
              <w:t>GARUDA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A0B455" w14:textId="37F0D53B" w:rsidR="00242376" w:rsidRDefault="00242376" w:rsidP="00242376">
            <w:pPr>
              <w:pStyle w:val="oj-tbl-txt"/>
              <w:spacing w:before="60" w:beforeAutospacing="0" w:after="60" w:afterAutospacing="0" w:line="312" w:lineRule="atLeast"/>
              <w:jc w:val="both"/>
              <w:rPr>
                <w:color w:val="333333"/>
              </w:rPr>
            </w:pPr>
            <w:r>
              <w:rPr>
                <w:color w:val="333333"/>
              </w:rPr>
              <w:t>9272931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3114AC"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4232F759" w14:textId="4EF2D4F6"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47DC56" w14:textId="54E0D056"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2B92970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49C812" w14:textId="4FA54D75" w:rsidR="00242376" w:rsidRDefault="00242376" w:rsidP="00242376">
            <w:pPr>
              <w:pStyle w:val="oj-tbl-txt"/>
              <w:spacing w:before="60" w:beforeAutospacing="0" w:after="60" w:afterAutospacing="0" w:line="312" w:lineRule="atLeast"/>
              <w:jc w:val="both"/>
              <w:rPr>
                <w:color w:val="333333"/>
              </w:rPr>
            </w:pPr>
            <w:r>
              <w:rPr>
                <w:color w:val="333333"/>
              </w:rPr>
              <w:t>512.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8D2B4F" w14:textId="13994FA8" w:rsidR="00242376" w:rsidRDefault="00242376" w:rsidP="00242376">
            <w:pPr>
              <w:pStyle w:val="oj-tbl-txt"/>
              <w:spacing w:before="60" w:beforeAutospacing="0" w:after="60" w:afterAutospacing="0" w:line="312" w:lineRule="atLeast"/>
              <w:jc w:val="both"/>
              <w:rPr>
                <w:color w:val="333333"/>
              </w:rPr>
            </w:pPr>
            <w:r>
              <w:rPr>
                <w:color w:val="333333"/>
              </w:rPr>
              <w:t>GUANYIN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C36E8E" w14:textId="7B91A4D0" w:rsidR="00242376" w:rsidRDefault="00242376" w:rsidP="00242376">
            <w:pPr>
              <w:pStyle w:val="oj-tbl-txt"/>
              <w:spacing w:before="60" w:beforeAutospacing="0" w:after="60" w:afterAutospacing="0" w:line="312" w:lineRule="atLeast"/>
              <w:jc w:val="both"/>
              <w:rPr>
                <w:color w:val="333333"/>
              </w:rPr>
            </w:pPr>
            <w:r>
              <w:rPr>
                <w:color w:val="333333"/>
              </w:rPr>
              <w:t>9299707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6CB607"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4D753D57" w14:textId="6E8FE4C2"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 xml:space="preserve">transport crude oil or petroleum products as listed in Annex XXV or mineral products that originate in Russia or are exported from Russia and practice irregular and high-risk shipping practices as set out in the </w:t>
            </w:r>
            <w:r w:rsidRPr="00242376">
              <w:rPr>
                <w:color w:val="333333"/>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BF00E8" w14:textId="2147EBDA" w:rsidR="00242376" w:rsidRDefault="00242376" w:rsidP="00242376">
            <w:pPr>
              <w:pStyle w:val="oj-tbl-txt"/>
              <w:spacing w:before="60" w:beforeAutospacing="0" w:after="60" w:afterAutospacing="0" w:line="312" w:lineRule="atLeast"/>
              <w:jc w:val="both"/>
              <w:rPr>
                <w:color w:val="333333"/>
              </w:rPr>
            </w:pPr>
            <w:r>
              <w:rPr>
                <w:color w:val="333333"/>
              </w:rPr>
              <w:lastRenderedPageBreak/>
              <w:t>24.10.2025</w:t>
            </w:r>
          </w:p>
        </w:tc>
      </w:tr>
      <w:tr w:rsidR="00242376" w:rsidRPr="000A39B3" w14:paraId="294BC47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B7C939" w14:textId="5F2FC9F5" w:rsidR="00242376" w:rsidRDefault="00242376" w:rsidP="00242376">
            <w:pPr>
              <w:pStyle w:val="oj-tbl-txt"/>
              <w:spacing w:before="60" w:beforeAutospacing="0" w:after="60" w:afterAutospacing="0" w:line="312" w:lineRule="atLeast"/>
              <w:jc w:val="both"/>
              <w:rPr>
                <w:color w:val="333333"/>
              </w:rPr>
            </w:pPr>
            <w:r>
              <w:rPr>
                <w:color w:val="333333"/>
              </w:rPr>
              <w:t>513.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AF4A99" w14:textId="4763ABF2" w:rsidR="00242376" w:rsidRDefault="00242376" w:rsidP="00242376">
            <w:pPr>
              <w:pStyle w:val="oj-tbl-txt"/>
              <w:spacing w:before="60" w:beforeAutospacing="0" w:after="60" w:afterAutospacing="0" w:line="312" w:lineRule="atLeast"/>
              <w:jc w:val="both"/>
              <w:rPr>
                <w:color w:val="333333"/>
              </w:rPr>
            </w:pPr>
            <w:r>
              <w:rPr>
                <w:color w:val="333333"/>
              </w:rPr>
              <w:t>IRON WAVE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CDC6F1" w14:textId="55C84AFD" w:rsidR="00242376" w:rsidRDefault="00242376" w:rsidP="00242376">
            <w:pPr>
              <w:pStyle w:val="oj-tbl-txt"/>
              <w:spacing w:before="60" w:beforeAutospacing="0" w:after="60" w:afterAutospacing="0" w:line="312" w:lineRule="atLeast"/>
              <w:jc w:val="both"/>
              <w:rPr>
                <w:color w:val="333333"/>
              </w:rPr>
            </w:pPr>
            <w:r>
              <w:rPr>
                <w:color w:val="333333"/>
              </w:rPr>
              <w:t>9248796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F1B136"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7655F306" w14:textId="762854A2"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592776" w14:textId="0443B9F9"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016BC78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BDDB75" w14:textId="35424752" w:rsidR="00242376" w:rsidRDefault="00242376" w:rsidP="00242376">
            <w:pPr>
              <w:pStyle w:val="oj-tbl-txt"/>
              <w:spacing w:before="60" w:beforeAutospacing="0" w:after="60" w:afterAutospacing="0" w:line="312" w:lineRule="atLeast"/>
              <w:jc w:val="both"/>
              <w:rPr>
                <w:color w:val="333333"/>
              </w:rPr>
            </w:pPr>
            <w:r>
              <w:rPr>
                <w:color w:val="333333"/>
              </w:rPr>
              <w:t>514.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98EE7F" w14:textId="4AB6E1AA" w:rsidR="00242376" w:rsidRDefault="00242376" w:rsidP="00242376">
            <w:pPr>
              <w:pStyle w:val="oj-tbl-txt"/>
              <w:spacing w:before="60" w:beforeAutospacing="0" w:after="60" w:afterAutospacing="0" w:line="312" w:lineRule="atLeast"/>
              <w:jc w:val="both"/>
              <w:rPr>
                <w:color w:val="333333"/>
              </w:rPr>
            </w:pPr>
            <w:r>
              <w:rPr>
                <w:color w:val="333333"/>
              </w:rPr>
              <w:t>KATY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02538E" w14:textId="64FC1E88" w:rsidR="00242376" w:rsidRDefault="00242376" w:rsidP="00242376">
            <w:pPr>
              <w:pStyle w:val="oj-tbl-txt"/>
              <w:spacing w:before="60" w:beforeAutospacing="0" w:after="60" w:afterAutospacing="0" w:line="312" w:lineRule="atLeast"/>
              <w:jc w:val="both"/>
              <w:rPr>
                <w:color w:val="333333"/>
              </w:rPr>
            </w:pPr>
            <w:r>
              <w:rPr>
                <w:color w:val="333333"/>
              </w:rPr>
              <w:t>9323326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2C3733"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624C4B1F" w14:textId="364E79AB"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EACA9E" w14:textId="7B9E5C4D"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5C7DC5A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D21508" w14:textId="0547E53F" w:rsidR="00242376" w:rsidRDefault="00242376" w:rsidP="00242376">
            <w:pPr>
              <w:pStyle w:val="oj-tbl-txt"/>
              <w:spacing w:before="60" w:beforeAutospacing="0" w:after="60" w:afterAutospacing="0" w:line="312" w:lineRule="atLeast"/>
              <w:jc w:val="both"/>
              <w:rPr>
                <w:color w:val="333333"/>
              </w:rPr>
            </w:pPr>
            <w:r>
              <w:rPr>
                <w:color w:val="333333"/>
              </w:rPr>
              <w:t>515.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7D93F8" w14:textId="32324B53" w:rsidR="00242376" w:rsidRDefault="00242376" w:rsidP="00242376">
            <w:pPr>
              <w:pStyle w:val="oj-tbl-txt"/>
              <w:spacing w:before="60" w:beforeAutospacing="0" w:after="60" w:afterAutospacing="0" w:line="312" w:lineRule="atLeast"/>
              <w:jc w:val="both"/>
              <w:rPr>
                <w:color w:val="333333"/>
              </w:rPr>
            </w:pPr>
            <w:r>
              <w:rPr>
                <w:color w:val="333333"/>
              </w:rPr>
              <w:t>KAYSERI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A2820C" w14:textId="4E8073C9" w:rsidR="00242376" w:rsidRDefault="00242376" w:rsidP="00242376">
            <w:pPr>
              <w:pStyle w:val="oj-tbl-txt"/>
              <w:spacing w:before="60" w:beforeAutospacing="0" w:after="60" w:afterAutospacing="0" w:line="312" w:lineRule="atLeast"/>
              <w:jc w:val="both"/>
              <w:rPr>
                <w:color w:val="333333"/>
              </w:rPr>
            </w:pPr>
            <w:r>
              <w:rPr>
                <w:color w:val="333333"/>
              </w:rPr>
              <w:t>9292199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E6CE8C"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0D63ECA4" w14:textId="218E933F"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7A00CE" w14:textId="75B3AF2D"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4353E5C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13E025" w14:textId="095442A5" w:rsidR="00242376" w:rsidRDefault="00242376" w:rsidP="00242376">
            <w:pPr>
              <w:pStyle w:val="oj-tbl-txt"/>
              <w:spacing w:before="60" w:beforeAutospacing="0" w:after="60" w:afterAutospacing="0" w:line="312" w:lineRule="atLeast"/>
              <w:jc w:val="both"/>
              <w:rPr>
                <w:color w:val="333333"/>
              </w:rPr>
            </w:pPr>
            <w:r>
              <w:rPr>
                <w:color w:val="333333"/>
              </w:rPr>
              <w:t>516.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8AD4CA" w14:textId="008D59A2" w:rsidR="00242376" w:rsidRDefault="00242376" w:rsidP="00242376">
            <w:pPr>
              <w:pStyle w:val="oj-tbl-txt"/>
              <w:spacing w:before="60" w:beforeAutospacing="0" w:after="60" w:afterAutospacing="0" w:line="312" w:lineRule="atLeast"/>
              <w:jc w:val="both"/>
              <w:rPr>
                <w:color w:val="333333"/>
              </w:rPr>
            </w:pPr>
            <w:r>
              <w:rPr>
                <w:color w:val="333333"/>
              </w:rPr>
              <w:t>KHANKENDI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12320E" w14:textId="49B45D57" w:rsidR="00242376" w:rsidRDefault="00242376" w:rsidP="00242376">
            <w:pPr>
              <w:pStyle w:val="oj-tbl-txt"/>
              <w:spacing w:before="60" w:beforeAutospacing="0" w:after="60" w:afterAutospacing="0" w:line="312" w:lineRule="atLeast"/>
              <w:jc w:val="both"/>
              <w:rPr>
                <w:color w:val="333333"/>
              </w:rPr>
            </w:pPr>
            <w:r>
              <w:rPr>
                <w:color w:val="333333"/>
              </w:rPr>
              <w:t>9867621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6DA302"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571739D9" w14:textId="34133ED9"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 xml:space="preserve">transport crude oil or petroleum products as listed in Annex XXV or mineral products that originate in Russia or are exported from Russia and practice irregular and high-risk shipping practices as set out in the International Maritime Organisation </w:t>
            </w:r>
            <w:r w:rsidRPr="00242376">
              <w:rPr>
                <w:color w:val="333333"/>
                <w:lang w:val="en-US"/>
              </w:rPr>
              <w:lastRenderedPageBreak/>
              <w:t>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130FDA" w14:textId="615ECA5F" w:rsidR="00242376" w:rsidRDefault="00242376" w:rsidP="00242376">
            <w:pPr>
              <w:pStyle w:val="oj-tbl-txt"/>
              <w:spacing w:before="60" w:beforeAutospacing="0" w:after="60" w:afterAutospacing="0" w:line="312" w:lineRule="atLeast"/>
              <w:jc w:val="both"/>
              <w:rPr>
                <w:color w:val="333333"/>
              </w:rPr>
            </w:pPr>
            <w:r>
              <w:rPr>
                <w:color w:val="333333"/>
              </w:rPr>
              <w:lastRenderedPageBreak/>
              <w:t>24.10.2025</w:t>
            </w:r>
          </w:p>
        </w:tc>
      </w:tr>
      <w:tr w:rsidR="00242376" w:rsidRPr="000A39B3" w14:paraId="31764B6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A1E280" w14:textId="0C86798E" w:rsidR="00242376" w:rsidRDefault="00242376" w:rsidP="00242376">
            <w:pPr>
              <w:pStyle w:val="oj-tbl-txt"/>
              <w:spacing w:before="60" w:beforeAutospacing="0" w:after="60" w:afterAutospacing="0" w:line="312" w:lineRule="atLeast"/>
              <w:jc w:val="both"/>
              <w:rPr>
                <w:color w:val="333333"/>
              </w:rPr>
            </w:pPr>
            <w:r>
              <w:rPr>
                <w:color w:val="333333"/>
              </w:rPr>
              <w:t>517.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7B039E" w14:textId="1DF1E44D" w:rsidR="00242376" w:rsidRDefault="00242376" w:rsidP="00242376">
            <w:pPr>
              <w:pStyle w:val="oj-tbl-txt"/>
              <w:spacing w:before="60" w:beforeAutospacing="0" w:after="60" w:afterAutospacing="0" w:line="312" w:lineRule="atLeast"/>
              <w:jc w:val="both"/>
              <w:rPr>
                <w:color w:val="333333"/>
              </w:rPr>
            </w:pPr>
            <w:r>
              <w:rPr>
                <w:color w:val="333333"/>
              </w:rPr>
              <w:t>KONYA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46AA4C" w14:textId="63D01BC9" w:rsidR="00242376" w:rsidRDefault="00242376" w:rsidP="00242376">
            <w:pPr>
              <w:pStyle w:val="oj-tbl-txt"/>
              <w:spacing w:before="60" w:beforeAutospacing="0" w:after="60" w:afterAutospacing="0" w:line="312" w:lineRule="atLeast"/>
              <w:jc w:val="both"/>
              <w:rPr>
                <w:color w:val="333333"/>
              </w:rPr>
            </w:pPr>
            <w:r>
              <w:rPr>
                <w:color w:val="333333"/>
              </w:rPr>
              <w:t>9290373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C6E89A"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6D002702" w14:textId="06D63C15"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E56C3E" w14:textId="63CBA6D3"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3C4FB5F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36C5AC" w14:textId="16CBEB82" w:rsidR="00242376" w:rsidRDefault="00242376" w:rsidP="00242376">
            <w:pPr>
              <w:pStyle w:val="oj-tbl-txt"/>
              <w:spacing w:before="60" w:beforeAutospacing="0" w:after="60" w:afterAutospacing="0" w:line="312" w:lineRule="atLeast"/>
              <w:jc w:val="both"/>
              <w:rPr>
                <w:color w:val="333333"/>
              </w:rPr>
            </w:pPr>
            <w:r>
              <w:rPr>
                <w:color w:val="333333"/>
              </w:rPr>
              <w:t>518.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4A0D82" w14:textId="2816A18F" w:rsidR="00242376" w:rsidRDefault="00242376" w:rsidP="00242376">
            <w:pPr>
              <w:pStyle w:val="oj-tbl-txt"/>
              <w:spacing w:before="60" w:beforeAutospacing="0" w:after="60" w:afterAutospacing="0" w:line="312" w:lineRule="atLeast"/>
              <w:jc w:val="both"/>
              <w:rPr>
                <w:color w:val="333333"/>
              </w:rPr>
            </w:pPr>
            <w:r>
              <w:rPr>
                <w:color w:val="333333"/>
              </w:rPr>
              <w:t>MARQUISE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F50CA4" w14:textId="0740C1CB" w:rsidR="00242376" w:rsidRDefault="00242376" w:rsidP="00242376">
            <w:pPr>
              <w:pStyle w:val="oj-tbl-txt"/>
              <w:spacing w:before="60" w:beforeAutospacing="0" w:after="60" w:afterAutospacing="0" w:line="312" w:lineRule="atLeast"/>
              <w:jc w:val="both"/>
              <w:rPr>
                <w:color w:val="333333"/>
              </w:rPr>
            </w:pPr>
            <w:r>
              <w:rPr>
                <w:color w:val="333333"/>
              </w:rPr>
              <w:t>9315745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57503A"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54F2D64E" w14:textId="62ADA5D9"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144961" w14:textId="3AC05B6F"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4C3D112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040F75" w14:textId="008096DB" w:rsidR="00242376" w:rsidRDefault="00242376" w:rsidP="00242376">
            <w:pPr>
              <w:pStyle w:val="oj-tbl-txt"/>
              <w:spacing w:before="60" w:beforeAutospacing="0" w:after="60" w:afterAutospacing="0" w:line="312" w:lineRule="atLeast"/>
              <w:jc w:val="both"/>
              <w:rPr>
                <w:color w:val="333333"/>
              </w:rPr>
            </w:pPr>
            <w:r>
              <w:rPr>
                <w:color w:val="333333"/>
              </w:rPr>
              <w:t>519.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D1E6BB" w14:textId="602807C1" w:rsidR="00242376" w:rsidRDefault="00242376" w:rsidP="00242376">
            <w:pPr>
              <w:pStyle w:val="oj-tbl-txt"/>
              <w:spacing w:before="60" w:beforeAutospacing="0" w:after="60" w:afterAutospacing="0" w:line="312" w:lineRule="atLeast"/>
              <w:jc w:val="both"/>
              <w:rPr>
                <w:color w:val="333333"/>
              </w:rPr>
            </w:pPr>
            <w:r>
              <w:rPr>
                <w:color w:val="333333"/>
              </w:rPr>
              <w:t>ONEGA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8D44A4" w14:textId="7ABE59CB" w:rsidR="00242376" w:rsidRDefault="00242376" w:rsidP="00242376">
            <w:pPr>
              <w:pStyle w:val="oj-tbl-txt"/>
              <w:spacing w:before="60" w:beforeAutospacing="0" w:after="60" w:afterAutospacing="0" w:line="312" w:lineRule="atLeast"/>
              <w:jc w:val="both"/>
              <w:rPr>
                <w:color w:val="333333"/>
              </w:rPr>
            </w:pPr>
            <w:r>
              <w:rPr>
                <w:color w:val="333333"/>
              </w:rPr>
              <w:t>9384459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87AE83"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5C8EFD9A" w14:textId="373EDBD7"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A3D55C" w14:textId="01849183"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4665404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C7B9D7" w14:textId="55CF103A" w:rsidR="00242376" w:rsidRDefault="00242376" w:rsidP="00242376">
            <w:pPr>
              <w:pStyle w:val="oj-tbl-txt"/>
              <w:spacing w:before="60" w:beforeAutospacing="0" w:after="60" w:afterAutospacing="0" w:line="312" w:lineRule="atLeast"/>
              <w:jc w:val="both"/>
              <w:rPr>
                <w:color w:val="333333"/>
              </w:rPr>
            </w:pPr>
            <w:r>
              <w:rPr>
                <w:color w:val="333333"/>
              </w:rPr>
              <w:t>520.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31618B" w14:textId="03AE5F69" w:rsidR="00242376" w:rsidRDefault="00242376" w:rsidP="00242376">
            <w:pPr>
              <w:pStyle w:val="oj-tbl-txt"/>
              <w:spacing w:before="60" w:beforeAutospacing="0" w:after="60" w:afterAutospacing="0" w:line="312" w:lineRule="atLeast"/>
              <w:jc w:val="both"/>
              <w:rPr>
                <w:color w:val="333333"/>
              </w:rPr>
            </w:pPr>
            <w:r>
              <w:rPr>
                <w:color w:val="333333"/>
              </w:rPr>
              <w:t>OSCAR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77F5AD" w14:textId="538EF205" w:rsidR="00242376" w:rsidRDefault="00242376" w:rsidP="00242376">
            <w:pPr>
              <w:pStyle w:val="oj-tbl-txt"/>
              <w:spacing w:before="60" w:beforeAutospacing="0" w:after="60" w:afterAutospacing="0" w:line="312" w:lineRule="atLeast"/>
              <w:jc w:val="both"/>
              <w:rPr>
                <w:color w:val="333333"/>
              </w:rPr>
            </w:pPr>
            <w:r>
              <w:rPr>
                <w:color w:val="333333"/>
              </w:rPr>
              <w:t>9314820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E79078"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5418C211" w14:textId="279E1F97"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D9E64F" w14:textId="782EAF15"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5315875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5F22D5" w14:textId="31FFA08E" w:rsidR="00242376" w:rsidRDefault="00242376" w:rsidP="00242376">
            <w:pPr>
              <w:pStyle w:val="oj-tbl-txt"/>
              <w:spacing w:before="60" w:beforeAutospacing="0" w:after="60" w:afterAutospacing="0" w:line="312" w:lineRule="atLeast"/>
              <w:jc w:val="both"/>
              <w:rPr>
                <w:color w:val="333333"/>
              </w:rPr>
            </w:pPr>
            <w:r>
              <w:rPr>
                <w:color w:val="333333"/>
              </w:rPr>
              <w:lastRenderedPageBreak/>
              <w:t>521.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C80CB7" w14:textId="36BF3F07" w:rsidR="00242376" w:rsidRDefault="00242376" w:rsidP="00242376">
            <w:pPr>
              <w:pStyle w:val="oj-tbl-txt"/>
              <w:spacing w:before="60" w:beforeAutospacing="0" w:after="60" w:afterAutospacing="0" w:line="312" w:lineRule="atLeast"/>
              <w:jc w:val="both"/>
              <w:rPr>
                <w:color w:val="333333"/>
              </w:rPr>
            </w:pPr>
            <w:r>
              <w:rPr>
                <w:color w:val="333333"/>
              </w:rPr>
              <w:t>RAGNAR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9C78F6" w14:textId="61E1C868" w:rsidR="00242376" w:rsidRDefault="00242376" w:rsidP="00242376">
            <w:pPr>
              <w:pStyle w:val="oj-tbl-txt"/>
              <w:spacing w:before="60" w:beforeAutospacing="0" w:after="60" w:afterAutospacing="0" w:line="312" w:lineRule="atLeast"/>
              <w:jc w:val="both"/>
              <w:rPr>
                <w:color w:val="333333"/>
              </w:rPr>
            </w:pPr>
            <w:r>
              <w:rPr>
                <w:color w:val="333333"/>
              </w:rPr>
              <w:t>9384095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D227F5"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73D93CD9" w14:textId="7253A43D"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00359C" w14:textId="0DD0A7E2"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0B8A635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F64DE6" w14:textId="18C535FD" w:rsidR="00242376" w:rsidRDefault="00242376" w:rsidP="00242376">
            <w:pPr>
              <w:pStyle w:val="oj-tbl-txt"/>
              <w:spacing w:before="60" w:beforeAutospacing="0" w:after="60" w:afterAutospacing="0" w:line="312" w:lineRule="atLeast"/>
              <w:jc w:val="both"/>
              <w:rPr>
                <w:color w:val="333333"/>
              </w:rPr>
            </w:pPr>
            <w:r>
              <w:rPr>
                <w:color w:val="333333"/>
              </w:rPr>
              <w:t>522.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177853" w14:textId="60B4D6D1" w:rsidR="00242376" w:rsidRDefault="00242376" w:rsidP="00242376">
            <w:pPr>
              <w:pStyle w:val="oj-tbl-txt"/>
              <w:spacing w:before="60" w:beforeAutospacing="0" w:after="60" w:afterAutospacing="0" w:line="312" w:lineRule="atLeast"/>
              <w:jc w:val="both"/>
              <w:rPr>
                <w:color w:val="333333"/>
              </w:rPr>
            </w:pPr>
            <w:r>
              <w:rPr>
                <w:color w:val="333333"/>
              </w:rPr>
              <w:t>RHEIN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6FE717" w14:textId="14A1FAB4" w:rsidR="00242376" w:rsidRDefault="00242376" w:rsidP="00242376">
            <w:pPr>
              <w:pStyle w:val="oj-tbl-txt"/>
              <w:spacing w:before="60" w:beforeAutospacing="0" w:after="60" w:afterAutospacing="0" w:line="312" w:lineRule="atLeast"/>
              <w:jc w:val="both"/>
              <w:rPr>
                <w:color w:val="333333"/>
              </w:rPr>
            </w:pPr>
            <w:r>
              <w:rPr>
                <w:color w:val="333333"/>
              </w:rPr>
              <w:t>9306562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1B78A6" w14:textId="77777777" w:rsidR="00242376" w:rsidRPr="00242376" w:rsidRDefault="00242376" w:rsidP="00242376">
            <w:pPr>
              <w:pStyle w:val="oj-tbl-txt"/>
              <w:spacing w:before="60" w:beforeAutospacing="0" w:after="60" w:afterAutospacing="0" w:line="312" w:lineRule="atLeast"/>
              <w:rPr>
                <w:color w:val="333333"/>
                <w:lang w:val="en-US"/>
              </w:rPr>
            </w:pPr>
            <w:r w:rsidRPr="00242376">
              <w:rPr>
                <w:color w:val="333333"/>
                <w:lang w:val="en-US"/>
              </w:rPr>
              <w:t>Article 3s(2), point (b):</w:t>
            </w:r>
          </w:p>
          <w:p w14:paraId="2E011627" w14:textId="29F0470E" w:rsidR="00242376" w:rsidRPr="001F1AB0" w:rsidRDefault="00242376" w:rsidP="00242376">
            <w:pPr>
              <w:pStyle w:val="oj-tbl-txt"/>
              <w:spacing w:before="60" w:beforeAutospacing="0" w:after="60" w:afterAutospacing="0" w:line="312" w:lineRule="atLeast"/>
              <w:rPr>
                <w:color w:val="333333"/>
                <w:lang w:val="en-US"/>
              </w:rPr>
            </w:pPr>
            <w:r w:rsidRPr="00242376">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BBA3DE" w14:textId="01E2BA42"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7303CE5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0137EC" w14:textId="7210251B" w:rsidR="00242376" w:rsidRDefault="00242376" w:rsidP="00242376">
            <w:pPr>
              <w:pStyle w:val="oj-tbl-txt"/>
              <w:spacing w:before="60" w:beforeAutospacing="0" w:after="60" w:afterAutospacing="0" w:line="312" w:lineRule="atLeast"/>
              <w:jc w:val="both"/>
              <w:rPr>
                <w:color w:val="333333"/>
              </w:rPr>
            </w:pPr>
            <w:r>
              <w:rPr>
                <w:color w:val="333333"/>
              </w:rPr>
              <w:t>523.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CB0AA4" w14:textId="706C6050" w:rsidR="00242376" w:rsidRDefault="00242376" w:rsidP="00242376">
            <w:pPr>
              <w:pStyle w:val="oj-tbl-txt"/>
              <w:spacing w:before="60" w:beforeAutospacing="0" w:after="60" w:afterAutospacing="0" w:line="312" w:lineRule="atLeast"/>
              <w:jc w:val="both"/>
              <w:rPr>
                <w:color w:val="333333"/>
              </w:rPr>
            </w:pPr>
            <w:r>
              <w:rPr>
                <w:color w:val="333333"/>
              </w:rPr>
              <w:t>SEAL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63E801" w14:textId="08B7D660" w:rsidR="00242376" w:rsidRDefault="00242376" w:rsidP="00242376">
            <w:pPr>
              <w:pStyle w:val="oj-tbl-txt"/>
              <w:spacing w:before="60" w:beforeAutospacing="0" w:after="60" w:afterAutospacing="0" w:line="312" w:lineRule="atLeast"/>
              <w:jc w:val="both"/>
              <w:rPr>
                <w:color w:val="333333"/>
              </w:rPr>
            </w:pPr>
            <w:r>
              <w:rPr>
                <w:color w:val="333333"/>
              </w:rPr>
              <w:t>9252400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A7D75A"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44C85192" w14:textId="34FD4D32"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EE2B66" w14:textId="74874529"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7F74F18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0F6A64" w14:textId="04753979" w:rsidR="00242376" w:rsidRDefault="00242376" w:rsidP="00242376">
            <w:pPr>
              <w:pStyle w:val="oj-tbl-txt"/>
              <w:spacing w:before="60" w:beforeAutospacing="0" w:after="60" w:afterAutospacing="0" w:line="312" w:lineRule="atLeast"/>
              <w:jc w:val="both"/>
              <w:rPr>
                <w:color w:val="333333"/>
              </w:rPr>
            </w:pPr>
            <w:r>
              <w:rPr>
                <w:color w:val="333333"/>
              </w:rPr>
              <w:t>524.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718487" w14:textId="202A88F0" w:rsidR="00242376" w:rsidRDefault="00242376" w:rsidP="00242376">
            <w:pPr>
              <w:pStyle w:val="oj-tbl-txt"/>
              <w:spacing w:before="60" w:beforeAutospacing="0" w:after="60" w:afterAutospacing="0" w:line="312" w:lineRule="atLeast"/>
              <w:jc w:val="both"/>
              <w:rPr>
                <w:color w:val="333333"/>
              </w:rPr>
            </w:pPr>
            <w:r>
              <w:rPr>
                <w:color w:val="333333"/>
              </w:rPr>
              <w:t>SINO STAR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F5EECF" w14:textId="1AD41896" w:rsidR="00242376" w:rsidRDefault="00242376" w:rsidP="00242376">
            <w:pPr>
              <w:pStyle w:val="oj-tbl-txt"/>
              <w:spacing w:before="60" w:beforeAutospacing="0" w:after="60" w:afterAutospacing="0" w:line="312" w:lineRule="atLeast"/>
              <w:jc w:val="both"/>
              <w:rPr>
                <w:color w:val="333333"/>
              </w:rPr>
            </w:pPr>
            <w:r>
              <w:rPr>
                <w:color w:val="333333"/>
              </w:rPr>
              <w:t>9263693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BFEB36"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7CD744C7" w14:textId="3EAF63B7"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766E5E" w14:textId="699128F0"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3C07A5B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6298AA" w14:textId="00DC67A4" w:rsidR="00242376" w:rsidRDefault="00242376" w:rsidP="00242376">
            <w:pPr>
              <w:pStyle w:val="oj-tbl-txt"/>
              <w:spacing w:before="60" w:beforeAutospacing="0" w:after="60" w:afterAutospacing="0" w:line="312" w:lineRule="atLeast"/>
              <w:jc w:val="both"/>
              <w:rPr>
                <w:color w:val="333333"/>
              </w:rPr>
            </w:pPr>
            <w:r>
              <w:rPr>
                <w:color w:val="333333"/>
              </w:rPr>
              <w:t>525.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879CAF" w14:textId="2280BA00" w:rsidR="00242376" w:rsidRDefault="00242376" w:rsidP="00242376">
            <w:pPr>
              <w:pStyle w:val="oj-tbl-txt"/>
              <w:spacing w:before="60" w:beforeAutospacing="0" w:after="60" w:afterAutospacing="0" w:line="312" w:lineRule="atLeast"/>
              <w:jc w:val="both"/>
              <w:rPr>
                <w:color w:val="333333"/>
              </w:rPr>
            </w:pPr>
            <w:r>
              <w:rPr>
                <w:color w:val="333333"/>
              </w:rPr>
              <w:t>SOFIA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92A0C5" w14:textId="3F6C470D" w:rsidR="00242376" w:rsidRDefault="00242376" w:rsidP="00242376">
            <w:pPr>
              <w:pStyle w:val="oj-tbl-txt"/>
              <w:spacing w:before="60" w:beforeAutospacing="0" w:after="60" w:afterAutospacing="0" w:line="312" w:lineRule="atLeast"/>
              <w:jc w:val="both"/>
              <w:rPr>
                <w:color w:val="333333"/>
              </w:rPr>
            </w:pPr>
            <w:r>
              <w:rPr>
                <w:color w:val="333333"/>
              </w:rPr>
              <w:t>9211999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EE93C7"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2A2E6C13" w14:textId="56A8178D"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lastRenderedPageBreak/>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F4EBD2" w14:textId="099C6966" w:rsidR="00242376" w:rsidRDefault="00242376" w:rsidP="00242376">
            <w:pPr>
              <w:pStyle w:val="oj-tbl-txt"/>
              <w:spacing w:before="60" w:beforeAutospacing="0" w:after="60" w:afterAutospacing="0" w:line="312" w:lineRule="atLeast"/>
              <w:jc w:val="both"/>
              <w:rPr>
                <w:color w:val="333333"/>
              </w:rPr>
            </w:pPr>
            <w:r>
              <w:rPr>
                <w:color w:val="333333"/>
              </w:rPr>
              <w:lastRenderedPageBreak/>
              <w:t>24.10.2025</w:t>
            </w:r>
          </w:p>
        </w:tc>
      </w:tr>
      <w:tr w:rsidR="00242376" w:rsidRPr="000A39B3" w14:paraId="06510CF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6E2452" w14:textId="5084141E" w:rsidR="00242376" w:rsidRDefault="00242376" w:rsidP="00242376">
            <w:pPr>
              <w:pStyle w:val="oj-tbl-txt"/>
              <w:spacing w:before="60" w:beforeAutospacing="0" w:after="60" w:afterAutospacing="0" w:line="312" w:lineRule="atLeast"/>
              <w:jc w:val="both"/>
              <w:rPr>
                <w:color w:val="333333"/>
              </w:rPr>
            </w:pPr>
            <w:r>
              <w:rPr>
                <w:color w:val="333333"/>
              </w:rPr>
              <w:t>526.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741D66" w14:textId="7604A739" w:rsidR="00242376" w:rsidRDefault="00242376" w:rsidP="00242376">
            <w:pPr>
              <w:pStyle w:val="oj-tbl-txt"/>
              <w:spacing w:before="60" w:beforeAutospacing="0" w:after="60" w:afterAutospacing="0" w:line="312" w:lineRule="atLeast"/>
              <w:jc w:val="both"/>
              <w:rPr>
                <w:color w:val="333333"/>
              </w:rPr>
            </w:pPr>
            <w:r>
              <w:rPr>
                <w:color w:val="333333"/>
              </w:rPr>
              <w:t>SOUTH STAR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98DA6D" w14:textId="2B903E3A" w:rsidR="00242376" w:rsidRDefault="00242376" w:rsidP="00242376">
            <w:pPr>
              <w:pStyle w:val="oj-tbl-txt"/>
              <w:spacing w:before="60" w:beforeAutospacing="0" w:after="60" w:afterAutospacing="0" w:line="312" w:lineRule="atLeast"/>
              <w:jc w:val="both"/>
              <w:rPr>
                <w:color w:val="333333"/>
              </w:rPr>
            </w:pPr>
            <w:r>
              <w:rPr>
                <w:color w:val="333333"/>
              </w:rPr>
              <w:t>9263186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B00F1C"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1800518E" w14:textId="18408F6C"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4572C6" w14:textId="7FCAEB70"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1ECC8EE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6C37CC" w14:textId="26B71349" w:rsidR="00242376" w:rsidRDefault="00242376" w:rsidP="00242376">
            <w:pPr>
              <w:pStyle w:val="oj-tbl-txt"/>
              <w:spacing w:before="60" w:beforeAutospacing="0" w:after="60" w:afterAutospacing="0" w:line="312" w:lineRule="atLeast"/>
              <w:jc w:val="both"/>
              <w:rPr>
                <w:color w:val="333333"/>
              </w:rPr>
            </w:pPr>
            <w:r>
              <w:rPr>
                <w:color w:val="333333"/>
              </w:rPr>
              <w:t>527.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A590E8" w14:textId="586BAB10" w:rsidR="00242376" w:rsidRDefault="00242376" w:rsidP="00242376">
            <w:pPr>
              <w:pStyle w:val="oj-tbl-txt"/>
              <w:spacing w:before="60" w:beforeAutospacing="0" w:after="60" w:afterAutospacing="0" w:line="312" w:lineRule="atLeast"/>
              <w:jc w:val="both"/>
              <w:rPr>
                <w:color w:val="333333"/>
              </w:rPr>
            </w:pPr>
            <w:r>
              <w:rPr>
                <w:color w:val="333333"/>
              </w:rPr>
              <w:t>STANISLAV GOVORUKHIN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B5019B" w14:textId="358E72F5" w:rsidR="00242376" w:rsidRDefault="00242376" w:rsidP="00242376">
            <w:pPr>
              <w:pStyle w:val="oj-tbl-txt"/>
              <w:spacing w:before="60" w:beforeAutospacing="0" w:after="60" w:afterAutospacing="0" w:line="312" w:lineRule="atLeast"/>
              <w:jc w:val="both"/>
              <w:rPr>
                <w:color w:val="333333"/>
              </w:rPr>
            </w:pPr>
            <w:r>
              <w:rPr>
                <w:color w:val="333333"/>
              </w:rPr>
              <w:t>9621596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DCFB4B"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450B4B4F" w14:textId="1CA1415E"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54F1C9" w14:textId="715573CF"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62A9AD7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93EAF2" w14:textId="7648C308" w:rsidR="00242376" w:rsidRDefault="00242376" w:rsidP="00242376">
            <w:pPr>
              <w:pStyle w:val="oj-tbl-txt"/>
              <w:spacing w:before="60" w:beforeAutospacing="0" w:after="60" w:afterAutospacing="0" w:line="312" w:lineRule="atLeast"/>
              <w:jc w:val="both"/>
              <w:rPr>
                <w:color w:val="333333"/>
              </w:rPr>
            </w:pPr>
            <w:r>
              <w:rPr>
                <w:color w:val="333333"/>
              </w:rPr>
              <w:t>528.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A91F61" w14:textId="606F0D67" w:rsidR="00242376" w:rsidRDefault="00242376" w:rsidP="00242376">
            <w:pPr>
              <w:pStyle w:val="oj-tbl-txt"/>
              <w:spacing w:before="60" w:beforeAutospacing="0" w:after="60" w:afterAutospacing="0" w:line="312" w:lineRule="atLeast"/>
              <w:jc w:val="both"/>
              <w:rPr>
                <w:color w:val="333333"/>
              </w:rPr>
            </w:pPr>
            <w:r>
              <w:rPr>
                <w:color w:val="333333"/>
              </w:rPr>
              <w:t>TRANQUIL SEA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25A16E" w14:textId="1F62203B" w:rsidR="00242376" w:rsidRDefault="00242376" w:rsidP="00242376">
            <w:pPr>
              <w:pStyle w:val="oj-tbl-txt"/>
              <w:spacing w:before="60" w:beforeAutospacing="0" w:after="60" w:afterAutospacing="0" w:line="312" w:lineRule="atLeast"/>
              <w:jc w:val="both"/>
              <w:rPr>
                <w:color w:val="333333"/>
              </w:rPr>
            </w:pPr>
            <w:r>
              <w:rPr>
                <w:color w:val="333333"/>
              </w:rPr>
              <w:t>9323340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7B3BEC"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7AAEE6F4" w14:textId="1CB680F6"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DF115C" w14:textId="207E27FF"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48D1874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71A805" w14:textId="22D1382E" w:rsidR="00242376" w:rsidRDefault="00242376" w:rsidP="00242376">
            <w:pPr>
              <w:pStyle w:val="oj-tbl-txt"/>
              <w:spacing w:before="60" w:beforeAutospacing="0" w:after="60" w:afterAutospacing="0" w:line="312" w:lineRule="atLeast"/>
              <w:jc w:val="both"/>
              <w:rPr>
                <w:color w:val="333333"/>
              </w:rPr>
            </w:pPr>
            <w:r>
              <w:rPr>
                <w:color w:val="333333"/>
              </w:rPr>
              <w:t>529.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479B35" w14:textId="4F650EAF" w:rsidR="00242376" w:rsidRDefault="00242376" w:rsidP="00242376">
            <w:pPr>
              <w:pStyle w:val="oj-tbl-txt"/>
              <w:spacing w:before="60" w:beforeAutospacing="0" w:after="60" w:afterAutospacing="0" w:line="312" w:lineRule="atLeast"/>
              <w:jc w:val="both"/>
              <w:rPr>
                <w:color w:val="333333"/>
              </w:rPr>
            </w:pPr>
            <w:r>
              <w:rPr>
                <w:color w:val="333333"/>
              </w:rPr>
              <w:t>URIEL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1A46D3" w14:textId="72F11E79" w:rsidR="00242376" w:rsidRDefault="00242376" w:rsidP="00242376">
            <w:pPr>
              <w:pStyle w:val="oj-tbl-txt"/>
              <w:spacing w:before="60" w:beforeAutospacing="0" w:after="60" w:afterAutospacing="0" w:line="312" w:lineRule="atLeast"/>
              <w:jc w:val="both"/>
              <w:rPr>
                <w:color w:val="333333"/>
              </w:rPr>
            </w:pPr>
            <w:r>
              <w:rPr>
                <w:color w:val="333333"/>
              </w:rPr>
              <w:t>9336517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2AEC10"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6E1BEF2E" w14:textId="34AEEF11"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 xml:space="preserve">transport crude oil or petroleum products as listed in Annex XXV or mineral products that originate in </w:t>
            </w:r>
            <w:r w:rsidRPr="00623BF3">
              <w:rPr>
                <w:color w:val="333333"/>
                <w:lang w:val="en-US"/>
              </w:rPr>
              <w:lastRenderedPageBreak/>
              <w:t>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B3B272" w14:textId="36161D11" w:rsidR="00242376" w:rsidRDefault="00242376" w:rsidP="00242376">
            <w:pPr>
              <w:pStyle w:val="oj-tbl-txt"/>
              <w:spacing w:before="60" w:beforeAutospacing="0" w:after="60" w:afterAutospacing="0" w:line="312" w:lineRule="atLeast"/>
              <w:jc w:val="both"/>
              <w:rPr>
                <w:color w:val="333333"/>
              </w:rPr>
            </w:pPr>
            <w:r>
              <w:rPr>
                <w:color w:val="333333"/>
              </w:rPr>
              <w:lastRenderedPageBreak/>
              <w:t>24.10.2025</w:t>
            </w:r>
          </w:p>
        </w:tc>
      </w:tr>
      <w:tr w:rsidR="00242376" w:rsidRPr="000A39B3" w14:paraId="1C20AA8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3F4353" w14:textId="0965F05E" w:rsidR="00242376" w:rsidRDefault="00242376" w:rsidP="00242376">
            <w:pPr>
              <w:pStyle w:val="oj-tbl-txt"/>
              <w:spacing w:before="60" w:beforeAutospacing="0" w:after="60" w:afterAutospacing="0" w:line="312" w:lineRule="atLeast"/>
              <w:jc w:val="both"/>
              <w:rPr>
                <w:color w:val="333333"/>
              </w:rPr>
            </w:pPr>
            <w:r>
              <w:rPr>
                <w:color w:val="333333"/>
              </w:rPr>
              <w:t>530.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069826" w14:textId="26C2FBCD" w:rsidR="00242376" w:rsidRDefault="00242376" w:rsidP="00242376">
            <w:pPr>
              <w:pStyle w:val="oj-tbl-txt"/>
              <w:spacing w:before="60" w:beforeAutospacing="0" w:after="60" w:afterAutospacing="0" w:line="312" w:lineRule="atLeast"/>
              <w:jc w:val="both"/>
              <w:rPr>
                <w:color w:val="333333"/>
              </w:rPr>
            </w:pPr>
            <w:r>
              <w:rPr>
                <w:color w:val="333333"/>
              </w:rPr>
              <w:t>VARG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07D135" w14:textId="21429D0C" w:rsidR="00242376" w:rsidRDefault="00242376" w:rsidP="00242376">
            <w:pPr>
              <w:pStyle w:val="oj-tbl-txt"/>
              <w:spacing w:before="60" w:beforeAutospacing="0" w:after="60" w:afterAutospacing="0" w:line="312" w:lineRule="atLeast"/>
              <w:jc w:val="both"/>
              <w:rPr>
                <w:color w:val="333333"/>
              </w:rPr>
            </w:pPr>
            <w:r>
              <w:rPr>
                <w:color w:val="333333"/>
              </w:rPr>
              <w:t>9335094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8FAA55"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11F1AB35" w14:textId="0986319C"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41D8A2" w14:textId="7C29E005"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7CBD68F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3AB145" w14:textId="6D84226A" w:rsidR="00242376" w:rsidRDefault="00242376" w:rsidP="00242376">
            <w:pPr>
              <w:pStyle w:val="oj-tbl-txt"/>
              <w:spacing w:before="60" w:beforeAutospacing="0" w:after="60" w:afterAutospacing="0" w:line="312" w:lineRule="atLeast"/>
              <w:jc w:val="both"/>
              <w:rPr>
                <w:color w:val="333333"/>
              </w:rPr>
            </w:pPr>
            <w:r>
              <w:rPr>
                <w:color w:val="333333"/>
              </w:rPr>
              <w:t>531.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AF6EB1" w14:textId="01292D6E" w:rsidR="00242376" w:rsidRDefault="00242376" w:rsidP="00242376">
            <w:pPr>
              <w:pStyle w:val="oj-tbl-txt"/>
              <w:spacing w:before="60" w:beforeAutospacing="0" w:after="60" w:afterAutospacing="0" w:line="312" w:lineRule="atLeast"/>
              <w:jc w:val="both"/>
              <w:rPr>
                <w:color w:val="333333"/>
              </w:rPr>
            </w:pPr>
            <w:r>
              <w:rPr>
                <w:color w:val="333333"/>
              </w:rPr>
              <w:t>XING CHEN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367934" w14:textId="23C07E40" w:rsidR="00242376" w:rsidRDefault="00242376" w:rsidP="00242376">
            <w:pPr>
              <w:pStyle w:val="oj-tbl-txt"/>
              <w:spacing w:before="60" w:beforeAutospacing="0" w:after="60" w:afterAutospacing="0" w:line="312" w:lineRule="atLeast"/>
              <w:jc w:val="both"/>
              <w:rPr>
                <w:color w:val="333333"/>
              </w:rPr>
            </w:pPr>
            <w:r>
              <w:rPr>
                <w:color w:val="333333"/>
              </w:rPr>
              <w:t>9550682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B813F3"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67D4B839" w14:textId="72E2272E"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AC581E" w14:textId="6906065C"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0BE9C3F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6FAA90" w14:textId="272ED635" w:rsidR="00242376" w:rsidRDefault="00242376" w:rsidP="00242376">
            <w:pPr>
              <w:pStyle w:val="oj-tbl-txt"/>
              <w:spacing w:before="60" w:beforeAutospacing="0" w:after="60" w:afterAutospacing="0" w:line="312" w:lineRule="atLeast"/>
              <w:jc w:val="both"/>
              <w:rPr>
                <w:color w:val="333333"/>
              </w:rPr>
            </w:pPr>
            <w:r>
              <w:rPr>
                <w:color w:val="333333"/>
              </w:rPr>
              <w:t>532.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EF1508" w14:textId="4ADC807A" w:rsidR="00242376" w:rsidRDefault="00242376" w:rsidP="00242376">
            <w:pPr>
              <w:pStyle w:val="oj-tbl-txt"/>
              <w:spacing w:before="60" w:beforeAutospacing="0" w:after="60" w:afterAutospacing="0" w:line="312" w:lineRule="atLeast"/>
              <w:jc w:val="both"/>
              <w:rPr>
                <w:color w:val="333333"/>
              </w:rPr>
            </w:pPr>
            <w:r>
              <w:rPr>
                <w:color w:val="333333"/>
              </w:rPr>
              <w:t>ZAGATALA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0688A8" w14:textId="08399E44" w:rsidR="00242376" w:rsidRDefault="00242376" w:rsidP="00242376">
            <w:pPr>
              <w:pStyle w:val="oj-tbl-txt"/>
              <w:spacing w:before="60" w:beforeAutospacing="0" w:after="60" w:afterAutospacing="0" w:line="312" w:lineRule="atLeast"/>
              <w:jc w:val="both"/>
              <w:rPr>
                <w:color w:val="333333"/>
              </w:rPr>
            </w:pPr>
            <w:r>
              <w:rPr>
                <w:color w:val="333333"/>
              </w:rPr>
              <w:t>9498171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79574B"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1BB56A14" w14:textId="3B16A1C0"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B33AF7" w14:textId="6E4823DB"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65FF339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0F90FB" w14:textId="609471FB" w:rsidR="00242376" w:rsidRDefault="00242376" w:rsidP="00242376">
            <w:pPr>
              <w:pStyle w:val="oj-tbl-txt"/>
              <w:spacing w:before="60" w:beforeAutospacing="0" w:after="60" w:afterAutospacing="0" w:line="312" w:lineRule="atLeast"/>
              <w:jc w:val="both"/>
              <w:rPr>
                <w:color w:val="333333"/>
              </w:rPr>
            </w:pPr>
            <w:r>
              <w:rPr>
                <w:color w:val="333333"/>
              </w:rPr>
              <w:t>533.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39B424" w14:textId="39E599E7" w:rsidR="00242376" w:rsidRDefault="00242376" w:rsidP="00242376">
            <w:pPr>
              <w:pStyle w:val="oj-tbl-txt"/>
              <w:spacing w:before="60" w:beforeAutospacing="0" w:after="60" w:afterAutospacing="0" w:line="312" w:lineRule="atLeast"/>
              <w:jc w:val="both"/>
              <w:rPr>
                <w:color w:val="333333"/>
              </w:rPr>
            </w:pPr>
            <w:r>
              <w:rPr>
                <w:color w:val="333333"/>
              </w:rPr>
              <w:t>ANABAR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C0A372" w14:textId="384E0617" w:rsidR="00242376" w:rsidRDefault="00242376" w:rsidP="00242376">
            <w:pPr>
              <w:pStyle w:val="oj-tbl-txt"/>
              <w:spacing w:before="60" w:beforeAutospacing="0" w:after="60" w:afterAutospacing="0" w:line="312" w:lineRule="atLeast"/>
              <w:jc w:val="both"/>
              <w:rPr>
                <w:color w:val="333333"/>
              </w:rPr>
            </w:pPr>
            <w:r>
              <w:rPr>
                <w:color w:val="333333"/>
              </w:rPr>
              <w:t>9194012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4C6BA9"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534B0223" w14:textId="22CAFAED"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 xml:space="preserve">transport crude oil or petroleum products as listed in Annex XXV or mineral products that originate in Russia or are exported from Russia and practice irregular and high-risk shipping practices as set out in the </w:t>
            </w:r>
            <w:r w:rsidRPr="00623BF3">
              <w:rPr>
                <w:color w:val="333333"/>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9DDB9E" w14:textId="60092957" w:rsidR="00242376" w:rsidRDefault="00242376" w:rsidP="00242376">
            <w:pPr>
              <w:pStyle w:val="oj-tbl-txt"/>
              <w:spacing w:before="60" w:beforeAutospacing="0" w:after="60" w:afterAutospacing="0" w:line="312" w:lineRule="atLeast"/>
              <w:jc w:val="both"/>
              <w:rPr>
                <w:color w:val="333333"/>
              </w:rPr>
            </w:pPr>
            <w:r>
              <w:rPr>
                <w:color w:val="333333"/>
              </w:rPr>
              <w:lastRenderedPageBreak/>
              <w:t>24.10.2025</w:t>
            </w:r>
          </w:p>
        </w:tc>
      </w:tr>
      <w:tr w:rsidR="00242376" w:rsidRPr="000A39B3" w14:paraId="4DAB43A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6BC137" w14:textId="5A83E73D" w:rsidR="00242376" w:rsidRDefault="00242376" w:rsidP="00242376">
            <w:pPr>
              <w:pStyle w:val="oj-tbl-txt"/>
              <w:spacing w:before="60" w:beforeAutospacing="0" w:after="60" w:afterAutospacing="0" w:line="312" w:lineRule="atLeast"/>
              <w:jc w:val="both"/>
              <w:rPr>
                <w:color w:val="333333"/>
              </w:rPr>
            </w:pPr>
            <w:r>
              <w:rPr>
                <w:color w:val="333333"/>
              </w:rPr>
              <w:t>534.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E010C7" w14:textId="114AF9F0" w:rsidR="00242376" w:rsidRDefault="00242376" w:rsidP="00242376">
            <w:pPr>
              <w:pStyle w:val="oj-tbl-txt"/>
              <w:spacing w:before="60" w:beforeAutospacing="0" w:after="60" w:afterAutospacing="0" w:line="312" w:lineRule="atLeast"/>
              <w:jc w:val="both"/>
              <w:rPr>
                <w:color w:val="333333"/>
              </w:rPr>
            </w:pPr>
            <w:r>
              <w:rPr>
                <w:color w:val="333333"/>
              </w:rPr>
              <w:t>BIRTHE THERESI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F08C2B" w14:textId="04631973" w:rsidR="00242376" w:rsidRDefault="00242376" w:rsidP="00242376">
            <w:pPr>
              <w:pStyle w:val="oj-tbl-txt"/>
              <w:spacing w:before="60" w:beforeAutospacing="0" w:after="60" w:afterAutospacing="0" w:line="312" w:lineRule="atLeast"/>
              <w:jc w:val="both"/>
              <w:rPr>
                <w:color w:val="333333"/>
              </w:rPr>
            </w:pPr>
            <w:r>
              <w:rPr>
                <w:color w:val="333333"/>
              </w:rPr>
              <w:t>9083184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D3F929"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4F3E1A59" w14:textId="270A966D"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85A22C" w14:textId="5C39A917"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0FF20F0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4F5D6C" w14:textId="2B18BADD" w:rsidR="00242376" w:rsidRDefault="00242376" w:rsidP="00242376">
            <w:pPr>
              <w:pStyle w:val="oj-tbl-txt"/>
              <w:spacing w:before="60" w:beforeAutospacing="0" w:after="60" w:afterAutospacing="0" w:line="312" w:lineRule="atLeast"/>
              <w:jc w:val="both"/>
              <w:rPr>
                <w:color w:val="333333"/>
              </w:rPr>
            </w:pPr>
            <w:r>
              <w:rPr>
                <w:color w:val="333333"/>
              </w:rPr>
              <w:t>535.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BFC677" w14:textId="6EC56C26" w:rsidR="00242376" w:rsidRDefault="00242376" w:rsidP="00242376">
            <w:pPr>
              <w:pStyle w:val="oj-tbl-txt"/>
              <w:spacing w:before="60" w:beforeAutospacing="0" w:after="60" w:afterAutospacing="0" w:line="312" w:lineRule="atLeast"/>
              <w:jc w:val="both"/>
              <w:rPr>
                <w:color w:val="333333"/>
              </w:rPr>
            </w:pPr>
            <w:r>
              <w:rPr>
                <w:color w:val="333333"/>
              </w:rPr>
              <w:t>BRIONT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2D689F" w14:textId="26D2F307" w:rsidR="00242376" w:rsidRDefault="00242376" w:rsidP="00242376">
            <w:pPr>
              <w:pStyle w:val="oj-tbl-txt"/>
              <w:spacing w:before="60" w:beforeAutospacing="0" w:after="60" w:afterAutospacing="0" w:line="312" w:lineRule="atLeast"/>
              <w:jc w:val="both"/>
              <w:rPr>
                <w:color w:val="333333"/>
              </w:rPr>
            </w:pPr>
            <w:r>
              <w:rPr>
                <w:color w:val="333333"/>
              </w:rPr>
              <w:t>9252955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C22BE3"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4E1367BD" w14:textId="051A5CDD"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7F9E8B" w14:textId="5F694301"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60E999C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36E218" w14:textId="643C6A75" w:rsidR="00242376" w:rsidRDefault="00242376" w:rsidP="00242376">
            <w:pPr>
              <w:pStyle w:val="oj-tbl-txt"/>
              <w:spacing w:before="60" w:beforeAutospacing="0" w:after="60" w:afterAutospacing="0" w:line="312" w:lineRule="atLeast"/>
              <w:jc w:val="both"/>
              <w:rPr>
                <w:color w:val="333333"/>
              </w:rPr>
            </w:pPr>
            <w:r>
              <w:rPr>
                <w:color w:val="333333"/>
              </w:rPr>
              <w:t>536.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8CA429" w14:textId="7CCCF653" w:rsidR="00242376" w:rsidRDefault="00242376" w:rsidP="00242376">
            <w:pPr>
              <w:pStyle w:val="oj-tbl-txt"/>
              <w:spacing w:before="60" w:beforeAutospacing="0" w:after="60" w:afterAutospacing="0" w:line="312" w:lineRule="atLeast"/>
              <w:jc w:val="both"/>
              <w:rPr>
                <w:color w:val="333333"/>
              </w:rPr>
            </w:pPr>
            <w:r>
              <w:rPr>
                <w:color w:val="333333"/>
              </w:rPr>
              <w:t>BRONCO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8292E3" w14:textId="5E12B69A" w:rsidR="00242376" w:rsidRDefault="00242376" w:rsidP="00242376">
            <w:pPr>
              <w:pStyle w:val="oj-tbl-txt"/>
              <w:spacing w:before="60" w:beforeAutospacing="0" w:after="60" w:afterAutospacing="0" w:line="312" w:lineRule="atLeast"/>
              <w:jc w:val="both"/>
              <w:rPr>
                <w:color w:val="333333"/>
              </w:rPr>
            </w:pPr>
            <w:r>
              <w:rPr>
                <w:color w:val="333333"/>
              </w:rPr>
              <w:t>8808525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F413E1"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7A49C7B5" w14:textId="44AB61B9"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7F6243" w14:textId="7DD0DEE1"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4BE496A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BC4CDD" w14:textId="5103546D" w:rsidR="00242376" w:rsidRDefault="00242376" w:rsidP="00242376">
            <w:pPr>
              <w:pStyle w:val="oj-tbl-txt"/>
              <w:spacing w:before="60" w:beforeAutospacing="0" w:after="60" w:afterAutospacing="0" w:line="312" w:lineRule="atLeast"/>
              <w:jc w:val="both"/>
              <w:rPr>
                <w:color w:val="333333"/>
              </w:rPr>
            </w:pPr>
            <w:r>
              <w:rPr>
                <w:color w:val="333333"/>
              </w:rPr>
              <w:t>537.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DDACA0" w14:textId="07CAA8A7" w:rsidR="00242376" w:rsidRDefault="00242376" w:rsidP="00242376">
            <w:pPr>
              <w:pStyle w:val="oj-tbl-txt"/>
              <w:spacing w:before="60" w:beforeAutospacing="0" w:after="60" w:afterAutospacing="0" w:line="312" w:lineRule="atLeast"/>
              <w:jc w:val="both"/>
              <w:rPr>
                <w:color w:val="333333"/>
              </w:rPr>
            </w:pPr>
            <w:r>
              <w:rPr>
                <w:color w:val="333333"/>
              </w:rPr>
              <w:t>FLANDRIA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345727" w14:textId="04B4B3FC" w:rsidR="00242376" w:rsidRDefault="00242376" w:rsidP="00242376">
            <w:pPr>
              <w:pStyle w:val="oj-tbl-txt"/>
              <w:spacing w:before="60" w:beforeAutospacing="0" w:after="60" w:afterAutospacing="0" w:line="312" w:lineRule="atLeast"/>
              <w:jc w:val="both"/>
              <w:rPr>
                <w:color w:val="333333"/>
              </w:rPr>
            </w:pPr>
            <w:r>
              <w:rPr>
                <w:color w:val="333333"/>
              </w:rPr>
              <w:t>8414477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698F8F"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68007BFC" w14:textId="23B51F97"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 xml:space="preserve">transport crude oil or petroleum products as listed in Annex XXV or mineral products that originate in Russia or are exported from Russia and practice irregular and high-risk shipping practices as set out in the International Maritime Organisation </w:t>
            </w:r>
            <w:r w:rsidRPr="00623BF3">
              <w:rPr>
                <w:color w:val="333333"/>
                <w:lang w:val="en-US"/>
              </w:rPr>
              <w:lastRenderedPageBreak/>
              <w:t>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A16675" w14:textId="7689B7FF" w:rsidR="00242376" w:rsidRDefault="00242376" w:rsidP="00242376">
            <w:pPr>
              <w:pStyle w:val="oj-tbl-txt"/>
              <w:spacing w:before="60" w:beforeAutospacing="0" w:after="60" w:afterAutospacing="0" w:line="312" w:lineRule="atLeast"/>
              <w:jc w:val="both"/>
              <w:rPr>
                <w:color w:val="333333"/>
              </w:rPr>
            </w:pPr>
            <w:r>
              <w:rPr>
                <w:color w:val="333333"/>
              </w:rPr>
              <w:lastRenderedPageBreak/>
              <w:t>24.10.2025</w:t>
            </w:r>
          </w:p>
        </w:tc>
      </w:tr>
      <w:tr w:rsidR="00242376" w:rsidRPr="000A39B3" w14:paraId="6D59959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738FB5" w14:textId="1C64B12B" w:rsidR="00242376" w:rsidRDefault="00242376" w:rsidP="00242376">
            <w:pPr>
              <w:pStyle w:val="oj-tbl-txt"/>
              <w:spacing w:before="60" w:beforeAutospacing="0" w:after="60" w:afterAutospacing="0" w:line="312" w:lineRule="atLeast"/>
              <w:jc w:val="both"/>
              <w:rPr>
                <w:color w:val="333333"/>
              </w:rPr>
            </w:pPr>
            <w:r>
              <w:rPr>
                <w:color w:val="333333"/>
              </w:rPr>
              <w:t>538.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5CD7D7" w14:textId="5DED7817" w:rsidR="00242376" w:rsidRDefault="00242376" w:rsidP="00242376">
            <w:pPr>
              <w:pStyle w:val="oj-tbl-txt"/>
              <w:spacing w:before="60" w:beforeAutospacing="0" w:after="60" w:afterAutospacing="0" w:line="312" w:lineRule="atLeast"/>
              <w:jc w:val="both"/>
              <w:rPr>
                <w:color w:val="333333"/>
              </w:rPr>
            </w:pPr>
            <w:r>
              <w:rPr>
                <w:color w:val="333333"/>
              </w:rPr>
              <w:t>MARINSTRAUM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D118B6" w14:textId="7A24F068" w:rsidR="00242376" w:rsidRDefault="00242376" w:rsidP="00242376">
            <w:pPr>
              <w:pStyle w:val="oj-tbl-txt"/>
              <w:spacing w:before="60" w:beforeAutospacing="0" w:after="60" w:afterAutospacing="0" w:line="312" w:lineRule="atLeast"/>
              <w:jc w:val="both"/>
              <w:rPr>
                <w:color w:val="333333"/>
              </w:rPr>
            </w:pPr>
            <w:r>
              <w:rPr>
                <w:color w:val="333333"/>
              </w:rPr>
              <w:t>9390317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27AEC1"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37ADF481" w14:textId="6B680E62"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89D268" w14:textId="11FCB194"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28A625D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CC38A4" w14:textId="26352481" w:rsidR="00242376" w:rsidRDefault="00242376" w:rsidP="00242376">
            <w:pPr>
              <w:pStyle w:val="oj-tbl-txt"/>
              <w:spacing w:before="60" w:beforeAutospacing="0" w:after="60" w:afterAutospacing="0" w:line="312" w:lineRule="atLeast"/>
              <w:jc w:val="both"/>
              <w:rPr>
                <w:color w:val="333333"/>
              </w:rPr>
            </w:pPr>
            <w:r>
              <w:rPr>
                <w:color w:val="333333"/>
              </w:rPr>
              <w:t>539.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A5B861" w14:textId="5FC62302" w:rsidR="00242376" w:rsidRDefault="00242376" w:rsidP="00242376">
            <w:pPr>
              <w:pStyle w:val="oj-tbl-txt"/>
              <w:spacing w:before="60" w:beforeAutospacing="0" w:after="60" w:afterAutospacing="0" w:line="312" w:lineRule="atLeast"/>
              <w:jc w:val="both"/>
              <w:rPr>
                <w:color w:val="333333"/>
              </w:rPr>
            </w:pPr>
            <w:r>
              <w:rPr>
                <w:color w:val="333333"/>
              </w:rPr>
              <w:t>MAVERICK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9F420B" w14:textId="4F39DBC4" w:rsidR="00242376" w:rsidRDefault="00242376" w:rsidP="00242376">
            <w:pPr>
              <w:pStyle w:val="oj-tbl-txt"/>
              <w:spacing w:before="60" w:beforeAutospacing="0" w:after="60" w:afterAutospacing="0" w:line="312" w:lineRule="atLeast"/>
              <w:jc w:val="both"/>
              <w:rPr>
                <w:color w:val="333333"/>
              </w:rPr>
            </w:pPr>
            <w:r>
              <w:rPr>
                <w:color w:val="333333"/>
              </w:rPr>
              <w:t>9321562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B0D873"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65B593E8" w14:textId="106CA359"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F82B6A" w14:textId="32C352A4"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5A899C0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06D359" w14:textId="0A463818" w:rsidR="00242376" w:rsidRDefault="00242376" w:rsidP="00242376">
            <w:pPr>
              <w:pStyle w:val="oj-tbl-txt"/>
              <w:spacing w:before="60" w:beforeAutospacing="0" w:after="60" w:afterAutospacing="0" w:line="312" w:lineRule="atLeast"/>
              <w:jc w:val="both"/>
              <w:rPr>
                <w:color w:val="333333"/>
              </w:rPr>
            </w:pPr>
            <w:r>
              <w:rPr>
                <w:color w:val="333333"/>
              </w:rPr>
              <w:t>540.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E6BBD2" w14:textId="42E2B461" w:rsidR="00242376" w:rsidRDefault="00242376" w:rsidP="00242376">
            <w:pPr>
              <w:pStyle w:val="oj-tbl-txt"/>
              <w:spacing w:before="60" w:beforeAutospacing="0" w:after="60" w:afterAutospacing="0" w:line="312" w:lineRule="atLeast"/>
              <w:jc w:val="both"/>
              <w:rPr>
                <w:color w:val="333333"/>
              </w:rPr>
            </w:pPr>
            <w:r>
              <w:rPr>
                <w:color w:val="333333"/>
              </w:rPr>
              <w:t>NAVIK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C053DC" w14:textId="0E2EC7E8" w:rsidR="00242376" w:rsidRDefault="00242376" w:rsidP="00242376">
            <w:pPr>
              <w:pStyle w:val="oj-tbl-txt"/>
              <w:spacing w:before="60" w:beforeAutospacing="0" w:after="60" w:afterAutospacing="0" w:line="312" w:lineRule="atLeast"/>
              <w:jc w:val="both"/>
              <w:rPr>
                <w:color w:val="333333"/>
              </w:rPr>
            </w:pPr>
            <w:r>
              <w:rPr>
                <w:color w:val="333333"/>
              </w:rPr>
              <w:t>8920579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B7BA84"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705E0053" w14:textId="2A7B2C60"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3F7573" w14:textId="52623138"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0521E2E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32F3C2" w14:textId="1C072316" w:rsidR="00242376" w:rsidRDefault="00242376" w:rsidP="00242376">
            <w:pPr>
              <w:pStyle w:val="oj-tbl-txt"/>
              <w:spacing w:before="60" w:beforeAutospacing="0" w:after="60" w:afterAutospacing="0" w:line="312" w:lineRule="atLeast"/>
              <w:jc w:val="both"/>
              <w:rPr>
                <w:color w:val="333333"/>
              </w:rPr>
            </w:pPr>
            <w:r>
              <w:rPr>
                <w:color w:val="333333"/>
              </w:rPr>
              <w:t>541.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BE3D0E" w14:textId="58D9D27D" w:rsidR="00242376" w:rsidRDefault="00242376" w:rsidP="00242376">
            <w:pPr>
              <w:pStyle w:val="oj-tbl-txt"/>
              <w:spacing w:before="60" w:beforeAutospacing="0" w:after="60" w:afterAutospacing="0" w:line="312" w:lineRule="atLeast"/>
              <w:jc w:val="both"/>
              <w:rPr>
                <w:color w:val="333333"/>
              </w:rPr>
            </w:pPr>
            <w:r>
              <w:rPr>
                <w:color w:val="333333"/>
              </w:rPr>
              <w:t>NEMRUT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392B5D" w14:textId="376CFAE6" w:rsidR="00242376" w:rsidRDefault="00242376" w:rsidP="00242376">
            <w:pPr>
              <w:pStyle w:val="oj-tbl-txt"/>
              <w:spacing w:before="60" w:beforeAutospacing="0" w:after="60" w:afterAutospacing="0" w:line="312" w:lineRule="atLeast"/>
              <w:jc w:val="both"/>
              <w:rPr>
                <w:color w:val="333333"/>
              </w:rPr>
            </w:pPr>
            <w:r>
              <w:rPr>
                <w:color w:val="333333"/>
              </w:rPr>
              <w:t>9439541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E21C33"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36414A34" w14:textId="7F60B7C6"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C8884F" w14:textId="3C7732D2"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5FA65FF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0A1469" w14:textId="43E580EC" w:rsidR="00242376" w:rsidRDefault="00242376" w:rsidP="00242376">
            <w:pPr>
              <w:pStyle w:val="oj-tbl-txt"/>
              <w:spacing w:before="60" w:beforeAutospacing="0" w:after="60" w:afterAutospacing="0" w:line="312" w:lineRule="atLeast"/>
              <w:jc w:val="both"/>
              <w:rPr>
                <w:color w:val="333333"/>
              </w:rPr>
            </w:pPr>
            <w:r>
              <w:rPr>
                <w:color w:val="333333"/>
              </w:rPr>
              <w:lastRenderedPageBreak/>
              <w:t>542.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BDA082" w14:textId="568FC762" w:rsidR="00242376" w:rsidRDefault="00242376" w:rsidP="00242376">
            <w:pPr>
              <w:pStyle w:val="oj-tbl-txt"/>
              <w:spacing w:before="60" w:beforeAutospacing="0" w:after="60" w:afterAutospacing="0" w:line="312" w:lineRule="atLeast"/>
              <w:jc w:val="both"/>
              <w:rPr>
                <w:color w:val="333333"/>
              </w:rPr>
            </w:pPr>
            <w:r>
              <w:rPr>
                <w:color w:val="333333"/>
              </w:rPr>
              <w:t>NILANGA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C3516F" w14:textId="64E0D8C9" w:rsidR="00242376" w:rsidRDefault="00242376" w:rsidP="00242376">
            <w:pPr>
              <w:pStyle w:val="oj-tbl-txt"/>
              <w:spacing w:before="60" w:beforeAutospacing="0" w:after="60" w:afterAutospacing="0" w:line="312" w:lineRule="atLeast"/>
              <w:jc w:val="both"/>
              <w:rPr>
                <w:color w:val="333333"/>
              </w:rPr>
            </w:pPr>
            <w:r>
              <w:rPr>
                <w:color w:val="333333"/>
              </w:rPr>
              <w:t>9412452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E97D39"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7617BE00" w14:textId="3875C441"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E10C6D" w14:textId="18F6D592"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2A8E4C9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BCE45F" w14:textId="506C015A" w:rsidR="00242376" w:rsidRDefault="00242376" w:rsidP="00242376">
            <w:pPr>
              <w:pStyle w:val="oj-tbl-txt"/>
              <w:spacing w:before="60" w:beforeAutospacing="0" w:after="60" w:afterAutospacing="0" w:line="312" w:lineRule="atLeast"/>
              <w:jc w:val="both"/>
              <w:rPr>
                <w:color w:val="333333"/>
              </w:rPr>
            </w:pPr>
            <w:r>
              <w:rPr>
                <w:color w:val="333333"/>
              </w:rPr>
              <w:t>543.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91CF3A" w14:textId="5A7CC631" w:rsidR="00242376" w:rsidRDefault="00242376" w:rsidP="00242376">
            <w:pPr>
              <w:pStyle w:val="oj-tbl-txt"/>
              <w:spacing w:before="60" w:beforeAutospacing="0" w:after="60" w:afterAutospacing="0" w:line="312" w:lineRule="atLeast"/>
              <w:jc w:val="both"/>
              <w:rPr>
                <w:color w:val="333333"/>
              </w:rPr>
            </w:pPr>
            <w:r>
              <w:rPr>
                <w:color w:val="333333"/>
              </w:rPr>
              <w:t>NORDSTRAUM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C7BF30" w14:textId="7FCC203C" w:rsidR="00242376" w:rsidRDefault="00242376" w:rsidP="00242376">
            <w:pPr>
              <w:pStyle w:val="oj-tbl-txt"/>
              <w:spacing w:before="60" w:beforeAutospacing="0" w:after="60" w:afterAutospacing="0" w:line="312" w:lineRule="atLeast"/>
              <w:jc w:val="both"/>
              <w:rPr>
                <w:color w:val="333333"/>
              </w:rPr>
            </w:pPr>
            <w:r>
              <w:rPr>
                <w:color w:val="333333"/>
              </w:rPr>
              <w:t>9036284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FDA737"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5AFE431E" w14:textId="2204C7EB"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61B5F4" w14:textId="2C763B2B"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5050CF4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1D6632" w14:textId="4EC8AE52" w:rsidR="00242376" w:rsidRDefault="00242376" w:rsidP="00242376">
            <w:pPr>
              <w:pStyle w:val="oj-tbl-txt"/>
              <w:spacing w:before="60" w:beforeAutospacing="0" w:after="60" w:afterAutospacing="0" w:line="312" w:lineRule="atLeast"/>
              <w:jc w:val="both"/>
              <w:rPr>
                <w:color w:val="333333"/>
              </w:rPr>
            </w:pPr>
            <w:r>
              <w:rPr>
                <w:color w:val="333333"/>
              </w:rPr>
              <w:t>544.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E6531E" w14:textId="03D4677E" w:rsidR="00242376" w:rsidRDefault="00242376" w:rsidP="00242376">
            <w:pPr>
              <w:pStyle w:val="oj-tbl-txt"/>
              <w:spacing w:before="60" w:beforeAutospacing="0" w:after="60" w:afterAutospacing="0" w:line="312" w:lineRule="atLeast"/>
              <w:jc w:val="both"/>
              <w:rPr>
                <w:color w:val="333333"/>
              </w:rPr>
            </w:pPr>
            <w:r>
              <w:rPr>
                <w:color w:val="333333"/>
              </w:rPr>
              <w:t>NOYABRSK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0FA6A1" w14:textId="06930F3D" w:rsidR="00242376" w:rsidRDefault="00242376" w:rsidP="00242376">
            <w:pPr>
              <w:pStyle w:val="oj-tbl-txt"/>
              <w:spacing w:before="60" w:beforeAutospacing="0" w:after="60" w:afterAutospacing="0" w:line="312" w:lineRule="atLeast"/>
              <w:jc w:val="both"/>
              <w:rPr>
                <w:color w:val="333333"/>
              </w:rPr>
            </w:pPr>
            <w:r>
              <w:rPr>
                <w:color w:val="333333"/>
              </w:rPr>
              <w:t>8915550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BC4F0E"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3878245D" w14:textId="1D31B942"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17CE43" w14:textId="179CE568"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5A22853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2DE3FD" w14:textId="791984BE" w:rsidR="00242376" w:rsidRDefault="00242376" w:rsidP="00242376">
            <w:pPr>
              <w:pStyle w:val="oj-tbl-txt"/>
              <w:spacing w:before="60" w:beforeAutospacing="0" w:after="60" w:afterAutospacing="0" w:line="312" w:lineRule="atLeast"/>
              <w:jc w:val="both"/>
              <w:rPr>
                <w:color w:val="333333"/>
              </w:rPr>
            </w:pPr>
            <w:r>
              <w:rPr>
                <w:color w:val="333333"/>
              </w:rPr>
              <w:t>545.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903607" w14:textId="6306758A" w:rsidR="00242376" w:rsidRDefault="00242376" w:rsidP="00242376">
            <w:pPr>
              <w:pStyle w:val="oj-tbl-txt"/>
              <w:spacing w:before="60" w:beforeAutospacing="0" w:after="60" w:afterAutospacing="0" w:line="312" w:lineRule="atLeast"/>
              <w:jc w:val="both"/>
              <w:rPr>
                <w:color w:val="333333"/>
              </w:rPr>
            </w:pPr>
            <w:r>
              <w:rPr>
                <w:color w:val="333333"/>
              </w:rPr>
              <w:t>OMNI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759192" w14:textId="09D82D8A" w:rsidR="00242376" w:rsidRDefault="00242376" w:rsidP="00242376">
            <w:pPr>
              <w:pStyle w:val="oj-tbl-txt"/>
              <w:spacing w:before="60" w:beforeAutospacing="0" w:after="60" w:afterAutospacing="0" w:line="312" w:lineRule="atLeast"/>
              <w:jc w:val="both"/>
              <w:rPr>
                <w:color w:val="333333"/>
              </w:rPr>
            </w:pPr>
            <w:r>
              <w:rPr>
                <w:color w:val="333333"/>
              </w:rPr>
              <w:t>9400980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57CB05"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2A5E5E84" w14:textId="54144805"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5CA494" w14:textId="291BD36A"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19A02DC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5CE1A6" w14:textId="2B8A5D0E" w:rsidR="00242376" w:rsidRDefault="00242376" w:rsidP="00242376">
            <w:pPr>
              <w:pStyle w:val="oj-tbl-txt"/>
              <w:spacing w:before="60" w:beforeAutospacing="0" w:after="60" w:afterAutospacing="0" w:line="312" w:lineRule="atLeast"/>
              <w:jc w:val="both"/>
              <w:rPr>
                <w:color w:val="333333"/>
              </w:rPr>
            </w:pPr>
            <w:r>
              <w:rPr>
                <w:color w:val="333333"/>
              </w:rPr>
              <w:t>546.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4986BA" w14:textId="7620A9DD" w:rsidR="00242376" w:rsidRDefault="00242376" w:rsidP="00242376">
            <w:pPr>
              <w:pStyle w:val="oj-tbl-txt"/>
              <w:spacing w:before="60" w:beforeAutospacing="0" w:after="60" w:afterAutospacing="0" w:line="312" w:lineRule="atLeast"/>
              <w:jc w:val="both"/>
              <w:rPr>
                <w:color w:val="333333"/>
              </w:rPr>
            </w:pPr>
            <w:r>
              <w:rPr>
                <w:color w:val="333333"/>
              </w:rPr>
              <w:t>OPHELIA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C27D4A" w14:textId="5E2183EF" w:rsidR="00242376" w:rsidRDefault="00242376" w:rsidP="00242376">
            <w:pPr>
              <w:pStyle w:val="oj-tbl-txt"/>
              <w:spacing w:before="60" w:beforeAutospacing="0" w:after="60" w:afterAutospacing="0" w:line="312" w:lineRule="atLeast"/>
              <w:jc w:val="both"/>
              <w:rPr>
                <w:color w:val="333333"/>
              </w:rPr>
            </w:pPr>
            <w:r>
              <w:rPr>
                <w:color w:val="333333"/>
              </w:rPr>
              <w:t>8010427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CF6362"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164D5322" w14:textId="1D246E3C"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lastRenderedPageBreak/>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7AEB43" w14:textId="19A5C027" w:rsidR="00242376" w:rsidRDefault="00242376" w:rsidP="00242376">
            <w:pPr>
              <w:pStyle w:val="oj-tbl-txt"/>
              <w:spacing w:before="60" w:beforeAutospacing="0" w:after="60" w:afterAutospacing="0" w:line="312" w:lineRule="atLeast"/>
              <w:jc w:val="both"/>
              <w:rPr>
                <w:color w:val="333333"/>
              </w:rPr>
            </w:pPr>
            <w:r>
              <w:rPr>
                <w:color w:val="333333"/>
              </w:rPr>
              <w:lastRenderedPageBreak/>
              <w:t>24.10.2025</w:t>
            </w:r>
          </w:p>
        </w:tc>
      </w:tr>
      <w:tr w:rsidR="00242376" w:rsidRPr="000A39B3" w14:paraId="70C64B8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07F25F" w14:textId="06C94F2B" w:rsidR="00242376" w:rsidRDefault="00242376" w:rsidP="00242376">
            <w:pPr>
              <w:pStyle w:val="oj-tbl-txt"/>
              <w:spacing w:before="60" w:beforeAutospacing="0" w:after="60" w:afterAutospacing="0" w:line="312" w:lineRule="atLeast"/>
              <w:jc w:val="both"/>
              <w:rPr>
                <w:color w:val="333333"/>
              </w:rPr>
            </w:pPr>
            <w:r>
              <w:rPr>
                <w:color w:val="333333"/>
              </w:rPr>
              <w:t>547.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E9F544" w14:textId="73EEE488" w:rsidR="00242376" w:rsidRDefault="00242376" w:rsidP="00242376">
            <w:pPr>
              <w:pStyle w:val="oj-tbl-txt"/>
              <w:spacing w:before="60" w:beforeAutospacing="0" w:after="60" w:afterAutospacing="0" w:line="312" w:lineRule="atLeast"/>
              <w:jc w:val="both"/>
              <w:rPr>
                <w:color w:val="333333"/>
              </w:rPr>
            </w:pPr>
            <w:r>
              <w:rPr>
                <w:color w:val="333333"/>
              </w:rPr>
              <w:t>REVANCHE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72E181" w14:textId="2EC2334A" w:rsidR="00242376" w:rsidRDefault="00242376" w:rsidP="00242376">
            <w:pPr>
              <w:pStyle w:val="oj-tbl-txt"/>
              <w:spacing w:before="60" w:beforeAutospacing="0" w:after="60" w:afterAutospacing="0" w:line="312" w:lineRule="atLeast"/>
              <w:jc w:val="both"/>
              <w:rPr>
                <w:color w:val="333333"/>
              </w:rPr>
            </w:pPr>
            <w:r>
              <w:rPr>
                <w:color w:val="333333"/>
              </w:rPr>
              <w:t>9297149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36575A"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6C420DB8" w14:textId="1EC1FDC0"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152F59" w14:textId="13307184"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1307458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AC7DE7" w14:textId="447F825C" w:rsidR="00242376" w:rsidRDefault="00242376" w:rsidP="00242376">
            <w:pPr>
              <w:pStyle w:val="oj-tbl-txt"/>
              <w:spacing w:before="60" w:beforeAutospacing="0" w:after="60" w:afterAutospacing="0" w:line="312" w:lineRule="atLeast"/>
              <w:jc w:val="both"/>
              <w:rPr>
                <w:color w:val="333333"/>
              </w:rPr>
            </w:pPr>
            <w:r>
              <w:rPr>
                <w:color w:val="333333"/>
              </w:rPr>
              <w:t>548.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66EFAB" w14:textId="6AB8E01B" w:rsidR="00242376" w:rsidRDefault="00242376" w:rsidP="00242376">
            <w:pPr>
              <w:pStyle w:val="oj-tbl-txt"/>
              <w:spacing w:before="60" w:beforeAutospacing="0" w:after="60" w:afterAutospacing="0" w:line="312" w:lineRule="atLeast"/>
              <w:jc w:val="both"/>
              <w:rPr>
                <w:color w:val="333333"/>
              </w:rPr>
            </w:pPr>
            <w:r>
              <w:rPr>
                <w:color w:val="333333"/>
              </w:rPr>
              <w:t>RN SAKHALIN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054A69" w14:textId="517A6019" w:rsidR="00242376" w:rsidRDefault="00242376" w:rsidP="00242376">
            <w:pPr>
              <w:pStyle w:val="oj-tbl-txt"/>
              <w:spacing w:before="60" w:beforeAutospacing="0" w:after="60" w:afterAutospacing="0" w:line="312" w:lineRule="atLeast"/>
              <w:jc w:val="both"/>
              <w:rPr>
                <w:color w:val="333333"/>
              </w:rPr>
            </w:pPr>
            <w:r>
              <w:rPr>
                <w:color w:val="333333"/>
              </w:rPr>
              <w:t>9650016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C57553"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68048F6F" w14:textId="5832CD9D"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FF87BE" w14:textId="3006DF6C"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224D905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0282FE" w14:textId="12B5EE7B" w:rsidR="00242376" w:rsidRDefault="00242376" w:rsidP="00242376">
            <w:pPr>
              <w:pStyle w:val="oj-tbl-txt"/>
              <w:spacing w:before="60" w:beforeAutospacing="0" w:after="60" w:afterAutospacing="0" w:line="312" w:lineRule="atLeast"/>
              <w:jc w:val="both"/>
              <w:rPr>
                <w:color w:val="333333"/>
              </w:rPr>
            </w:pPr>
            <w:r>
              <w:rPr>
                <w:color w:val="333333"/>
              </w:rPr>
              <w:t>549.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67F9EE" w14:textId="688A99A8" w:rsidR="00242376" w:rsidRDefault="00242376" w:rsidP="00242376">
            <w:pPr>
              <w:pStyle w:val="oj-tbl-txt"/>
              <w:spacing w:before="60" w:beforeAutospacing="0" w:after="60" w:afterAutospacing="0" w:line="312" w:lineRule="atLeast"/>
              <w:jc w:val="both"/>
              <w:rPr>
                <w:color w:val="333333"/>
              </w:rPr>
            </w:pPr>
            <w:r>
              <w:rPr>
                <w:color w:val="333333"/>
              </w:rPr>
              <w:t>SAMOS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EBE704" w14:textId="2835ABFB" w:rsidR="00242376" w:rsidRDefault="00242376" w:rsidP="00242376">
            <w:pPr>
              <w:pStyle w:val="oj-tbl-txt"/>
              <w:spacing w:before="60" w:beforeAutospacing="0" w:after="60" w:afterAutospacing="0" w:line="312" w:lineRule="atLeast"/>
              <w:jc w:val="both"/>
              <w:rPr>
                <w:color w:val="333333"/>
              </w:rPr>
            </w:pPr>
            <w:r>
              <w:rPr>
                <w:color w:val="333333"/>
              </w:rPr>
              <w:t>9408190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138FE1"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180A7034" w14:textId="3F838075"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7F3628" w14:textId="32E3DA8D"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7E0C541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A85F4F" w14:textId="6A442917" w:rsidR="00242376" w:rsidRDefault="00242376" w:rsidP="00242376">
            <w:pPr>
              <w:pStyle w:val="oj-tbl-txt"/>
              <w:spacing w:before="60" w:beforeAutospacing="0" w:after="60" w:afterAutospacing="0" w:line="312" w:lineRule="atLeast"/>
              <w:jc w:val="both"/>
              <w:rPr>
                <w:color w:val="333333"/>
              </w:rPr>
            </w:pPr>
            <w:r>
              <w:rPr>
                <w:color w:val="333333"/>
              </w:rPr>
              <w:t>550.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5D2887" w14:textId="53E93756" w:rsidR="00242376" w:rsidRDefault="00242376" w:rsidP="00242376">
            <w:pPr>
              <w:pStyle w:val="oj-tbl-txt"/>
              <w:spacing w:before="60" w:beforeAutospacing="0" w:after="60" w:afterAutospacing="0" w:line="312" w:lineRule="atLeast"/>
              <w:jc w:val="both"/>
              <w:rPr>
                <w:color w:val="333333"/>
              </w:rPr>
            </w:pPr>
            <w:r>
              <w:rPr>
                <w:color w:val="333333"/>
              </w:rPr>
              <w:t>SPIRIT 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E879D2" w14:textId="34FCD23B" w:rsidR="00242376" w:rsidRDefault="00242376" w:rsidP="00242376">
            <w:pPr>
              <w:pStyle w:val="oj-tbl-txt"/>
              <w:spacing w:before="60" w:beforeAutospacing="0" w:after="60" w:afterAutospacing="0" w:line="312" w:lineRule="atLeast"/>
              <w:jc w:val="both"/>
              <w:rPr>
                <w:color w:val="333333"/>
              </w:rPr>
            </w:pPr>
            <w:r>
              <w:rPr>
                <w:color w:val="333333"/>
              </w:rPr>
              <w:t>9409259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1A022A"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2B96184D" w14:textId="1AD1F235"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 xml:space="preserve">transport crude oil or petroleum products as listed in Annex XXV or mineral products that originate in </w:t>
            </w:r>
            <w:r w:rsidRPr="00623BF3">
              <w:rPr>
                <w:color w:val="333333"/>
                <w:lang w:val="en-US"/>
              </w:rPr>
              <w:lastRenderedPageBreak/>
              <w:t>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2EFF7E" w14:textId="034592C8" w:rsidR="00242376" w:rsidRDefault="00242376" w:rsidP="00242376">
            <w:pPr>
              <w:pStyle w:val="oj-tbl-txt"/>
              <w:spacing w:before="60" w:beforeAutospacing="0" w:after="60" w:afterAutospacing="0" w:line="312" w:lineRule="atLeast"/>
              <w:jc w:val="both"/>
              <w:rPr>
                <w:color w:val="333333"/>
              </w:rPr>
            </w:pPr>
            <w:r>
              <w:rPr>
                <w:color w:val="333333"/>
              </w:rPr>
              <w:lastRenderedPageBreak/>
              <w:t>24.10.2025</w:t>
            </w:r>
          </w:p>
        </w:tc>
      </w:tr>
      <w:tr w:rsidR="00242376" w:rsidRPr="000A39B3" w14:paraId="09617C5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0410D0" w14:textId="1F1CA6A0" w:rsidR="00242376" w:rsidRDefault="00242376" w:rsidP="00242376">
            <w:pPr>
              <w:pStyle w:val="oj-tbl-txt"/>
              <w:spacing w:before="60" w:beforeAutospacing="0" w:after="60" w:afterAutospacing="0" w:line="312" w:lineRule="atLeast"/>
              <w:jc w:val="both"/>
              <w:rPr>
                <w:color w:val="333333"/>
              </w:rPr>
            </w:pPr>
            <w:r>
              <w:rPr>
                <w:color w:val="333333"/>
              </w:rPr>
              <w:t>551.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05D69A" w14:textId="293102CC" w:rsidR="00242376" w:rsidRDefault="00242376" w:rsidP="00242376">
            <w:pPr>
              <w:pStyle w:val="oj-tbl-txt"/>
              <w:spacing w:before="60" w:beforeAutospacing="0" w:after="60" w:afterAutospacing="0" w:line="312" w:lineRule="atLeast"/>
              <w:jc w:val="both"/>
              <w:rPr>
                <w:color w:val="333333"/>
              </w:rPr>
            </w:pPr>
            <w:r>
              <w:rPr>
                <w:color w:val="333333"/>
              </w:rPr>
              <w:t>TAGOR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06A006" w14:textId="58451F34" w:rsidR="00242376" w:rsidRDefault="00242376" w:rsidP="00242376">
            <w:pPr>
              <w:pStyle w:val="oj-tbl-txt"/>
              <w:spacing w:before="60" w:beforeAutospacing="0" w:after="60" w:afterAutospacing="0" w:line="312" w:lineRule="atLeast"/>
              <w:jc w:val="both"/>
              <w:rPr>
                <w:color w:val="333333"/>
              </w:rPr>
            </w:pPr>
            <w:r>
              <w:rPr>
                <w:color w:val="333333"/>
              </w:rPr>
              <w:t>9282481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CAF896"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1935C400" w14:textId="7BAF8581"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ACE1DC" w14:textId="17A19F2D"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76FB030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EC3845" w14:textId="2E6437D2" w:rsidR="00242376" w:rsidRDefault="00242376" w:rsidP="00242376">
            <w:pPr>
              <w:pStyle w:val="oj-tbl-txt"/>
              <w:spacing w:before="60" w:beforeAutospacing="0" w:after="60" w:afterAutospacing="0" w:line="312" w:lineRule="atLeast"/>
              <w:jc w:val="both"/>
              <w:rPr>
                <w:color w:val="333333"/>
              </w:rPr>
            </w:pPr>
            <w:r>
              <w:rPr>
                <w:color w:val="333333"/>
              </w:rPr>
              <w:t>552.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37BC62" w14:textId="55BE4F26" w:rsidR="00242376" w:rsidRDefault="00242376" w:rsidP="00242376">
            <w:pPr>
              <w:pStyle w:val="oj-tbl-txt"/>
              <w:spacing w:before="60" w:beforeAutospacing="0" w:after="60" w:afterAutospacing="0" w:line="312" w:lineRule="atLeast"/>
              <w:jc w:val="both"/>
              <w:rPr>
                <w:color w:val="333333"/>
              </w:rPr>
            </w:pPr>
            <w:r>
              <w:rPr>
                <w:color w:val="333333"/>
              </w:rPr>
              <w:t>TANGO 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42C541" w14:textId="00EF592C" w:rsidR="00242376" w:rsidRDefault="00242376" w:rsidP="00242376">
            <w:pPr>
              <w:pStyle w:val="oj-tbl-txt"/>
              <w:spacing w:before="60" w:beforeAutospacing="0" w:after="60" w:afterAutospacing="0" w:line="312" w:lineRule="atLeast"/>
              <w:jc w:val="both"/>
              <w:rPr>
                <w:color w:val="333333"/>
              </w:rPr>
            </w:pPr>
            <w:r>
              <w:rPr>
                <w:color w:val="333333"/>
              </w:rPr>
              <w:t>9389071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3CA3D4"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4D963DA8" w14:textId="2665FAB9"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C83737" w14:textId="31505038"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7D45D56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AF4F40" w14:textId="712232FB" w:rsidR="00242376" w:rsidRDefault="00242376" w:rsidP="00242376">
            <w:pPr>
              <w:pStyle w:val="oj-tbl-txt"/>
              <w:spacing w:before="60" w:beforeAutospacing="0" w:after="60" w:afterAutospacing="0" w:line="312" w:lineRule="atLeast"/>
              <w:jc w:val="both"/>
              <w:rPr>
                <w:color w:val="333333"/>
              </w:rPr>
            </w:pPr>
            <w:r>
              <w:rPr>
                <w:color w:val="333333"/>
              </w:rPr>
              <w:t>553.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8016E6" w14:textId="480AC1B1" w:rsidR="00242376" w:rsidRDefault="00242376" w:rsidP="00242376">
            <w:pPr>
              <w:pStyle w:val="oj-tbl-txt"/>
              <w:spacing w:before="60" w:beforeAutospacing="0" w:after="60" w:afterAutospacing="0" w:line="312" w:lineRule="atLeast"/>
              <w:jc w:val="both"/>
              <w:rPr>
                <w:color w:val="333333"/>
              </w:rPr>
            </w:pPr>
            <w:r>
              <w:rPr>
                <w:color w:val="333333"/>
              </w:rPr>
              <w:t>AURA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FB6EC9" w14:textId="5FB57C8A" w:rsidR="00242376" w:rsidRDefault="00242376" w:rsidP="00242376">
            <w:pPr>
              <w:pStyle w:val="oj-tbl-txt"/>
              <w:spacing w:before="60" w:beforeAutospacing="0" w:after="60" w:afterAutospacing="0" w:line="312" w:lineRule="atLeast"/>
              <w:jc w:val="both"/>
              <w:rPr>
                <w:color w:val="333333"/>
              </w:rPr>
            </w:pPr>
            <w:r>
              <w:rPr>
                <w:color w:val="333333"/>
              </w:rPr>
              <w:t>9472634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77A0C9"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32D6112D" w14:textId="18601304"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5DC470" w14:textId="38C64BAF"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7011FA9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18ACA7" w14:textId="2A523A23" w:rsidR="00242376" w:rsidRDefault="00242376" w:rsidP="00242376">
            <w:pPr>
              <w:pStyle w:val="oj-tbl-txt"/>
              <w:spacing w:before="60" w:beforeAutospacing="0" w:after="60" w:afterAutospacing="0" w:line="312" w:lineRule="atLeast"/>
              <w:jc w:val="both"/>
              <w:rPr>
                <w:color w:val="333333"/>
              </w:rPr>
            </w:pPr>
            <w:r>
              <w:rPr>
                <w:color w:val="333333"/>
              </w:rPr>
              <w:t>554.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A47395" w14:textId="2F8D2815" w:rsidR="00242376" w:rsidRDefault="00242376" w:rsidP="00242376">
            <w:pPr>
              <w:pStyle w:val="oj-tbl-txt"/>
              <w:spacing w:before="60" w:beforeAutospacing="0" w:after="60" w:afterAutospacing="0" w:line="312" w:lineRule="atLeast"/>
              <w:jc w:val="both"/>
              <w:rPr>
                <w:color w:val="333333"/>
              </w:rPr>
            </w:pPr>
            <w:r>
              <w:rPr>
                <w:color w:val="333333"/>
              </w:rPr>
              <w:t>BERGEN 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F31124" w14:textId="55477F86" w:rsidR="00242376" w:rsidRDefault="00242376" w:rsidP="00242376">
            <w:pPr>
              <w:pStyle w:val="oj-tbl-txt"/>
              <w:spacing w:before="60" w:beforeAutospacing="0" w:after="60" w:afterAutospacing="0" w:line="312" w:lineRule="atLeast"/>
              <w:jc w:val="both"/>
              <w:rPr>
                <w:color w:val="333333"/>
              </w:rPr>
            </w:pPr>
            <w:r>
              <w:rPr>
                <w:color w:val="333333"/>
              </w:rPr>
              <w:t>8918540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F425FA"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46E56F37" w14:textId="5B61A9AE"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 xml:space="preserve">transport crude oil or petroleum products as listed in Annex XXV or mineral products that originate in Russia or are exported from Russia and practice irregular and high-risk shipping practices as set out in the </w:t>
            </w:r>
            <w:r w:rsidRPr="00623BF3">
              <w:rPr>
                <w:color w:val="333333"/>
                <w:lang w:val="en-US"/>
              </w:rPr>
              <w:lastRenderedPageBreak/>
              <w:t>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E8625A" w14:textId="4CB76B73" w:rsidR="00242376" w:rsidRDefault="00242376" w:rsidP="00242376">
            <w:pPr>
              <w:pStyle w:val="oj-tbl-txt"/>
              <w:spacing w:before="60" w:beforeAutospacing="0" w:after="60" w:afterAutospacing="0" w:line="312" w:lineRule="atLeast"/>
              <w:jc w:val="both"/>
              <w:rPr>
                <w:color w:val="333333"/>
              </w:rPr>
            </w:pPr>
            <w:r>
              <w:rPr>
                <w:color w:val="333333"/>
              </w:rPr>
              <w:lastRenderedPageBreak/>
              <w:t>24.10.2025</w:t>
            </w:r>
          </w:p>
        </w:tc>
      </w:tr>
      <w:tr w:rsidR="00242376" w:rsidRPr="000A39B3" w14:paraId="01A63EB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C6B82F" w14:textId="33A2028E" w:rsidR="00242376" w:rsidRDefault="00242376" w:rsidP="00242376">
            <w:pPr>
              <w:pStyle w:val="oj-tbl-txt"/>
              <w:spacing w:before="60" w:beforeAutospacing="0" w:after="60" w:afterAutospacing="0" w:line="312" w:lineRule="atLeast"/>
              <w:jc w:val="both"/>
              <w:rPr>
                <w:color w:val="333333"/>
              </w:rPr>
            </w:pPr>
            <w:r>
              <w:rPr>
                <w:color w:val="333333"/>
              </w:rPr>
              <w:t>555.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94DABB" w14:textId="6948CB03" w:rsidR="00242376" w:rsidRDefault="00242376" w:rsidP="00242376">
            <w:pPr>
              <w:pStyle w:val="oj-tbl-txt"/>
              <w:spacing w:before="60" w:beforeAutospacing="0" w:after="60" w:afterAutospacing="0" w:line="312" w:lineRule="atLeast"/>
              <w:jc w:val="both"/>
              <w:rPr>
                <w:color w:val="333333"/>
              </w:rPr>
            </w:pPr>
            <w:r>
              <w:rPr>
                <w:color w:val="333333"/>
              </w:rPr>
              <w:t>EVERDINE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983B48" w14:textId="28A13298" w:rsidR="00242376" w:rsidRDefault="00242376" w:rsidP="00242376">
            <w:pPr>
              <w:pStyle w:val="oj-tbl-txt"/>
              <w:spacing w:before="60" w:beforeAutospacing="0" w:after="60" w:afterAutospacing="0" w:line="312" w:lineRule="atLeast"/>
              <w:jc w:val="both"/>
              <w:rPr>
                <w:color w:val="333333"/>
              </w:rPr>
            </w:pPr>
            <w:r>
              <w:rPr>
                <w:color w:val="333333"/>
              </w:rPr>
              <w:t>9382073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1EB866"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6E272307" w14:textId="74951052"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77B6A1" w14:textId="15A00FE1"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46F6297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BFDE0C" w14:textId="388DE868" w:rsidR="00242376" w:rsidRDefault="00242376" w:rsidP="00242376">
            <w:pPr>
              <w:pStyle w:val="oj-tbl-txt"/>
              <w:spacing w:before="60" w:beforeAutospacing="0" w:after="60" w:afterAutospacing="0" w:line="312" w:lineRule="atLeast"/>
              <w:jc w:val="both"/>
              <w:rPr>
                <w:color w:val="333333"/>
              </w:rPr>
            </w:pPr>
            <w:r>
              <w:rPr>
                <w:color w:val="333333"/>
              </w:rPr>
              <w:t>556.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B652B9" w14:textId="3719A411" w:rsidR="00242376" w:rsidRPr="00623BF3" w:rsidRDefault="00242376" w:rsidP="00242376">
            <w:pPr>
              <w:pStyle w:val="oj-tbl-txt"/>
              <w:spacing w:before="60" w:beforeAutospacing="0" w:after="60" w:afterAutospacing="0" w:line="312" w:lineRule="atLeast"/>
              <w:jc w:val="both"/>
              <w:rPr>
                <w:color w:val="333333"/>
                <w:lang w:val="en-US"/>
              </w:rPr>
            </w:pPr>
            <w:r w:rsidRPr="00623BF3">
              <w:rPr>
                <w:color w:val="333333"/>
                <w:lang w:val="en-US"/>
              </w:rPr>
              <w:t>NOVA CREST (formerly HASAN EAST)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90326A" w14:textId="6DB7E22F" w:rsidR="00242376" w:rsidRDefault="00242376" w:rsidP="00242376">
            <w:pPr>
              <w:pStyle w:val="oj-tbl-txt"/>
              <w:spacing w:before="60" w:beforeAutospacing="0" w:after="60" w:afterAutospacing="0" w:line="312" w:lineRule="atLeast"/>
              <w:jc w:val="both"/>
              <w:rPr>
                <w:color w:val="333333"/>
              </w:rPr>
            </w:pPr>
            <w:r>
              <w:rPr>
                <w:color w:val="333333"/>
              </w:rPr>
              <w:t>9292046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6D2640"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27EAD09F" w14:textId="706144C8"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521B81" w14:textId="5E989D32"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4CD44C5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A1689C" w14:textId="1FD380C6" w:rsidR="00242376" w:rsidRDefault="00242376" w:rsidP="00242376">
            <w:pPr>
              <w:pStyle w:val="oj-tbl-txt"/>
              <w:spacing w:before="60" w:beforeAutospacing="0" w:after="60" w:afterAutospacing="0" w:line="312" w:lineRule="atLeast"/>
              <w:jc w:val="both"/>
              <w:rPr>
                <w:color w:val="333333"/>
              </w:rPr>
            </w:pPr>
            <w:r>
              <w:rPr>
                <w:color w:val="333333"/>
              </w:rPr>
              <w:t>557.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371339" w14:textId="0FFFFE34" w:rsidR="00242376" w:rsidRDefault="00242376" w:rsidP="00242376">
            <w:pPr>
              <w:pStyle w:val="oj-tbl-txt"/>
              <w:spacing w:before="60" w:beforeAutospacing="0" w:after="60" w:afterAutospacing="0" w:line="312" w:lineRule="atLeast"/>
              <w:jc w:val="both"/>
              <w:rPr>
                <w:color w:val="333333"/>
              </w:rPr>
            </w:pPr>
            <w:r>
              <w:rPr>
                <w:color w:val="333333"/>
              </w:rPr>
              <w:t>MEGION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E93092" w14:textId="6AC7D54C" w:rsidR="00242376" w:rsidRDefault="00242376" w:rsidP="00242376">
            <w:pPr>
              <w:pStyle w:val="oj-tbl-txt"/>
              <w:spacing w:before="60" w:beforeAutospacing="0" w:after="60" w:afterAutospacing="0" w:line="312" w:lineRule="atLeast"/>
              <w:jc w:val="both"/>
              <w:rPr>
                <w:color w:val="333333"/>
              </w:rPr>
            </w:pPr>
            <w:r>
              <w:rPr>
                <w:color w:val="333333"/>
              </w:rPr>
              <w:t>9590137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4EBE99"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1AF93A17" w14:textId="5AF29BF8"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365128" w14:textId="28564F43"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46101B7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CFD881" w14:textId="122B92D6" w:rsidR="00242376" w:rsidRDefault="00242376" w:rsidP="00242376">
            <w:pPr>
              <w:pStyle w:val="oj-tbl-txt"/>
              <w:spacing w:before="60" w:beforeAutospacing="0" w:after="60" w:afterAutospacing="0" w:line="312" w:lineRule="atLeast"/>
              <w:jc w:val="both"/>
              <w:rPr>
                <w:color w:val="333333"/>
              </w:rPr>
            </w:pPr>
            <w:r>
              <w:rPr>
                <w:color w:val="333333"/>
              </w:rPr>
              <w:t>558.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B18D13" w14:textId="2CACD8E3" w:rsidR="00242376" w:rsidRDefault="00242376" w:rsidP="00242376">
            <w:pPr>
              <w:pStyle w:val="oj-tbl-txt"/>
              <w:spacing w:before="60" w:beforeAutospacing="0" w:after="60" w:afterAutospacing="0" w:line="312" w:lineRule="atLeast"/>
              <w:jc w:val="both"/>
              <w:rPr>
                <w:color w:val="333333"/>
              </w:rPr>
            </w:pPr>
            <w:r>
              <w:rPr>
                <w:color w:val="333333"/>
              </w:rPr>
              <w:t>MELITO CARRIER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7E054B" w14:textId="7E093854" w:rsidR="00242376" w:rsidRDefault="00242376" w:rsidP="00242376">
            <w:pPr>
              <w:pStyle w:val="oj-tbl-txt"/>
              <w:spacing w:before="60" w:beforeAutospacing="0" w:after="60" w:afterAutospacing="0" w:line="312" w:lineRule="atLeast"/>
              <w:jc w:val="both"/>
              <w:rPr>
                <w:color w:val="333333"/>
              </w:rPr>
            </w:pPr>
            <w:r>
              <w:rPr>
                <w:color w:val="333333"/>
              </w:rPr>
              <w:t>8920581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C2F3BD" w14:textId="77777777" w:rsidR="00242376" w:rsidRDefault="00242376" w:rsidP="00242376">
            <w:pPr>
              <w:pStyle w:val="oj-tbl-txt"/>
              <w:spacing w:before="60" w:beforeAutospacing="0" w:after="60" w:afterAutospacing="0" w:line="312" w:lineRule="atLeast"/>
              <w:rPr>
                <w:color w:val="333333"/>
              </w:rPr>
            </w:pPr>
            <w:r>
              <w:rPr>
                <w:color w:val="333333"/>
              </w:rPr>
              <w:t>Article 3s(2), point (b):</w:t>
            </w:r>
          </w:p>
          <w:p w14:paraId="589DDD98" w14:textId="4C0D7200"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 xml:space="preserve">transport crude oil or petroleum products as listed in Annex XXV or mineral products that originate in Russia or are exported from Russia and practice irregular and high-risk shipping practices as set out in the International Maritime Organisation </w:t>
            </w:r>
            <w:r w:rsidRPr="00623BF3">
              <w:rPr>
                <w:color w:val="333333"/>
                <w:lang w:val="en-US"/>
              </w:rPr>
              <w:lastRenderedPageBreak/>
              <w:t>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4AF7C5" w14:textId="3ADB49C2" w:rsidR="00242376" w:rsidRDefault="00242376" w:rsidP="00242376">
            <w:pPr>
              <w:pStyle w:val="oj-tbl-txt"/>
              <w:spacing w:before="60" w:beforeAutospacing="0" w:after="60" w:afterAutospacing="0" w:line="312" w:lineRule="atLeast"/>
              <w:jc w:val="both"/>
              <w:rPr>
                <w:color w:val="333333"/>
              </w:rPr>
            </w:pPr>
            <w:r>
              <w:rPr>
                <w:color w:val="333333"/>
              </w:rPr>
              <w:lastRenderedPageBreak/>
              <w:t>24.10.2025</w:t>
            </w:r>
          </w:p>
        </w:tc>
      </w:tr>
      <w:tr w:rsidR="00242376" w:rsidRPr="000A39B3" w14:paraId="5D9758C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FA17A4" w14:textId="09A97690" w:rsidR="00242376" w:rsidRDefault="00242376" w:rsidP="00242376">
            <w:pPr>
              <w:pStyle w:val="oj-tbl-txt"/>
              <w:spacing w:before="60" w:beforeAutospacing="0" w:after="60" w:afterAutospacing="0" w:line="312" w:lineRule="atLeast"/>
              <w:jc w:val="both"/>
              <w:rPr>
                <w:color w:val="333333"/>
              </w:rPr>
            </w:pPr>
            <w:r>
              <w:rPr>
                <w:color w:val="333333"/>
              </w:rPr>
              <w:t>559.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69DAFF" w14:textId="4536390B" w:rsidR="00242376" w:rsidRDefault="00242376" w:rsidP="00242376">
            <w:pPr>
              <w:pStyle w:val="oj-tbl-txt"/>
              <w:spacing w:before="60" w:beforeAutospacing="0" w:after="60" w:afterAutospacing="0" w:line="312" w:lineRule="atLeast"/>
              <w:jc w:val="both"/>
              <w:rPr>
                <w:color w:val="333333"/>
              </w:rPr>
            </w:pPr>
            <w:r>
              <w:rPr>
                <w:color w:val="333333"/>
              </w:rPr>
              <w:t>RYAZAN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03628C" w14:textId="4C3746D1" w:rsidR="00242376" w:rsidRDefault="00242376" w:rsidP="00242376">
            <w:pPr>
              <w:pStyle w:val="oj-tbl-txt"/>
              <w:spacing w:before="60" w:beforeAutospacing="0" w:after="60" w:afterAutospacing="0" w:line="312" w:lineRule="atLeast"/>
              <w:jc w:val="both"/>
              <w:rPr>
                <w:color w:val="333333"/>
              </w:rPr>
            </w:pPr>
            <w:r>
              <w:rPr>
                <w:color w:val="333333"/>
              </w:rPr>
              <w:t>8915548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A4A85F"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6BE85CB7" w14:textId="6ADC4CA7"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39B9BD" w14:textId="2075A485"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30EC7BD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36CC2D" w14:textId="5C3553E9" w:rsidR="00242376" w:rsidRDefault="00242376" w:rsidP="00242376">
            <w:pPr>
              <w:pStyle w:val="oj-tbl-txt"/>
              <w:spacing w:before="60" w:beforeAutospacing="0" w:after="60" w:afterAutospacing="0" w:line="312" w:lineRule="atLeast"/>
              <w:jc w:val="both"/>
              <w:rPr>
                <w:color w:val="333333"/>
              </w:rPr>
            </w:pPr>
            <w:r>
              <w:rPr>
                <w:color w:val="333333"/>
              </w:rPr>
              <w:t>560.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439F0E" w14:textId="04E10A6F" w:rsidR="00242376" w:rsidRDefault="00242376" w:rsidP="00242376">
            <w:pPr>
              <w:pStyle w:val="oj-tbl-txt"/>
              <w:spacing w:before="60" w:beforeAutospacing="0" w:after="60" w:afterAutospacing="0" w:line="312" w:lineRule="atLeast"/>
              <w:jc w:val="both"/>
              <w:rPr>
                <w:color w:val="333333"/>
              </w:rPr>
            </w:pPr>
            <w:r>
              <w:rPr>
                <w:color w:val="333333"/>
              </w:rPr>
              <w:t>SEA OWL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39CB94" w14:textId="4859F04F" w:rsidR="00242376" w:rsidRDefault="00242376" w:rsidP="00242376">
            <w:pPr>
              <w:pStyle w:val="oj-tbl-txt"/>
              <w:spacing w:before="60" w:beforeAutospacing="0" w:after="60" w:afterAutospacing="0" w:line="312" w:lineRule="atLeast"/>
              <w:jc w:val="both"/>
              <w:rPr>
                <w:color w:val="333333"/>
              </w:rPr>
            </w:pPr>
            <w:r>
              <w:rPr>
                <w:color w:val="333333"/>
              </w:rPr>
              <w:t>9321172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64D214"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6043D165" w14:textId="5FDC18C3"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C4E75C" w14:textId="19AEE654"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30AE06F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5751D3" w14:textId="65C6F729" w:rsidR="00242376" w:rsidRDefault="00242376" w:rsidP="00242376">
            <w:pPr>
              <w:pStyle w:val="oj-tbl-txt"/>
              <w:spacing w:before="60" w:beforeAutospacing="0" w:after="60" w:afterAutospacing="0" w:line="312" w:lineRule="atLeast"/>
              <w:jc w:val="both"/>
              <w:rPr>
                <w:color w:val="333333"/>
              </w:rPr>
            </w:pPr>
            <w:r>
              <w:rPr>
                <w:color w:val="333333"/>
              </w:rPr>
              <w:t>561.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EAF560" w14:textId="1D04C726" w:rsidR="00242376" w:rsidRDefault="00242376" w:rsidP="00242376">
            <w:pPr>
              <w:pStyle w:val="oj-tbl-txt"/>
              <w:spacing w:before="60" w:beforeAutospacing="0" w:after="60" w:afterAutospacing="0" w:line="312" w:lineRule="atLeast"/>
              <w:jc w:val="both"/>
              <w:rPr>
                <w:color w:val="333333"/>
              </w:rPr>
            </w:pPr>
            <w:r>
              <w:rPr>
                <w:color w:val="333333"/>
              </w:rPr>
              <w:t>THOTH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D4491A" w14:textId="5B58BBD1" w:rsidR="00242376" w:rsidRDefault="00242376" w:rsidP="00242376">
            <w:pPr>
              <w:pStyle w:val="oj-tbl-txt"/>
              <w:spacing w:before="60" w:beforeAutospacing="0" w:after="60" w:afterAutospacing="0" w:line="312" w:lineRule="atLeast"/>
              <w:jc w:val="both"/>
              <w:rPr>
                <w:color w:val="333333"/>
              </w:rPr>
            </w:pPr>
            <w:r>
              <w:rPr>
                <w:color w:val="333333"/>
              </w:rPr>
              <w:t>9164718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2A37E9"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1205537F" w14:textId="4CAFD091"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60FBEF" w14:textId="0FE12C50"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1B03875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4F3231" w14:textId="4C6DA02D" w:rsidR="00242376" w:rsidRDefault="00242376" w:rsidP="00242376">
            <w:pPr>
              <w:pStyle w:val="oj-tbl-txt"/>
              <w:spacing w:before="60" w:beforeAutospacing="0" w:after="60" w:afterAutospacing="0" w:line="312" w:lineRule="atLeast"/>
              <w:jc w:val="both"/>
              <w:rPr>
                <w:color w:val="333333"/>
              </w:rPr>
            </w:pPr>
            <w:r>
              <w:rPr>
                <w:color w:val="333333"/>
              </w:rPr>
              <w:t>562.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453534" w14:textId="24A6B125" w:rsidR="00242376" w:rsidRDefault="00242376" w:rsidP="00242376">
            <w:pPr>
              <w:pStyle w:val="oj-tbl-txt"/>
              <w:spacing w:before="60" w:beforeAutospacing="0" w:after="60" w:afterAutospacing="0" w:line="312" w:lineRule="atLeast"/>
              <w:jc w:val="both"/>
              <w:rPr>
                <w:color w:val="333333"/>
              </w:rPr>
            </w:pPr>
            <w:r>
              <w:rPr>
                <w:color w:val="333333"/>
              </w:rPr>
              <w:t>VANINO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16D698" w14:textId="29E6A745" w:rsidR="00242376" w:rsidRDefault="00242376" w:rsidP="00242376">
            <w:pPr>
              <w:pStyle w:val="oj-tbl-txt"/>
              <w:spacing w:before="60" w:beforeAutospacing="0" w:after="60" w:afterAutospacing="0" w:line="312" w:lineRule="atLeast"/>
              <w:jc w:val="both"/>
              <w:rPr>
                <w:color w:val="333333"/>
              </w:rPr>
            </w:pPr>
            <w:r>
              <w:rPr>
                <w:color w:val="333333"/>
              </w:rPr>
              <w:t>8724779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ABB8D8"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753362BA" w14:textId="26DEE17B"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F5F6DC9" w14:textId="4F7CE933"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6F34AB3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6D08B2" w14:textId="060B283E" w:rsidR="00242376" w:rsidRDefault="00242376" w:rsidP="00242376">
            <w:pPr>
              <w:pStyle w:val="oj-tbl-txt"/>
              <w:spacing w:before="60" w:beforeAutospacing="0" w:after="60" w:afterAutospacing="0" w:line="312" w:lineRule="atLeast"/>
              <w:jc w:val="both"/>
              <w:rPr>
                <w:color w:val="333333"/>
              </w:rPr>
            </w:pPr>
            <w:r>
              <w:rPr>
                <w:color w:val="333333"/>
              </w:rPr>
              <w:lastRenderedPageBreak/>
              <w:t>563.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F395E9" w14:textId="75137669" w:rsidR="00242376" w:rsidRDefault="00242376" w:rsidP="00242376">
            <w:pPr>
              <w:pStyle w:val="oj-tbl-txt"/>
              <w:spacing w:before="60" w:beforeAutospacing="0" w:after="60" w:afterAutospacing="0" w:line="312" w:lineRule="atLeast"/>
              <w:jc w:val="both"/>
              <w:rPr>
                <w:color w:val="333333"/>
              </w:rPr>
            </w:pPr>
            <w:r>
              <w:rPr>
                <w:color w:val="333333"/>
              </w:rPr>
              <w:t>VASILY LANOVOY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CB1895" w14:textId="06B29A93" w:rsidR="00242376" w:rsidRDefault="00242376" w:rsidP="00242376">
            <w:pPr>
              <w:pStyle w:val="oj-tbl-txt"/>
              <w:spacing w:before="60" w:beforeAutospacing="0" w:after="60" w:afterAutospacing="0" w:line="312" w:lineRule="atLeast"/>
              <w:jc w:val="both"/>
              <w:rPr>
                <w:color w:val="333333"/>
              </w:rPr>
            </w:pPr>
            <w:r>
              <w:rPr>
                <w:color w:val="333333"/>
              </w:rPr>
              <w:t>9621601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E0B9C5" w14:textId="77777777"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Article 3s(2), point (b):</w:t>
            </w:r>
          </w:p>
          <w:p w14:paraId="477AFF98" w14:textId="24436F2B" w:rsidR="00242376" w:rsidRPr="001F1AB0"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AC4089" w14:textId="4A0C8BBA"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242376" w:rsidRPr="000A39B3" w14:paraId="28F352F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989ECA" w14:textId="5E5946DE" w:rsidR="00242376" w:rsidRDefault="00242376" w:rsidP="00242376">
            <w:pPr>
              <w:pStyle w:val="oj-tbl-txt"/>
              <w:spacing w:before="60" w:beforeAutospacing="0" w:after="60" w:afterAutospacing="0" w:line="312" w:lineRule="atLeast"/>
              <w:jc w:val="both"/>
              <w:rPr>
                <w:color w:val="333333"/>
              </w:rPr>
            </w:pPr>
            <w:r>
              <w:rPr>
                <w:color w:val="333333"/>
              </w:rPr>
              <w:t>564.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108E83" w14:textId="2200ACDC" w:rsidR="00242376" w:rsidRDefault="00242376" w:rsidP="00242376">
            <w:pPr>
              <w:pStyle w:val="oj-tbl-txt"/>
              <w:spacing w:before="60" w:beforeAutospacing="0" w:after="60" w:afterAutospacing="0" w:line="312" w:lineRule="atLeast"/>
              <w:jc w:val="both"/>
              <w:rPr>
                <w:color w:val="333333"/>
              </w:rPr>
            </w:pPr>
            <w:r>
              <w:rPr>
                <w:color w:val="333333"/>
              </w:rPr>
              <w:t>ZALE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381D58" w14:textId="0EF43137" w:rsidR="00242376" w:rsidRDefault="00242376" w:rsidP="00242376">
            <w:pPr>
              <w:pStyle w:val="oj-tbl-txt"/>
              <w:spacing w:before="60" w:beforeAutospacing="0" w:after="60" w:afterAutospacing="0" w:line="312" w:lineRule="atLeast"/>
              <w:jc w:val="both"/>
              <w:rPr>
                <w:color w:val="333333"/>
              </w:rPr>
            </w:pPr>
            <w:r>
              <w:rPr>
                <w:color w:val="333333"/>
              </w:rPr>
              <w:t>9321718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10D4C9" w14:textId="77777777" w:rsidR="00242376" w:rsidRDefault="00242376" w:rsidP="00242376">
            <w:pPr>
              <w:pStyle w:val="oj-tbl-txt"/>
              <w:spacing w:before="60" w:beforeAutospacing="0" w:after="60" w:afterAutospacing="0" w:line="312" w:lineRule="atLeast"/>
              <w:rPr>
                <w:color w:val="333333"/>
              </w:rPr>
            </w:pPr>
            <w:r>
              <w:rPr>
                <w:color w:val="333333"/>
              </w:rPr>
              <w:t>Article 3s(2), point (b):</w:t>
            </w:r>
          </w:p>
          <w:p w14:paraId="65CA8611" w14:textId="25BFF9A3" w:rsidR="00242376" w:rsidRPr="00623BF3" w:rsidRDefault="00242376" w:rsidP="00242376">
            <w:pPr>
              <w:pStyle w:val="oj-tbl-txt"/>
              <w:spacing w:before="60" w:beforeAutospacing="0" w:after="60" w:afterAutospacing="0" w:line="312" w:lineRule="atLeast"/>
              <w:rPr>
                <w:color w:val="333333"/>
                <w:lang w:val="en-US"/>
              </w:rPr>
            </w:pPr>
            <w:r w:rsidRPr="00623BF3">
              <w:rPr>
                <w:color w:val="333333"/>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8636DC" w14:textId="50D8BB27" w:rsidR="00242376" w:rsidRDefault="00242376" w:rsidP="00242376">
            <w:pPr>
              <w:pStyle w:val="oj-tbl-txt"/>
              <w:spacing w:before="60" w:beforeAutospacing="0" w:after="60" w:afterAutospacing="0" w:line="312" w:lineRule="atLeast"/>
              <w:jc w:val="both"/>
              <w:rPr>
                <w:color w:val="333333"/>
              </w:rPr>
            </w:pPr>
            <w:r>
              <w:rPr>
                <w:color w:val="333333"/>
              </w:rPr>
              <w:t>24.10.2025’.</w:t>
            </w:r>
          </w:p>
        </w:tc>
      </w:tr>
      <w:tr w:rsidR="00623BF3" w:rsidRPr="000A39B3" w14:paraId="5EA2A25B"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9F9A35F" w14:textId="38D9749A"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565.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8FD227F" w14:textId="095B159C"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MATROS KOSHKA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2212858" w14:textId="0658B719"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9550137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475011E"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(d):</w:t>
            </w:r>
          </w:p>
          <w:p w14:paraId="0D159961" w14:textId="67B896DD"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are operated in such a way as to contribute or support actions or 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0A9D6D0" w14:textId="2F809A9E"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0339F153"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A3FC930" w14:textId="73B85C50"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566.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C161AC4" w14:textId="02BA5CC1"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MIKHAIL NENASHEV</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70DB35C" w14:textId="42851CF9"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9515539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7B55388"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(d):</w:t>
            </w:r>
          </w:p>
          <w:p w14:paraId="23A6A851" w14:textId="52522F12"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are operated in such a way as to contribute or support actions or 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B93E160" w14:textId="35E494E4"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0EEB12DA"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2E43824" w14:textId="1D30B005"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567.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84AA12F" w14:textId="6FDD6457"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ZAID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2165553" w14:textId="1B5F441C"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9715270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0C4AC3B"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(d):</w:t>
            </w:r>
          </w:p>
          <w:p w14:paraId="5DD43568" w14:textId="041026E8"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lastRenderedPageBreak/>
              <w:t>are operated in such a way as to contribute or support actions or 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111B21F" w14:textId="7AB15317"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lastRenderedPageBreak/>
              <w:t>19.12.2025</w:t>
            </w:r>
          </w:p>
        </w:tc>
      </w:tr>
      <w:tr w:rsidR="00623BF3" w:rsidRPr="000A39B3" w14:paraId="1F45CB16"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99E3DE8" w14:textId="7FCD9E20"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568.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6B9F460" w14:textId="0E382CBC"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MATROS POZYNICH</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6E0F3E5" w14:textId="1C18EC8F"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9573816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337EFA3"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(d):</w:t>
            </w:r>
          </w:p>
          <w:p w14:paraId="5EF97D0B" w14:textId="13F0F0D9"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are operated in such a way as to contribute or support actions or 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43EFB92" w14:textId="1D5463E4"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3B422FBD"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38CC390" w14:textId="4988EF01"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569.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A374A78" w14:textId="2545D6A7"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ZAFAR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630D1A9" w14:textId="03487D9E"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9720263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F07CBAD"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(d):</w:t>
            </w:r>
          </w:p>
          <w:p w14:paraId="69E801BB" w14:textId="391D64F2"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are operated in such a way as to contribute or support actions or 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4974BC3" w14:textId="37B67221"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235E1C03"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52E2C77" w14:textId="6D452A23"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570.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76CC406" w14:textId="116E6BDE"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KAPITAN GOTSKY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2A8D825" w14:textId="542CCD88"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9372559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5D5C8D9"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(b):</w:t>
            </w:r>
          </w:p>
          <w:p w14:paraId="5278E599" w14:textId="058722FF"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30CF6A0" w14:textId="2C565546"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7CCED51C"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96042AC" w14:textId="07122098"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571.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CEA88CA" w14:textId="5D79299B"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GT HONOR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C8E9216" w14:textId="0C3DF69B"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9258478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02A3CE0"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(f):</w:t>
            </w:r>
          </w:p>
          <w:p w14:paraId="648734A0" w14:textId="2F6E296E"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 xml:space="preserve">are operated in such a way as to facilitate or engage in the violation or circumvention or otherwise </w:t>
            </w:r>
            <w:r w:rsidRPr="00623BF3">
              <w:rPr>
                <w:rFonts w:ascii="Arial Unicode MS" w:hAnsi="Arial Unicode MS"/>
                <w:color w:val="333333"/>
                <w:sz w:val="21"/>
                <w:szCs w:val="21"/>
                <w:lang w:val="en-US"/>
              </w:rPr>
              <w:lastRenderedPageBreak/>
              <w:t>significantly frustrate the provisions of this Regulation or of Regulations (EU) No 269/2014, (EU) No 692/2014 or (EU) 2022/263.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1FAC7C6" w14:textId="30382273"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lastRenderedPageBreak/>
              <w:t>19.12.2025</w:t>
            </w:r>
          </w:p>
        </w:tc>
      </w:tr>
      <w:tr w:rsidR="00623BF3" w:rsidRPr="000A39B3" w14:paraId="3AB20471"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5D29FBD" w14:textId="748E662C"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572.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C46E636" w14:textId="15F2A25E"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TIMOFEY GUZHENKO</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6FA6335" w14:textId="184BB7B5"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9372561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BD36024" w14:textId="77777777" w:rsid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rPr>
            </w:pPr>
            <w:r>
              <w:rPr>
                <w:rFonts w:ascii="Arial Unicode MS" w:hAnsi="Arial Unicode MS"/>
                <w:color w:val="333333"/>
                <w:sz w:val="21"/>
                <w:szCs w:val="21"/>
              </w:rPr>
              <w:t>Article 3s(2), point (b):</w:t>
            </w:r>
          </w:p>
          <w:p w14:paraId="2EBCCDEF" w14:textId="671C0032" w:rsidR="00623BF3" w:rsidRDefault="00623BF3" w:rsidP="00623BF3">
            <w:pPr>
              <w:pStyle w:val="oj-tbl-txt"/>
              <w:spacing w:before="60" w:beforeAutospacing="0" w:after="60" w:afterAutospacing="0" w:line="312" w:lineRule="atLeast"/>
              <w:rPr>
                <w:color w:val="333333"/>
              </w:rPr>
            </w:pPr>
            <w:r>
              <w:rPr>
                <w:rFonts w:ascii="Arial Unicode MS" w:hAnsi="Arial Unicode MS"/>
                <w:color w:val="333333"/>
                <w:sz w:val="21"/>
                <w:szCs w:val="21"/>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C350FF6" w14:textId="38406411"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0235C973"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A61461B" w14:textId="194BBB37"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573.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0CB5897" w14:textId="0959FB0F"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HITIT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4129070" w14:textId="5C012C44"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9311751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40C00EC" w14:textId="77777777" w:rsid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rPr>
            </w:pPr>
            <w:r>
              <w:rPr>
                <w:rFonts w:ascii="Arial Unicode MS" w:hAnsi="Arial Unicode MS"/>
                <w:color w:val="333333"/>
                <w:sz w:val="21"/>
                <w:szCs w:val="21"/>
              </w:rPr>
              <w:t>Article 3s(2), point (b):</w:t>
            </w:r>
          </w:p>
          <w:p w14:paraId="073C14FF" w14:textId="4B8C3DDE" w:rsidR="00623BF3" w:rsidRDefault="00623BF3" w:rsidP="00623BF3">
            <w:pPr>
              <w:pStyle w:val="oj-tbl-txt"/>
              <w:spacing w:before="60" w:beforeAutospacing="0" w:after="60" w:afterAutospacing="0" w:line="312" w:lineRule="atLeast"/>
              <w:rPr>
                <w:color w:val="333333"/>
              </w:rPr>
            </w:pPr>
            <w:r>
              <w:rPr>
                <w:rFonts w:ascii="Arial Unicode MS" w:hAnsi="Arial Unicode MS"/>
                <w:color w:val="333333"/>
                <w:sz w:val="21"/>
                <w:szCs w:val="21"/>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6FE3B4D" w14:textId="5E2E4936"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4D33320E"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FCFF980" w14:textId="30BB751C"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574.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8A37F70" w14:textId="22887A81"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KHALASI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35CC0A9" w14:textId="68D07DB4"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9293997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173503D" w14:textId="77777777" w:rsid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rPr>
            </w:pPr>
            <w:r>
              <w:rPr>
                <w:rFonts w:ascii="Arial Unicode MS" w:hAnsi="Arial Unicode MS"/>
                <w:color w:val="333333"/>
                <w:sz w:val="21"/>
                <w:szCs w:val="21"/>
              </w:rPr>
              <w:t>Article 3s(2), point (b):</w:t>
            </w:r>
          </w:p>
          <w:p w14:paraId="3857C61F" w14:textId="5FD9F293" w:rsidR="00623BF3" w:rsidRDefault="00623BF3" w:rsidP="00623BF3">
            <w:pPr>
              <w:pStyle w:val="oj-tbl-txt"/>
              <w:spacing w:before="60" w:beforeAutospacing="0" w:after="60" w:afterAutospacing="0" w:line="312" w:lineRule="atLeast"/>
              <w:rPr>
                <w:color w:val="333333"/>
              </w:rPr>
            </w:pPr>
            <w:r>
              <w:rPr>
                <w:rFonts w:ascii="Arial Unicode MS" w:hAnsi="Arial Unicode MS"/>
                <w:color w:val="333333"/>
                <w:sz w:val="21"/>
                <w:szCs w:val="21"/>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A586BFB" w14:textId="473BD701"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1DF3E491"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01433EE" w14:textId="5DB426E4"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575.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218FA11" w14:textId="6344D763"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FENGHUANG</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33E3863" w14:textId="6307D3A5"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9236248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E4F433F" w14:textId="77777777" w:rsid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rPr>
            </w:pPr>
            <w:r>
              <w:rPr>
                <w:rFonts w:ascii="Arial Unicode MS" w:hAnsi="Arial Unicode MS"/>
                <w:color w:val="333333"/>
                <w:sz w:val="21"/>
                <w:szCs w:val="21"/>
              </w:rPr>
              <w:t>Article 3s(2), point (b):</w:t>
            </w:r>
          </w:p>
          <w:p w14:paraId="3506227B" w14:textId="01D3ADB8" w:rsidR="00623BF3" w:rsidRDefault="00623BF3" w:rsidP="00623BF3">
            <w:pPr>
              <w:pStyle w:val="oj-tbl-txt"/>
              <w:spacing w:before="60" w:beforeAutospacing="0" w:after="60" w:afterAutospacing="0" w:line="312" w:lineRule="atLeast"/>
              <w:rPr>
                <w:color w:val="333333"/>
              </w:rPr>
            </w:pPr>
            <w:r>
              <w:rPr>
                <w:rFonts w:ascii="Arial Unicode MS" w:hAnsi="Arial Unicode MS"/>
                <w:color w:val="333333"/>
                <w:sz w:val="21"/>
                <w:szCs w:val="21"/>
              </w:rPr>
              <w:t xml:space="preserve">transport crude oil or petroleum products as listed in Annex XXV or mineral products that originate in Russia or are exported from Russia and practice irregular and high-risk shipping practices as set out in the International Maritime Organisation </w:t>
            </w:r>
            <w:r>
              <w:rPr>
                <w:rFonts w:ascii="Arial Unicode MS" w:hAnsi="Arial Unicode MS"/>
                <w:color w:val="333333"/>
                <w:sz w:val="21"/>
                <w:szCs w:val="21"/>
              </w:rPr>
              <w:lastRenderedPageBreak/>
              <w:t>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7658D8B" w14:textId="30BC198D"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lastRenderedPageBreak/>
              <w:t>19.12.2025</w:t>
            </w:r>
          </w:p>
        </w:tc>
      </w:tr>
      <w:tr w:rsidR="00623BF3" w:rsidRPr="000A39B3" w14:paraId="3248B9EE"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09444B3" w14:textId="3B2D086C"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576.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31C5F71" w14:textId="49A8EBAE"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QUARTZ</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28658C7" w14:textId="706640E2"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9261401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DD413AB" w14:textId="77777777" w:rsid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rPr>
            </w:pPr>
            <w:r>
              <w:rPr>
                <w:rFonts w:ascii="Arial Unicode MS" w:hAnsi="Arial Unicode MS"/>
                <w:color w:val="333333"/>
                <w:sz w:val="21"/>
                <w:szCs w:val="21"/>
              </w:rPr>
              <w:t>Article 3s(2), point (b):</w:t>
            </w:r>
          </w:p>
          <w:p w14:paraId="6708A541" w14:textId="6C033A72" w:rsidR="00623BF3" w:rsidRDefault="00623BF3" w:rsidP="00623BF3">
            <w:pPr>
              <w:pStyle w:val="oj-tbl-txt"/>
              <w:spacing w:before="60" w:beforeAutospacing="0" w:after="60" w:afterAutospacing="0" w:line="312" w:lineRule="atLeast"/>
              <w:rPr>
                <w:color w:val="333333"/>
              </w:rPr>
            </w:pPr>
            <w:r>
              <w:rPr>
                <w:rFonts w:ascii="Arial Unicode MS" w:hAnsi="Arial Unicode MS"/>
                <w:color w:val="333333"/>
                <w:sz w:val="21"/>
                <w:szCs w:val="21"/>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1B89C15" w14:textId="52E61183"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2A7891EE"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03A24C7" w14:textId="5F3AB038"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577.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1A1A468" w14:textId="6987482E"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SINAR G</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12D19DF" w14:textId="05E905E0"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9323364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7930AD6" w14:textId="77777777" w:rsid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rPr>
            </w:pPr>
            <w:r>
              <w:rPr>
                <w:rFonts w:ascii="Arial Unicode MS" w:hAnsi="Arial Unicode MS"/>
                <w:color w:val="333333"/>
                <w:sz w:val="21"/>
                <w:szCs w:val="21"/>
              </w:rPr>
              <w:t>Article 3s(2), point (b):</w:t>
            </w:r>
          </w:p>
          <w:p w14:paraId="1A467607" w14:textId="3F1390E1" w:rsidR="00623BF3" w:rsidRDefault="00623BF3" w:rsidP="00623BF3">
            <w:pPr>
              <w:pStyle w:val="oj-tbl-txt"/>
              <w:spacing w:before="60" w:beforeAutospacing="0" w:after="60" w:afterAutospacing="0" w:line="312" w:lineRule="atLeast"/>
              <w:rPr>
                <w:color w:val="333333"/>
              </w:rPr>
            </w:pPr>
            <w:r>
              <w:rPr>
                <w:rFonts w:ascii="Arial Unicode MS" w:hAnsi="Arial Unicode MS"/>
                <w:color w:val="333333"/>
                <w:sz w:val="21"/>
                <w:szCs w:val="21"/>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C2AA13E" w14:textId="6CA9D91C"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3EA10AB6"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E831918" w14:textId="4AFAEB0D"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578.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666B26B" w14:textId="17183083"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SHTURMAN MALYGIN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CD780B9" w14:textId="1609BC74"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9752096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E8F5DB9" w14:textId="77777777" w:rsid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rPr>
            </w:pPr>
            <w:r>
              <w:rPr>
                <w:rFonts w:ascii="Arial Unicode MS" w:hAnsi="Arial Unicode MS"/>
                <w:color w:val="333333"/>
                <w:sz w:val="21"/>
                <w:szCs w:val="21"/>
              </w:rPr>
              <w:t>Article 3s(2), point (b):</w:t>
            </w:r>
          </w:p>
          <w:p w14:paraId="1272087C" w14:textId="2D0B42CC" w:rsidR="00623BF3" w:rsidRDefault="00623BF3" w:rsidP="00623BF3">
            <w:pPr>
              <w:pStyle w:val="oj-tbl-txt"/>
              <w:spacing w:before="60" w:beforeAutospacing="0" w:after="60" w:afterAutospacing="0" w:line="312" w:lineRule="atLeast"/>
              <w:rPr>
                <w:color w:val="333333"/>
              </w:rPr>
            </w:pPr>
            <w:r>
              <w:rPr>
                <w:rFonts w:ascii="Arial Unicode MS" w:hAnsi="Arial Unicode MS"/>
                <w:color w:val="333333"/>
                <w:sz w:val="21"/>
                <w:szCs w:val="21"/>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BBC3744" w14:textId="240E559E"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5E22B75E"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324CE3F" w14:textId="54F74924"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579.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6091077" w14:textId="2DBDD381"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SHTURMAN OVTSYN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4C98D4E" w14:textId="6667C524"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9752101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602E8A5" w14:textId="77777777" w:rsid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rPr>
            </w:pPr>
            <w:r>
              <w:rPr>
                <w:rFonts w:ascii="Arial Unicode MS" w:hAnsi="Arial Unicode MS"/>
                <w:color w:val="333333"/>
                <w:sz w:val="21"/>
                <w:szCs w:val="21"/>
              </w:rPr>
              <w:t>Article 3s(2), point (b):</w:t>
            </w:r>
          </w:p>
          <w:p w14:paraId="533ECEB7" w14:textId="28A3D15E" w:rsidR="00623BF3" w:rsidRDefault="00623BF3" w:rsidP="00623BF3">
            <w:pPr>
              <w:pStyle w:val="oj-tbl-txt"/>
              <w:spacing w:before="60" w:beforeAutospacing="0" w:after="60" w:afterAutospacing="0" w:line="312" w:lineRule="atLeast"/>
              <w:rPr>
                <w:color w:val="333333"/>
              </w:rPr>
            </w:pPr>
            <w:r>
              <w:rPr>
                <w:rFonts w:ascii="Arial Unicode MS" w:hAnsi="Arial Unicode MS"/>
                <w:color w:val="333333"/>
                <w:sz w:val="21"/>
                <w:szCs w:val="21"/>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B8D131B" w14:textId="2FA3CB4E"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6EB56B6D"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60508CB" w14:textId="39BB461B"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lastRenderedPageBreak/>
              <w:t>580.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A2F3261" w14:textId="607D3A52"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SHTURMAN SHCHERBININ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FAC9CE2" w14:textId="3F3344B0"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9759927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CDEF92B" w14:textId="77777777" w:rsid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rPr>
            </w:pPr>
            <w:r>
              <w:rPr>
                <w:rFonts w:ascii="Arial Unicode MS" w:hAnsi="Arial Unicode MS"/>
                <w:color w:val="333333"/>
                <w:sz w:val="21"/>
                <w:szCs w:val="21"/>
              </w:rPr>
              <w:t>Article 3s(2), point (b):</w:t>
            </w:r>
          </w:p>
          <w:p w14:paraId="1C0B8ECD" w14:textId="0109A950" w:rsidR="00623BF3" w:rsidRDefault="00623BF3" w:rsidP="00623BF3">
            <w:pPr>
              <w:pStyle w:val="oj-tbl-txt"/>
              <w:spacing w:before="60" w:beforeAutospacing="0" w:after="60" w:afterAutospacing="0" w:line="312" w:lineRule="atLeast"/>
              <w:rPr>
                <w:color w:val="333333"/>
              </w:rPr>
            </w:pPr>
            <w:r>
              <w:rPr>
                <w:rFonts w:ascii="Arial Unicode MS" w:hAnsi="Arial Unicode MS"/>
                <w:color w:val="333333"/>
                <w:sz w:val="21"/>
                <w:szCs w:val="21"/>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2721C54" w14:textId="6AB10880"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25613256"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0E7152F" w14:textId="249FF74F"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581.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C247BB8" w14:textId="27DF6AB7"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SANAR-14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EAB4545" w14:textId="410DC03A"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9313589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794516E" w14:textId="77777777" w:rsid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rPr>
            </w:pPr>
            <w:r>
              <w:rPr>
                <w:rFonts w:ascii="Arial Unicode MS" w:hAnsi="Arial Unicode MS"/>
                <w:color w:val="333333"/>
                <w:sz w:val="21"/>
                <w:szCs w:val="21"/>
              </w:rPr>
              <w:t>Article 3s(2), point (b):</w:t>
            </w:r>
          </w:p>
          <w:p w14:paraId="2B8D329F" w14:textId="2004B311" w:rsidR="00623BF3" w:rsidRDefault="00623BF3" w:rsidP="00623BF3">
            <w:pPr>
              <w:pStyle w:val="oj-tbl-txt"/>
              <w:spacing w:before="60" w:beforeAutospacing="0" w:after="60" w:afterAutospacing="0" w:line="312" w:lineRule="atLeast"/>
              <w:rPr>
                <w:color w:val="333333"/>
              </w:rPr>
            </w:pPr>
            <w:r>
              <w:rPr>
                <w:rFonts w:ascii="Arial Unicode MS" w:hAnsi="Arial Unicode MS"/>
                <w:color w:val="333333"/>
                <w:sz w:val="21"/>
                <w:szCs w:val="21"/>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2DBCD55" w14:textId="6F565F4D"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1920B872"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CD4DBC5" w14:textId="5F92FBCA"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582.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CFFD5D5" w14:textId="24D2671A"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VASILY DINKOV</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DBB07DF" w14:textId="36CA0772"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9372547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F8C6053" w14:textId="77777777" w:rsid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rPr>
            </w:pPr>
            <w:r>
              <w:rPr>
                <w:rFonts w:ascii="Arial Unicode MS" w:hAnsi="Arial Unicode MS"/>
                <w:color w:val="333333"/>
                <w:sz w:val="21"/>
                <w:szCs w:val="21"/>
              </w:rPr>
              <w:t>Article 3s(2), point (b):</w:t>
            </w:r>
          </w:p>
          <w:p w14:paraId="3B29D865" w14:textId="47584E08" w:rsidR="00623BF3" w:rsidRDefault="00623BF3" w:rsidP="00623BF3">
            <w:pPr>
              <w:pStyle w:val="oj-tbl-txt"/>
              <w:spacing w:before="60" w:beforeAutospacing="0" w:after="60" w:afterAutospacing="0" w:line="312" w:lineRule="atLeast"/>
              <w:rPr>
                <w:color w:val="333333"/>
              </w:rPr>
            </w:pPr>
            <w:r>
              <w:rPr>
                <w:rFonts w:ascii="Arial Unicode MS" w:hAnsi="Arial Unicode MS"/>
                <w:color w:val="333333"/>
                <w:sz w:val="21"/>
                <w:szCs w:val="21"/>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F5F6133" w14:textId="21B668BE"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1902DEB7"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7EE6E67" w14:textId="6DDD00B6"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583.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10E361D" w14:textId="52712F17"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INNOVATOR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93EE86E" w14:textId="5B2871A0"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9306809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99BF306" w14:textId="77777777" w:rsid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rPr>
            </w:pPr>
            <w:r>
              <w:rPr>
                <w:rFonts w:ascii="Arial Unicode MS" w:hAnsi="Arial Unicode MS"/>
                <w:color w:val="333333"/>
                <w:sz w:val="21"/>
                <w:szCs w:val="21"/>
              </w:rPr>
              <w:t>Article 3s(2), point (b):</w:t>
            </w:r>
          </w:p>
          <w:p w14:paraId="6D677B08" w14:textId="2EC6F63C" w:rsidR="00623BF3" w:rsidRDefault="00623BF3" w:rsidP="00623BF3">
            <w:pPr>
              <w:pStyle w:val="oj-tbl-txt"/>
              <w:spacing w:before="60" w:beforeAutospacing="0" w:after="60" w:afterAutospacing="0" w:line="312" w:lineRule="atLeast"/>
              <w:rPr>
                <w:color w:val="333333"/>
              </w:rPr>
            </w:pPr>
            <w:r>
              <w:rPr>
                <w:rFonts w:ascii="Arial Unicode MS" w:hAnsi="Arial Unicode MS"/>
                <w:color w:val="333333"/>
                <w:sz w:val="21"/>
                <w:szCs w:val="21"/>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5E7CF27" w14:textId="21E13976"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2667F878"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E26DA44" w14:textId="5866194A"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584.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39016A1" w14:textId="5FE51947"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AURA MARIS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9C0F39B" w14:textId="73079A1F"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9347308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5B09598" w14:textId="77777777" w:rsid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rPr>
            </w:pPr>
            <w:r>
              <w:rPr>
                <w:rFonts w:ascii="Arial Unicode MS" w:hAnsi="Arial Unicode MS"/>
                <w:color w:val="333333"/>
                <w:sz w:val="21"/>
                <w:szCs w:val="21"/>
              </w:rPr>
              <w:t>Article 3s(2), point (b):</w:t>
            </w:r>
          </w:p>
          <w:p w14:paraId="5A4E6855" w14:textId="6267A549"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lastRenderedPageBreak/>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D057BB8" w14:textId="3D3CBCC8"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lastRenderedPageBreak/>
              <w:t>19.12.2025</w:t>
            </w:r>
          </w:p>
        </w:tc>
      </w:tr>
      <w:tr w:rsidR="00623BF3" w:rsidRPr="000A39B3" w14:paraId="51E0DDD5"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DB3D707" w14:textId="5E2327A3"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585.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74D13A9" w14:textId="05B47009"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KIRILL LAVROV</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2F83ECB" w14:textId="763AB83F"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9333682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5BB44D1"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(b):</w:t>
            </w:r>
          </w:p>
          <w:p w14:paraId="688DCA16" w14:textId="3C4BF08D"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28E8DC1" w14:textId="485816E8"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5CE269CD"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AAB217A" w14:textId="76739945"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586.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2300AC7" w14:textId="4BCBE7D9"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MIKHAIL ULYANOV</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81A5CBF" w14:textId="688A4C5E"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9333670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CA09881"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(b):</w:t>
            </w:r>
          </w:p>
          <w:p w14:paraId="4664C6CE" w14:textId="580744FC"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32BA840" w14:textId="29EE5343"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6C09BC2F"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501D368" w14:textId="36FCF168"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587.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218393C" w14:textId="20C5E1E0"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SANAR-9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658A7C2" w14:textId="6276FF9A"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9300350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A389DC0"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(b):</w:t>
            </w:r>
          </w:p>
          <w:p w14:paraId="2228AC13" w14:textId="39088A52"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D5E0C47" w14:textId="17AF2EC7"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768CC3BB"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C854059" w14:textId="36A24A9B"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588.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F02781D" w14:textId="0B14ECA3"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LADY LEILA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CC6CBF3" w14:textId="3CC6D1E7"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9683740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26F5699"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(b):</w:t>
            </w:r>
          </w:p>
          <w:p w14:paraId="418AF3D5" w14:textId="7459F097"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 xml:space="preserve">transport crude oil or petroleum products as listed in Annex XXV or mineral products that originate in </w:t>
            </w:r>
            <w:r w:rsidRPr="00623BF3">
              <w:rPr>
                <w:rFonts w:ascii="Arial Unicode MS" w:hAnsi="Arial Unicode MS"/>
                <w:color w:val="333333"/>
                <w:sz w:val="21"/>
                <w:szCs w:val="21"/>
                <w:lang w:val="en-US"/>
              </w:rPr>
              <w:lastRenderedPageBreak/>
              <w:t>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AB901F5" w14:textId="396FB5DC"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lastRenderedPageBreak/>
              <w:t>19.12.2025</w:t>
            </w:r>
          </w:p>
        </w:tc>
      </w:tr>
      <w:tr w:rsidR="00623BF3" w:rsidRPr="000A39B3" w14:paraId="3E7FEB89"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13DD1D3" w14:textId="0DA08D12"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589.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BA74CEB" w14:textId="63509E57"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GAZPROMNEFT NORDEAST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C3E8EDE" w14:textId="26D74F4A"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9422653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D09A200"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(b):</w:t>
            </w:r>
          </w:p>
          <w:p w14:paraId="76FB96AA" w14:textId="6598A4DA"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CCFE48E" w14:textId="2BF92AA5"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24A87B81"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C7BB957" w14:textId="10E5C18E"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590.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1821EE3" w14:textId="593F0E3F"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JIN HUI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7E7D3F7" w14:textId="6312606D"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9430272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30A11C2"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(b):</w:t>
            </w:r>
          </w:p>
          <w:p w14:paraId="53BB7AFA" w14:textId="4458295A"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A69B743" w14:textId="05372E6D"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686FBE53"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E96C87F" w14:textId="30FCBF13"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591.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99698AA" w14:textId="6B3B0D92"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LADY SEVDA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16B7439" w14:textId="538499CA"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9683738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10CCF0C"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(b):</w:t>
            </w:r>
          </w:p>
          <w:p w14:paraId="6256669A" w14:textId="036FD216"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7AB0F1E" w14:textId="73DB377B"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083C8BF3"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1E55A7C" w14:textId="3BEC714E"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592.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6CD02D6" w14:textId="78C38E7B"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SHTURMAN KOSHELEV</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1F2C9FF" w14:textId="013DFA07"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9759939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1AD7D0A"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(b):</w:t>
            </w:r>
          </w:p>
          <w:p w14:paraId="4A3C1806" w14:textId="37A2BFB4"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 xml:space="preserve">transport crude oil or petroleum products as listed in Annex XXV or mineral products that originate in Russia or are exported from Russia and practice irregular and high-risk shipping practices as set out in the </w:t>
            </w:r>
            <w:r w:rsidRPr="00623BF3">
              <w:rPr>
                <w:rFonts w:ascii="Arial Unicode MS" w:hAnsi="Arial Unicode MS"/>
                <w:color w:val="333333"/>
                <w:sz w:val="21"/>
                <w:szCs w:val="21"/>
                <w:lang w:val="en-US"/>
              </w:rPr>
              <w:lastRenderedPageBreak/>
              <w:t>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E727697" w14:textId="79A11DE0"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lastRenderedPageBreak/>
              <w:t>19.12.2025</w:t>
            </w:r>
          </w:p>
        </w:tc>
      </w:tr>
      <w:tr w:rsidR="00623BF3" w:rsidRPr="000A39B3" w14:paraId="1219FE43"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5D19DF4" w14:textId="35041123"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593.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5A567B8" w14:textId="781241CE"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JEWEL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588BBA9" w14:textId="6F7370B9"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9419450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AB850D5"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(b):</w:t>
            </w:r>
          </w:p>
          <w:p w14:paraId="7994169C" w14:textId="4C01DD4F"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134652B" w14:textId="7E94090B"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48BC937A"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A3C0970" w14:textId="102BFA0A"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594.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C42D0E6" w14:textId="0223FBAC"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TYCHE 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A54DEC5" w14:textId="397AA524"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9308077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11E1DA3"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(b):</w:t>
            </w:r>
          </w:p>
          <w:p w14:paraId="54F315E4" w14:textId="6B63D299"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C9B9C01" w14:textId="6F93365C"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506E665A"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572833E" w14:textId="7D994E25"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595.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521A5C9" w14:textId="7D57E2D7"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OMSK</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6E1D5B4" w14:textId="2FA6469F"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9418509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8F006A0"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(b):</w:t>
            </w:r>
          </w:p>
          <w:p w14:paraId="60D03161" w14:textId="4B3AD8D4"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E035205" w14:textId="2B9D1967"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2CC64937"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659710C" w14:textId="44E45CD5"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596.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052B7D9" w14:textId="07CA3E1C"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OLANGA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063B52F" w14:textId="74BD6CC5"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9286463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202AF0A"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(b):</w:t>
            </w:r>
          </w:p>
          <w:p w14:paraId="2C2A8C24" w14:textId="5C01D4A5"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 xml:space="preserve">transport crude oil or petroleum products as listed in Annex XXV or mineral products that originate in Russia or are exported from Russia and practice irregular and high-risk shipping practices as set out in the International Maritime Organisation </w:t>
            </w:r>
            <w:r w:rsidRPr="00623BF3">
              <w:rPr>
                <w:rFonts w:ascii="Arial Unicode MS" w:hAnsi="Arial Unicode MS"/>
                <w:color w:val="333333"/>
                <w:sz w:val="21"/>
                <w:szCs w:val="21"/>
                <w:lang w:val="en-US"/>
              </w:rPr>
              <w:lastRenderedPageBreak/>
              <w:t>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74F002A" w14:textId="4D4798C1"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lastRenderedPageBreak/>
              <w:t>19.12.2025</w:t>
            </w:r>
          </w:p>
        </w:tc>
      </w:tr>
      <w:tr w:rsidR="00623BF3" w:rsidRPr="000A39B3" w14:paraId="40C6051E"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DF3837E" w14:textId="4EBC03A5"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597.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20861AD" w14:textId="1DE4C17C"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AS CALCUTTA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697E8B6" w14:textId="6BDF8524"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9037123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903A0C6"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(b):</w:t>
            </w:r>
          </w:p>
          <w:p w14:paraId="6CC7772A" w14:textId="1B3BBEF2"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B33796C" w14:textId="5E191CDC"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3315D69F"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7BF246C" w14:textId="047500B0"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598.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AE4F284" w14:textId="17A80E79"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MURMANSK</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C387D08" w14:textId="253FE3B8"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9167930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F0FC052"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(b):</w:t>
            </w:r>
          </w:p>
          <w:p w14:paraId="2E2175E6" w14:textId="3A51BF4A"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4B4B1CD" w14:textId="6D2447E1"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6D8FC523"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7D760BC" w14:textId="23E68650"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599.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CA6F75E" w14:textId="5DBB8367"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ZAL PARS 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C6CC0A4" w14:textId="7DACE62C"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9211896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D072B6E"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(b):</w:t>
            </w:r>
          </w:p>
          <w:p w14:paraId="33273835" w14:textId="471A0822"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2A420ED" w14:textId="4CB6CCDA"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14F7FD42"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F8AD3E4" w14:textId="1BDDB27F"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600.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BEFAC44" w14:textId="231569CF"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HANSON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4B08FC2" w14:textId="07890278"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9237412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E306806"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(b):</w:t>
            </w:r>
          </w:p>
          <w:p w14:paraId="4487E443" w14:textId="12136B06"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C4CAF90" w14:textId="0DFD8B8A"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6972EE90"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606CD05" w14:textId="52DEF61D"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lastRenderedPageBreak/>
              <w:t>601.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DF42E9B" w14:textId="4E948D3A"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NP DIKSON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BACB878" w14:textId="33FAC9FB"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9255270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72368D8"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(b):</w:t>
            </w:r>
          </w:p>
          <w:p w14:paraId="7C2D83FE" w14:textId="6479E4F5"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92DB483" w14:textId="33517793"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7085DBD5"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936F695" w14:textId="576523CF"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602.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C9E9E06" w14:textId="5E1B9B22"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STAR MM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C213B98" w14:textId="641B4682"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9186625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56CDD4B"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(b):</w:t>
            </w:r>
          </w:p>
          <w:p w14:paraId="21F83A3F" w14:textId="3C724796"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ADF3876" w14:textId="073107F5"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2FE0F71F"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A4F79D5" w14:textId="7F0AF9E6"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603.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601B92B" w14:textId="6321D9B9"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LADY RANIA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B2989D3" w14:textId="24AA8113"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9784893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C267AD6" w14:textId="77777777" w:rsidR="00623BF3" w:rsidRP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lang w:val="en-US"/>
              </w:rPr>
            </w:pPr>
            <w:r w:rsidRPr="00623BF3">
              <w:rPr>
                <w:rFonts w:ascii="Arial Unicode MS" w:hAnsi="Arial Unicode MS"/>
                <w:color w:val="333333"/>
                <w:sz w:val="21"/>
                <w:szCs w:val="21"/>
                <w:lang w:val="en-US"/>
              </w:rPr>
              <w:t>Article 3s(2), point (b):</w:t>
            </w:r>
          </w:p>
          <w:p w14:paraId="03995061" w14:textId="2B4341C7" w:rsidR="00623BF3" w:rsidRPr="00623BF3" w:rsidRDefault="00623BF3" w:rsidP="00623BF3">
            <w:pPr>
              <w:pStyle w:val="oj-tbl-txt"/>
              <w:spacing w:before="60" w:beforeAutospacing="0" w:after="60" w:afterAutospacing="0" w:line="312" w:lineRule="atLeast"/>
              <w:rPr>
                <w:color w:val="333333"/>
                <w:lang w:val="en-US"/>
              </w:rPr>
            </w:pPr>
            <w:r w:rsidRPr="00623BF3">
              <w:rPr>
                <w:rFonts w:ascii="Arial Unicode MS" w:hAnsi="Arial Unicode MS"/>
                <w:color w:val="333333"/>
                <w:sz w:val="21"/>
                <w:szCs w:val="21"/>
                <w:lang w:val="en-US"/>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BAD3BEF" w14:textId="4E3F478F"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68546EDA"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4753C0C" w14:textId="6CA911BD"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604.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08D85C2" w14:textId="2D1A62DE"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SANAR-15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0511E72" w14:textId="684FA501"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9777670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27A06B5" w14:textId="77777777" w:rsid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rPr>
            </w:pPr>
            <w:r>
              <w:rPr>
                <w:rFonts w:ascii="Arial Unicode MS" w:hAnsi="Arial Unicode MS"/>
                <w:color w:val="333333"/>
                <w:sz w:val="21"/>
                <w:szCs w:val="21"/>
              </w:rPr>
              <w:t>Article 3s(2), point (b):</w:t>
            </w:r>
          </w:p>
          <w:p w14:paraId="5309D361" w14:textId="2E602473" w:rsidR="00623BF3" w:rsidRDefault="00623BF3" w:rsidP="00623BF3">
            <w:pPr>
              <w:pStyle w:val="oj-tbl-txt"/>
              <w:spacing w:before="60" w:beforeAutospacing="0" w:after="60" w:afterAutospacing="0" w:line="312" w:lineRule="atLeast"/>
              <w:rPr>
                <w:color w:val="333333"/>
              </w:rPr>
            </w:pPr>
            <w:r>
              <w:rPr>
                <w:rFonts w:ascii="Arial Unicode MS" w:hAnsi="Arial Unicode MS"/>
                <w:color w:val="333333"/>
                <w:sz w:val="21"/>
                <w:szCs w:val="21"/>
              </w:rPr>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AFF1EFC" w14:textId="39630953"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19.12.2025</w:t>
            </w:r>
          </w:p>
        </w:tc>
      </w:tr>
      <w:tr w:rsidR="00623BF3" w:rsidRPr="000A39B3" w14:paraId="710DA297"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A2DA213" w14:textId="27697BD0"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605.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3AF7691" w14:textId="14BF990E"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BREEZ</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D644CFA" w14:textId="155F744C"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t>9247778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9FD42A8" w14:textId="77777777" w:rsidR="00623BF3" w:rsidRDefault="00623BF3" w:rsidP="00623BF3">
            <w:pPr>
              <w:pStyle w:val="tbl-norm"/>
              <w:spacing w:before="60" w:beforeAutospacing="0" w:after="60" w:afterAutospacing="0" w:line="312" w:lineRule="atLeast"/>
              <w:jc w:val="both"/>
              <w:rPr>
                <w:rFonts w:ascii="Arial Unicode MS" w:hAnsi="Arial Unicode MS"/>
                <w:color w:val="333333"/>
                <w:sz w:val="21"/>
                <w:szCs w:val="21"/>
              </w:rPr>
            </w:pPr>
            <w:r>
              <w:rPr>
                <w:rFonts w:ascii="Arial Unicode MS" w:hAnsi="Arial Unicode MS"/>
                <w:color w:val="333333"/>
                <w:sz w:val="21"/>
                <w:szCs w:val="21"/>
              </w:rPr>
              <w:t>Article 3s(2), point (b):</w:t>
            </w:r>
          </w:p>
          <w:p w14:paraId="1BE9E46B" w14:textId="53F2DF9A" w:rsidR="00623BF3" w:rsidRDefault="00623BF3" w:rsidP="00623BF3">
            <w:pPr>
              <w:pStyle w:val="oj-tbl-txt"/>
              <w:spacing w:before="60" w:beforeAutospacing="0" w:after="60" w:afterAutospacing="0" w:line="312" w:lineRule="atLeast"/>
              <w:rPr>
                <w:color w:val="333333"/>
              </w:rPr>
            </w:pPr>
            <w:r>
              <w:rPr>
                <w:rFonts w:ascii="Arial Unicode MS" w:hAnsi="Arial Unicode MS"/>
                <w:color w:val="333333"/>
                <w:sz w:val="21"/>
                <w:szCs w:val="21"/>
              </w:rPr>
              <w:lastRenderedPageBreak/>
              <w:t>transport crude oil or petroleum products as listed in Annex XXV or mineral products that originate in Russia or are exported from Russia and practice irregular and high-risk shipping practices as set out in the International Maritime Organisation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6ECAF4A" w14:textId="2778F61B" w:rsidR="00623BF3" w:rsidRDefault="00623BF3" w:rsidP="00623BF3">
            <w:pPr>
              <w:pStyle w:val="oj-tbl-txt"/>
              <w:spacing w:before="60" w:beforeAutospacing="0" w:after="60" w:afterAutospacing="0" w:line="312" w:lineRule="atLeast"/>
              <w:jc w:val="both"/>
              <w:rPr>
                <w:color w:val="333333"/>
              </w:rPr>
            </w:pPr>
            <w:r>
              <w:rPr>
                <w:rFonts w:ascii="Arial Unicode MS" w:hAnsi="Arial Unicode MS"/>
                <w:color w:val="333333"/>
                <w:sz w:val="21"/>
                <w:szCs w:val="21"/>
              </w:rPr>
              <w:lastRenderedPageBreak/>
              <w:t>19.12.2025</w:t>
            </w:r>
          </w:p>
        </w:tc>
      </w:tr>
    </w:tbl>
    <w:p w14:paraId="0B3C7541" w14:textId="77777777" w:rsidR="00BC20F8" w:rsidRPr="001D58E6" w:rsidRDefault="00BC20F8" w:rsidP="00631F8B">
      <w:pPr>
        <w:jc w:val="both"/>
        <w:rPr>
          <w:lang w:val="en-US"/>
        </w:rPr>
      </w:pPr>
    </w:p>
    <w:sectPr w:rsidR="00BC20F8" w:rsidRPr="001D58E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Ковалева Диана Вадимовна">
    <w15:presenceInfo w15:providerId="None" w15:userId="Ковалева Диана Вадимовна"/>
  </w15:person>
  <w15:person w15:author="SIBUR">
    <w15:presenceInfo w15:providerId="None" w15:userId="SIBU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6DD"/>
    <w:rsid w:val="000A39B3"/>
    <w:rsid w:val="000F5B6F"/>
    <w:rsid w:val="00122918"/>
    <w:rsid w:val="00140827"/>
    <w:rsid w:val="001D58E6"/>
    <w:rsid w:val="001F1AB0"/>
    <w:rsid w:val="00242376"/>
    <w:rsid w:val="00327D09"/>
    <w:rsid w:val="005B26DD"/>
    <w:rsid w:val="00623BF3"/>
    <w:rsid w:val="00631F8B"/>
    <w:rsid w:val="007040D8"/>
    <w:rsid w:val="0070682B"/>
    <w:rsid w:val="0072045B"/>
    <w:rsid w:val="0078400F"/>
    <w:rsid w:val="009F7D40"/>
    <w:rsid w:val="00A2614E"/>
    <w:rsid w:val="00AA08AF"/>
    <w:rsid w:val="00AF77CE"/>
    <w:rsid w:val="00BC20F8"/>
    <w:rsid w:val="00D575A6"/>
    <w:rsid w:val="00E91CF4"/>
    <w:rsid w:val="00F67BF3"/>
    <w:rsid w:val="00FD5B3D"/>
    <w:rsid w:val="00FE2B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34321"/>
  <w15:chartTrackingRefBased/>
  <w15:docId w15:val="{CD09C1D3-6E62-43B8-91FE-5793B1CD5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бразец ЮП Заголовок"/>
    <w:basedOn w:val="a4"/>
    <w:link w:val="a5"/>
    <w:qFormat/>
    <w:rsid w:val="00F67BF3"/>
    <w:pPr>
      <w:widowControl w:val="0"/>
      <w:spacing w:before="240" w:after="240"/>
      <w:contextualSpacing w:val="0"/>
    </w:pPr>
    <w:rPr>
      <w:rFonts w:ascii="Times New Roman" w:eastAsia="Times New Roman" w:hAnsi="Times New Roman" w:cs="Arial"/>
      <w:b/>
      <w:bCs/>
      <w:spacing w:val="0"/>
      <w:kern w:val="0"/>
      <w:sz w:val="20"/>
      <w:szCs w:val="20"/>
      <w:lang w:eastAsia="ru-RU"/>
    </w:rPr>
  </w:style>
  <w:style w:type="character" w:customStyle="1" w:styleId="a5">
    <w:name w:val="Образец ЮП Заголовок Знак"/>
    <w:basedOn w:val="a6"/>
    <w:link w:val="a3"/>
    <w:rsid w:val="00F67BF3"/>
    <w:rPr>
      <w:rFonts w:ascii="Times New Roman" w:eastAsia="Times New Roman" w:hAnsi="Times New Roman" w:cs="Arial"/>
      <w:b/>
      <w:bCs/>
      <w:spacing w:val="-10"/>
      <w:kern w:val="28"/>
      <w:sz w:val="20"/>
      <w:szCs w:val="20"/>
      <w:lang w:eastAsia="ru-RU"/>
    </w:rPr>
  </w:style>
  <w:style w:type="paragraph" w:styleId="a4">
    <w:name w:val="Title"/>
    <w:basedOn w:val="a"/>
    <w:next w:val="a"/>
    <w:link w:val="a6"/>
    <w:uiPriority w:val="10"/>
    <w:qFormat/>
    <w:rsid w:val="00F67BF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4"/>
    <w:uiPriority w:val="10"/>
    <w:rsid w:val="00F67BF3"/>
    <w:rPr>
      <w:rFonts w:asciiTheme="majorHAnsi" w:eastAsiaTheme="majorEastAsia" w:hAnsiTheme="majorHAnsi" w:cstheme="majorBidi"/>
      <w:spacing w:val="-10"/>
      <w:kern w:val="28"/>
      <w:sz w:val="56"/>
      <w:szCs w:val="56"/>
    </w:rPr>
  </w:style>
  <w:style w:type="paragraph" w:customStyle="1" w:styleId="msonormal0">
    <w:name w:val="msonormal"/>
    <w:basedOn w:val="a"/>
    <w:rsid w:val="001408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itle-annex-1">
    <w:name w:val="title-annex-1"/>
    <w:basedOn w:val="a"/>
    <w:rsid w:val="001408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itle-annex-2">
    <w:name w:val="title-annex-2"/>
    <w:basedOn w:val="a"/>
    <w:rsid w:val="001408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Normal (Web)"/>
    <w:basedOn w:val="a"/>
    <w:uiPriority w:val="99"/>
    <w:semiHidden/>
    <w:unhideWhenUsed/>
    <w:rsid w:val="001408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
    <w:name w:val="Обычный1"/>
    <w:basedOn w:val="a"/>
    <w:rsid w:val="001408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bl-norm">
    <w:name w:val="tbl-norm"/>
    <w:basedOn w:val="a"/>
    <w:rsid w:val="001408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bl-left">
    <w:name w:val="tbl-left"/>
    <w:basedOn w:val="a"/>
    <w:rsid w:val="001408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oj-tbl-txt">
    <w:name w:val="oj-tbl-txt"/>
    <w:basedOn w:val="a"/>
    <w:rsid w:val="001D58E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oj-italic">
    <w:name w:val="oj-italic"/>
    <w:basedOn w:val="a0"/>
    <w:rsid w:val="000A39B3"/>
  </w:style>
  <w:style w:type="paragraph" w:styleId="a8">
    <w:name w:val="Balloon Text"/>
    <w:basedOn w:val="a"/>
    <w:link w:val="a9"/>
    <w:uiPriority w:val="99"/>
    <w:semiHidden/>
    <w:unhideWhenUsed/>
    <w:rsid w:val="00327D09"/>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327D09"/>
    <w:rPr>
      <w:rFonts w:ascii="Segoe UI" w:hAnsi="Segoe UI" w:cs="Segoe UI"/>
      <w:sz w:val="18"/>
      <w:szCs w:val="18"/>
    </w:rPr>
  </w:style>
  <w:style w:type="character" w:styleId="aa">
    <w:name w:val="annotation reference"/>
    <w:basedOn w:val="a0"/>
    <w:uiPriority w:val="99"/>
    <w:semiHidden/>
    <w:unhideWhenUsed/>
    <w:rsid w:val="00AA08AF"/>
    <w:rPr>
      <w:sz w:val="16"/>
      <w:szCs w:val="16"/>
    </w:rPr>
  </w:style>
  <w:style w:type="paragraph" w:styleId="ab">
    <w:name w:val="annotation text"/>
    <w:basedOn w:val="a"/>
    <w:link w:val="ac"/>
    <w:uiPriority w:val="99"/>
    <w:semiHidden/>
    <w:unhideWhenUsed/>
    <w:rsid w:val="00AA08AF"/>
    <w:pPr>
      <w:spacing w:line="240" w:lineRule="auto"/>
    </w:pPr>
    <w:rPr>
      <w:sz w:val="20"/>
      <w:szCs w:val="20"/>
    </w:rPr>
  </w:style>
  <w:style w:type="character" w:customStyle="1" w:styleId="ac">
    <w:name w:val="Текст примечания Знак"/>
    <w:basedOn w:val="a0"/>
    <w:link w:val="ab"/>
    <w:uiPriority w:val="99"/>
    <w:semiHidden/>
    <w:rsid w:val="00AA08AF"/>
    <w:rPr>
      <w:sz w:val="20"/>
      <w:szCs w:val="20"/>
    </w:rPr>
  </w:style>
  <w:style w:type="paragraph" w:styleId="ad">
    <w:name w:val="annotation subject"/>
    <w:basedOn w:val="ab"/>
    <w:next w:val="ab"/>
    <w:link w:val="ae"/>
    <w:uiPriority w:val="99"/>
    <w:semiHidden/>
    <w:unhideWhenUsed/>
    <w:rsid w:val="00AA08AF"/>
    <w:rPr>
      <w:b/>
      <w:bCs/>
    </w:rPr>
  </w:style>
  <w:style w:type="character" w:customStyle="1" w:styleId="ae">
    <w:name w:val="Тема примечания Знак"/>
    <w:basedOn w:val="ac"/>
    <w:link w:val="ad"/>
    <w:uiPriority w:val="99"/>
    <w:semiHidden/>
    <w:rsid w:val="00AA08AF"/>
    <w:rPr>
      <w:b/>
      <w:bCs/>
      <w:sz w:val="20"/>
      <w:szCs w:val="20"/>
    </w:rPr>
  </w:style>
  <w:style w:type="paragraph" w:styleId="af">
    <w:name w:val="Revision"/>
    <w:hidden/>
    <w:uiPriority w:val="99"/>
    <w:semiHidden/>
    <w:rsid w:val="0024237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400584">
      <w:bodyDiv w:val="1"/>
      <w:marLeft w:val="0"/>
      <w:marRight w:val="0"/>
      <w:marTop w:val="0"/>
      <w:marBottom w:val="0"/>
      <w:divBdr>
        <w:top w:val="none" w:sz="0" w:space="0" w:color="auto"/>
        <w:left w:val="none" w:sz="0" w:space="0" w:color="auto"/>
        <w:bottom w:val="none" w:sz="0" w:space="0" w:color="auto"/>
        <w:right w:val="none" w:sz="0" w:space="0" w:color="auto"/>
      </w:divBdr>
    </w:div>
    <w:div w:id="592250931">
      <w:bodyDiv w:val="1"/>
      <w:marLeft w:val="0"/>
      <w:marRight w:val="0"/>
      <w:marTop w:val="0"/>
      <w:marBottom w:val="0"/>
      <w:divBdr>
        <w:top w:val="none" w:sz="0" w:space="0" w:color="auto"/>
        <w:left w:val="none" w:sz="0" w:space="0" w:color="auto"/>
        <w:bottom w:val="none" w:sz="0" w:space="0" w:color="auto"/>
        <w:right w:val="none" w:sz="0" w:space="0" w:color="auto"/>
      </w:divBdr>
    </w:div>
    <w:div w:id="693268104">
      <w:bodyDiv w:val="1"/>
      <w:marLeft w:val="0"/>
      <w:marRight w:val="0"/>
      <w:marTop w:val="0"/>
      <w:marBottom w:val="0"/>
      <w:divBdr>
        <w:top w:val="none" w:sz="0" w:space="0" w:color="auto"/>
        <w:left w:val="none" w:sz="0" w:space="0" w:color="auto"/>
        <w:bottom w:val="none" w:sz="0" w:space="0" w:color="auto"/>
        <w:right w:val="none" w:sz="0" w:space="0" w:color="auto"/>
      </w:divBdr>
    </w:div>
    <w:div w:id="817113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F643B3A295650E4FBCFA12EBBEA81198" ma:contentTypeVersion="3" ma:contentTypeDescription="Создание документа." ma:contentTypeScope="" ma:versionID="66eb05eef7dea414ff29d87aec9da8b2">
  <xsd:schema xmlns:xsd="http://www.w3.org/2001/XMLSchema" xmlns:xs="http://www.w3.org/2001/XMLSchema" xmlns:p="http://schemas.microsoft.com/office/2006/metadata/properties" xmlns:ns2="f089171f-9a62-46ba-b25a-510fcfdc944d" xmlns:ns3="e1070701-6ceb-4b7e-af88-d82c4f766386" targetNamespace="http://schemas.microsoft.com/office/2006/metadata/properties" ma:root="true" ma:fieldsID="fb2a269bf31637dbcb9842093487b15e" ns2:_="" ns3:_="">
    <xsd:import namespace="f089171f-9a62-46ba-b25a-510fcfdc944d"/>
    <xsd:import namespace="e1070701-6ceb-4b7e-af88-d82c4f766386"/>
    <xsd:element name="properties">
      <xsd:complexType>
        <xsd:sequence>
          <xsd:element name="documentManagement">
            <xsd:complexType>
              <xsd:all>
                <xsd:element ref="ns2:_dlc_DocId" minOccurs="0"/>
                <xsd:element ref="ns2:_dlc_DocIdUrl" minOccurs="0"/>
                <xsd:element ref="ns2:_dlc_DocIdPersistId" minOccurs="0"/>
                <xsd:element ref="ns3:_x041a__x043e__x043c__x043c__x0435__x043d__x0442__x0430__x0440__x0438__x0438_"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9171f-9a62-46ba-b25a-510fcfdc944d" elementFormDefault="qualified">
    <xsd:import namespace="http://schemas.microsoft.com/office/2006/documentManagement/types"/>
    <xsd:import namespace="http://schemas.microsoft.com/office/infopath/2007/PartnerControls"/>
    <xsd:element name="_dlc_DocId" ma:index="8" nillable="true" ma:displayName="Значение идентификатора документа" ma:description="Значение идентификатора документа, присвоенного данному элементу." ma:internalName="_dlc_DocId" ma:readOnly="true">
      <xsd:simpleType>
        <xsd:restriction base="dms:Text"/>
      </xsd:simpleType>
    </xsd:element>
    <xsd:element name="_dlc_DocIdUrl" ma:index="9" nillable="true" ma:displayName="Идентификатор документа" ma:description="Постоянная ссылка на этот документ."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Сохранить идентификатор" ma:description="Сохранять идентификатор при добавлении." ma:hidden="true" ma:internalName="_dlc_DocIdPersistId" ma:readOnly="true">
      <xsd:simpleType>
        <xsd:restriction base="dms:Boolean"/>
      </xsd:simpleType>
    </xsd:element>
    <xsd:element name="SharedWithUsers" ma:index="12"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Совместно с подробностями"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1070701-6ceb-4b7e-af88-d82c4f766386" elementFormDefault="qualified">
    <xsd:import namespace="http://schemas.microsoft.com/office/2006/documentManagement/types"/>
    <xsd:import namespace="http://schemas.microsoft.com/office/infopath/2007/PartnerControls"/>
    <xsd:element name="_x041a__x043e__x043c__x043c__x0435__x043d__x0442__x0430__x0440__x0438__x0438_" ma:index="11" nillable="true" ma:displayName="Комментарии" ma:internalName="_x041a__x043e__x043c__x043c__x0435__x043d__x0442__x0430__x0440__x0438__x0438_">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e1070701-6ceb-4b7e-af88-d82c4f766386" xsi:nil="true"/>
    <_dlc_DocId xmlns="f089171f-9a62-46ba-b25a-510fcfdc944d">LEGDHKNZFHQE-20-53931</_dlc_DocId>
    <_dlc_DocIdUrl xmlns="f089171f-9a62-46ba-b25a-510fcfdc944d">
      <Url>https://sp.sibur.local/Legal/_layouts/15/DocIdRedir.aspx?ID=LEGDHKNZFHQE-20-53931</Url>
      <Description>LEGDHKNZFHQE-20-53931</Description>
    </_dlc_DocIdUrl>
  </documentManagement>
</p:properties>
</file>

<file path=customXml/itemProps1.xml><?xml version="1.0" encoding="utf-8"?>
<ds:datastoreItem xmlns:ds="http://schemas.openxmlformats.org/officeDocument/2006/customXml" ds:itemID="{58F2EA0F-9FCE-4021-B9F5-EF826DE46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9171f-9a62-46ba-b25a-510fcfdc944d"/>
    <ds:schemaRef ds:uri="e1070701-6ceb-4b7e-af88-d82c4f766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1B0A85-AAEC-40CE-A0B2-F7B9AE827589}">
  <ds:schemaRefs>
    <ds:schemaRef ds:uri="http://schemas.microsoft.com/sharepoint/events"/>
  </ds:schemaRefs>
</ds:datastoreItem>
</file>

<file path=customXml/itemProps3.xml><?xml version="1.0" encoding="utf-8"?>
<ds:datastoreItem xmlns:ds="http://schemas.openxmlformats.org/officeDocument/2006/customXml" ds:itemID="{BD1A080E-9DFA-426B-9516-EAAEA61569E4}">
  <ds:schemaRefs>
    <ds:schemaRef ds:uri="http://schemas.microsoft.com/sharepoint/v3/contenttype/forms"/>
  </ds:schemaRefs>
</ds:datastoreItem>
</file>

<file path=customXml/itemProps4.xml><?xml version="1.0" encoding="utf-8"?>
<ds:datastoreItem xmlns:ds="http://schemas.openxmlformats.org/officeDocument/2006/customXml" ds:itemID="{CD0BF9FC-566D-4177-9F91-46200C7B96C5}">
  <ds:schemaRefs>
    <ds:schemaRef ds:uri="http://schemas.microsoft.com/office/2006/metadata/properties"/>
    <ds:schemaRef ds:uri="http://schemas.microsoft.com/office/infopath/2007/PartnerControls"/>
    <ds:schemaRef ds:uri="e1070701-6ceb-4b7e-af88-d82c4f766386"/>
    <ds:schemaRef ds:uri="f089171f-9a62-46ba-b25a-510fcfdc944d"/>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146</Pages>
  <Words>30848</Words>
  <Characters>175840</Characters>
  <Application>Microsoft Office Word</Application>
  <DocSecurity>0</DocSecurity>
  <Lines>1465</Lines>
  <Paragraphs>412</Paragraphs>
  <ScaleCrop>false</ScaleCrop>
  <HeadingPairs>
    <vt:vector size="2" baseType="variant">
      <vt:variant>
        <vt:lpstr>Название</vt:lpstr>
      </vt:variant>
      <vt:variant>
        <vt:i4>1</vt:i4>
      </vt:variant>
    </vt:vector>
  </HeadingPairs>
  <TitlesOfParts>
    <vt:vector size="1" baseType="lpstr">
      <vt:lpstr/>
    </vt:vector>
  </TitlesOfParts>
  <Company>SIBUR</Company>
  <LinksUpToDate>false</LinksUpToDate>
  <CharactersWithSpaces>206276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Семенова Вероника Владимировна</dc:creator>
  <cp:keywords/>
  <dc:description/>
  <cp:lastModifiedBy>SIBUR</cp:lastModifiedBy>
  <cp:revision>14</cp:revision>
  <dcterms:created xsi:type="dcterms:W3CDTF">2025-06-17T12:34:00Z</dcterms:created>
  <dcterms:modified xsi:type="dcterms:W3CDTF">2026-01-12T08:27:00Z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0x010100F643B3A295650E4FBCFA12EBBEA81198</vt:lpwstr>
  </property>
  <property fmtid="{D5CDD505-2E9C-101B-9397-08002B2CF9AE}" pid="3" name="_dlc_DocIdItemGuid">
    <vt:lpwstr>763c27b9-ec38-4eac-bb92-14fb7636b8e2</vt:lpwstr>
  </property>
</Properties>
</file>