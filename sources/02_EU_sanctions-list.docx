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DCAC" w14:textId="69F7CF5D" w:rsidR="006137D4" w:rsidRPr="0020401F" w:rsidRDefault="006137D4" w:rsidP="0020401F">
      <w:pPr>
        <w:shd w:val="clear" w:color="auto" w:fill="FFFFFF"/>
        <w:spacing w:after="120" w:line="240" w:lineRule="auto"/>
        <w:jc w:val="center"/>
        <w:rPr>
          <w:rFonts w:ascii="Arial" w:eastAsia="Times New Roman" w:hAnsi="Arial" w:cs="Arial"/>
          <w:b/>
          <w:bCs/>
          <w:color w:val="333333"/>
          <w:sz w:val="20"/>
          <w:szCs w:val="20"/>
          <w:lang w:val="en-US" w:eastAsia="ru-RU"/>
        </w:rPr>
      </w:pPr>
      <w:r w:rsidRPr="0020401F">
        <w:rPr>
          <w:rFonts w:ascii="Arial" w:eastAsia="Times New Roman" w:hAnsi="Arial" w:cs="Arial"/>
          <w:b/>
          <w:bCs/>
          <w:color w:val="333333"/>
          <w:sz w:val="20"/>
          <w:szCs w:val="20"/>
          <w:lang w:eastAsia="ru-RU"/>
        </w:rPr>
        <w:t>Регламент</w:t>
      </w:r>
      <w:r w:rsidRPr="0020401F">
        <w:rPr>
          <w:rFonts w:ascii="Arial" w:eastAsia="Times New Roman" w:hAnsi="Arial" w:cs="Arial"/>
          <w:b/>
          <w:bCs/>
          <w:color w:val="333333"/>
          <w:sz w:val="20"/>
          <w:szCs w:val="20"/>
          <w:lang w:val="en-US" w:eastAsia="ru-RU"/>
        </w:rPr>
        <w:t xml:space="preserve"> 833/2014</w:t>
      </w:r>
    </w:p>
    <w:p w14:paraId="41E960D7" w14:textId="4F913E03" w:rsidR="00140827" w:rsidRPr="0020401F" w:rsidRDefault="00140827" w:rsidP="0020401F">
      <w:pPr>
        <w:shd w:val="clear" w:color="auto" w:fill="FFFFFF"/>
        <w:spacing w:after="120" w:line="240" w:lineRule="auto"/>
        <w:jc w:val="both"/>
        <w:rPr>
          <w:rFonts w:ascii="Arial" w:eastAsia="Times New Roman" w:hAnsi="Arial" w:cs="Arial"/>
          <w:i/>
          <w:iCs/>
          <w:color w:val="333333"/>
          <w:sz w:val="20"/>
          <w:szCs w:val="20"/>
          <w:lang w:val="en-US" w:eastAsia="ru-RU"/>
        </w:rPr>
      </w:pPr>
      <w:r w:rsidRPr="0020401F">
        <w:rPr>
          <w:rFonts w:ascii="Arial" w:eastAsia="Times New Roman" w:hAnsi="Arial" w:cs="Arial"/>
          <w:i/>
          <w:iCs/>
          <w:color w:val="333333"/>
          <w:sz w:val="20"/>
          <w:szCs w:val="20"/>
          <w:lang w:val="en-US" w:eastAsia="ru-RU"/>
        </w:rPr>
        <w:t>ANNEX XLII</w:t>
      </w:r>
    </w:p>
    <w:p w14:paraId="3134F039" w14:textId="77777777" w:rsidR="00140827" w:rsidRPr="0020401F" w:rsidRDefault="00140827" w:rsidP="0020401F">
      <w:pPr>
        <w:shd w:val="clear" w:color="auto" w:fill="FFFFFF"/>
        <w:spacing w:after="120" w:line="240" w:lineRule="auto"/>
        <w:jc w:val="both"/>
        <w:rPr>
          <w:rFonts w:ascii="Arial" w:eastAsia="Times New Roman" w:hAnsi="Arial" w:cs="Arial"/>
          <w:b/>
          <w:bCs/>
          <w:color w:val="333333"/>
          <w:sz w:val="20"/>
          <w:szCs w:val="20"/>
          <w:lang w:val="en-US" w:eastAsia="ru-RU"/>
        </w:rPr>
      </w:pPr>
      <w:r w:rsidRPr="0020401F">
        <w:rPr>
          <w:rFonts w:ascii="Arial" w:eastAsia="Times New Roman" w:hAnsi="Arial" w:cs="Arial"/>
          <w:b/>
          <w:bCs/>
          <w:color w:val="333333"/>
          <w:sz w:val="20"/>
          <w:szCs w:val="20"/>
          <w:lang w:val="en-US" w:eastAsia="ru-RU"/>
        </w:rPr>
        <w:t>List of vessels referred to in Article 3s</w:t>
      </w:r>
    </w:p>
    <w:tbl>
      <w:tblPr>
        <w:tblW w:w="9339" w:type="dxa"/>
        <w:jc w:val="center"/>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494"/>
        <w:gridCol w:w="2125"/>
        <w:gridCol w:w="882"/>
        <w:gridCol w:w="4600"/>
        <w:gridCol w:w="1238"/>
      </w:tblGrid>
      <w:tr w:rsidR="00140827" w:rsidRPr="0020401F" w14:paraId="7A70055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F0858F" w14:textId="77777777" w:rsidR="00140827" w:rsidRPr="0020401F" w:rsidRDefault="00140827" w:rsidP="0020401F">
            <w:pPr>
              <w:spacing w:after="0" w:line="240" w:lineRule="auto"/>
              <w:jc w:val="both"/>
              <w:rPr>
                <w:rFonts w:ascii="Arial" w:eastAsia="Times New Roman" w:hAnsi="Arial" w:cs="Arial"/>
                <w:b/>
                <w:bCs/>
                <w:sz w:val="20"/>
                <w:szCs w:val="20"/>
                <w:lang w:val="en-US" w:eastAsia="ru-RU"/>
              </w:rPr>
            </w:pPr>
            <w:r w:rsidRPr="0020401F">
              <w:rPr>
                <w:rFonts w:ascii="Arial" w:eastAsia="Times New Roman" w:hAnsi="Arial" w:cs="Arial"/>
                <w:b/>
                <w:bCs/>
                <w:sz w:val="20"/>
                <w:szCs w:val="20"/>
                <w:lang w:val="en-US"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40AA65" w14:textId="77777777" w:rsidR="00140827" w:rsidRPr="0020401F" w:rsidRDefault="00140827" w:rsidP="0020401F">
            <w:pPr>
              <w:spacing w:before="60" w:after="60" w:line="240" w:lineRule="auto"/>
              <w:jc w:val="both"/>
              <w:rPr>
                <w:rFonts w:ascii="Arial" w:eastAsia="Times New Roman" w:hAnsi="Arial" w:cs="Arial"/>
                <w:b/>
                <w:bCs/>
                <w:sz w:val="20"/>
                <w:szCs w:val="20"/>
                <w:lang w:eastAsia="ru-RU"/>
              </w:rPr>
            </w:pPr>
            <w:r w:rsidRPr="0020401F">
              <w:rPr>
                <w:rFonts w:ascii="Arial" w:eastAsia="Times New Roman" w:hAnsi="Arial" w:cs="Arial"/>
                <w:b/>
                <w:bCs/>
                <w:sz w:val="20"/>
                <w:szCs w:val="20"/>
                <w:lang w:eastAsia="ru-RU"/>
              </w:rPr>
              <w:t>Vessel name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D5D0AA" w14:textId="77777777" w:rsidR="00140827" w:rsidRPr="0020401F" w:rsidRDefault="00140827" w:rsidP="0020401F">
            <w:pPr>
              <w:spacing w:before="60" w:after="60" w:line="240" w:lineRule="auto"/>
              <w:jc w:val="both"/>
              <w:rPr>
                <w:rFonts w:ascii="Arial" w:eastAsia="Times New Roman" w:hAnsi="Arial" w:cs="Arial"/>
                <w:b/>
                <w:bCs/>
                <w:sz w:val="20"/>
                <w:szCs w:val="20"/>
                <w:lang w:eastAsia="ru-RU"/>
              </w:rPr>
            </w:pPr>
            <w:r w:rsidRPr="0020401F">
              <w:rPr>
                <w:rFonts w:ascii="Arial" w:eastAsia="Times New Roman" w:hAnsi="Arial" w:cs="Arial"/>
                <w:b/>
                <w:bCs/>
                <w:sz w:val="20"/>
                <w:szCs w:val="20"/>
                <w:lang w:eastAsia="ru-RU"/>
              </w:rPr>
              <w:t>IMO number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B2D9C7" w14:textId="77777777" w:rsidR="00140827" w:rsidRPr="0020401F" w:rsidRDefault="00140827" w:rsidP="0020401F">
            <w:pPr>
              <w:spacing w:before="60" w:after="60" w:line="240" w:lineRule="auto"/>
              <w:jc w:val="both"/>
              <w:rPr>
                <w:rFonts w:ascii="Arial" w:eastAsia="Times New Roman" w:hAnsi="Arial" w:cs="Arial"/>
                <w:b/>
                <w:bCs/>
                <w:sz w:val="20"/>
                <w:szCs w:val="20"/>
                <w:lang w:eastAsia="ru-RU"/>
              </w:rPr>
            </w:pPr>
            <w:r w:rsidRPr="0020401F">
              <w:rPr>
                <w:rFonts w:ascii="Arial" w:eastAsia="Times New Roman" w:hAnsi="Arial" w:cs="Arial"/>
                <w:b/>
                <w:bCs/>
                <w:sz w:val="20"/>
                <w:szCs w:val="20"/>
                <w:lang w:eastAsia="ru-RU"/>
              </w:rPr>
              <w:t>Grounds for inclusion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59A732" w14:textId="77777777" w:rsidR="00140827" w:rsidRPr="0020401F" w:rsidRDefault="00140827" w:rsidP="0020401F">
            <w:pPr>
              <w:spacing w:before="60" w:after="60" w:line="240" w:lineRule="auto"/>
              <w:jc w:val="both"/>
              <w:rPr>
                <w:rFonts w:ascii="Arial" w:eastAsia="Times New Roman" w:hAnsi="Arial" w:cs="Arial"/>
                <w:b/>
                <w:bCs/>
                <w:sz w:val="20"/>
                <w:szCs w:val="20"/>
                <w:lang w:eastAsia="ru-RU"/>
              </w:rPr>
            </w:pPr>
            <w:r w:rsidRPr="0020401F">
              <w:rPr>
                <w:rFonts w:ascii="Arial" w:eastAsia="Times New Roman" w:hAnsi="Arial" w:cs="Arial"/>
                <w:b/>
                <w:bCs/>
                <w:sz w:val="20"/>
                <w:szCs w:val="20"/>
                <w:lang w:eastAsia="ru-RU"/>
              </w:rPr>
              <w:t>Date of application</w:t>
            </w:r>
          </w:p>
        </w:tc>
      </w:tr>
      <w:tr w:rsidR="00140827" w:rsidRPr="0020401F" w14:paraId="7ED9EF0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892B0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44785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Angara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C9A8C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9179842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5CA7D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(a):</w:t>
            </w:r>
          </w:p>
          <w:p w14:paraId="0C9FE33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goods and technology used in the defence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DD3F7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4256B0A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B313F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10D3E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Maria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9E061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8517839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5D14B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(a):</w:t>
            </w:r>
          </w:p>
          <w:p w14:paraId="40EFD72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goods and technology used in the defence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1E52A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3CD5CA0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C4EA6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60B66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Saam FSU</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41559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9915090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7E78F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23F2C0F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E2AB6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7A01529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B38EC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79899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Koryak FSU</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A128B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9915105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A40F2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5E5619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DDE0A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10DA7EC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CA73D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CA40FE" w14:textId="77777777" w:rsidR="00140827" w:rsidRPr="0020401F" w:rsidRDefault="001D58E6" w:rsidP="0020401F">
            <w:pPr>
              <w:spacing w:before="60" w:after="60" w:line="240" w:lineRule="auto"/>
              <w:jc w:val="both"/>
              <w:rPr>
                <w:rFonts w:ascii="Arial" w:eastAsia="Times New Roman" w:hAnsi="Arial" w:cs="Arial"/>
                <w:sz w:val="20"/>
                <w:szCs w:val="20"/>
                <w:lang w:val="en-US" w:eastAsia="ru-RU"/>
              </w:rPr>
            </w:pPr>
            <w:ins w:id="0" w:author="Ковалева Диана Вадимовна" w:date="2025-06-17T11:24:00Z">
              <w:r w:rsidRPr="0020401F">
                <w:rPr>
                  <w:rFonts w:ascii="Arial" w:eastAsia="Times New Roman" w:hAnsi="Arial" w:cs="Arial"/>
                  <w:sz w:val="20"/>
                  <w:szCs w:val="20"/>
                  <w:lang w:eastAsia="ru-RU"/>
                </w:rPr>
                <w:t>Kavya (formerly Hana</w:t>
              </w:r>
            </w:ins>
            <w:del w:id="1" w:author="Ковалева Диана Вадимовна" w:date="2025-06-17T11:24:00Z">
              <w:r w:rsidR="00140827" w:rsidRPr="0020401F" w:rsidDel="001D58E6">
                <w:rPr>
                  <w:rFonts w:ascii="Arial" w:eastAsia="Times New Roman" w:hAnsi="Arial" w:cs="Arial"/>
                  <w:sz w:val="20"/>
                  <w:szCs w:val="20"/>
                  <w:lang w:val="en-US" w:eastAsia="ru-RU"/>
                </w:rPr>
                <w:delText>Jun Ma (formerly Kavya, Hana</w:delText>
              </w:r>
            </w:del>
            <w:r w:rsidR="00140827" w:rsidRPr="0020401F">
              <w:rPr>
                <w:rFonts w:ascii="Arial" w:eastAsia="Times New Roman" w:hAnsi="Arial" w:cs="Arial"/>
                <w:sz w:val="20"/>
                <w:szCs w:val="20"/>
                <w:lang w:val="en-US"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2C13D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9353113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02B29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E8B2D1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4EA9F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6CEA219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3E9EA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58C73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N Cerna (formerly Canis Power)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DEF6A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9289520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A81EB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2AEE3A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5FEBE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1E9791C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1840F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809E0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Apar (formerly Feng Shou; Andromeda Star)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3BD7E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9402471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D66C7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E0C103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D7A31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50A4F84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C0478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84BD6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Legacy (formerly NS Lotus)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636E4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9339337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89E99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57D40DB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20067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2812914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D53E6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C8501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Saga (formerly NS Spirit)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B42A5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9318553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C90BB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22D4647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lastRenderedPageBreak/>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1E3CE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25.6.2024</w:t>
            </w:r>
          </w:p>
        </w:tc>
      </w:tr>
      <w:tr w:rsidR="00140827" w:rsidRPr="0020401F" w14:paraId="7FC3268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5C2F3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8BB2A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Serenade (formerly NS Stream)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50DB7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9318541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009D0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3394068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CA664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1ECD703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A92C3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11C52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Success (formerly SCF Arum)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C4F8D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9333436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8AB56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105F2F3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A22E0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2534811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57CF9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C43DA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Lady 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7EAED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9161003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07947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(a):</w:t>
            </w:r>
          </w:p>
          <w:p w14:paraId="2CD7E2B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goods and technology used in the defence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214A8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714B10F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49592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EDE21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Maia-1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06892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9358010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C89B5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(a):</w:t>
            </w:r>
          </w:p>
          <w:p w14:paraId="56FC7AA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goods and technology used in the defence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FB146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41EAA7D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243CB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3B25F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Hunter Star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2CE9A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9830769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0D3D0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AEA412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D3582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1406450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36AA3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2DE80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Daksha (formerly Hebe)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2A8C9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9259185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612E7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44147E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6F4DB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181771D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939AB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A3A25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Enisey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97DC7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9079169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F19A9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(d):</w:t>
            </w:r>
          </w:p>
          <w:p w14:paraId="77C593F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CB1CA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698E526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75FA2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0974F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Kelly Grace (formerly Vela Rain)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DA062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9331141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2B8DE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CF0323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C3F4A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7DB462C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FC5D8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9C3C7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Ozanno (formerly Ocean AMZ)</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C94F5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9394935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F5A4D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EC14C4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transport crude oil or petroleum products, as listed in Annex XXV, that originate in Russia or are </w:t>
            </w:r>
            <w:r w:rsidRPr="0020401F">
              <w:rPr>
                <w:rFonts w:ascii="Arial" w:eastAsia="Times New Roman" w:hAnsi="Arial" w:cs="Arial"/>
                <w:sz w:val="20"/>
                <w:szCs w:val="20"/>
                <w:lang w:val="en-US" w:eastAsia="ru-RU"/>
              </w:rPr>
              <w:lastRenderedPageBreak/>
              <w:t>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97416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25.6.2024</w:t>
            </w:r>
          </w:p>
        </w:tc>
      </w:tr>
      <w:tr w:rsidR="00140827" w:rsidRPr="0020401F" w14:paraId="63C539A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3D869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6222A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Delvina (formerly Galian 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D856E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9331153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8ACDE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8093B8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3CACF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47D4F16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42A4E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BCD97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Bodhi (formerly Robon)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F019E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9144782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1F758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1EDCE5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11757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1E286A7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3D268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FCC2E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Lunar Tide (formerly Beks Aqua)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CE871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9277735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214F6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4EFF84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14E88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32E85BB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8A1E2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B3380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Kemerovo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91C1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9312884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36828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9396FE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8686A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127A023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12FA9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23F91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Krymsk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172AA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9270529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CC90A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66D628C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E7AA3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0D27EF3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B3794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3F8FD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Krasnoyarsk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D69F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9312896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58150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422BB2F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7E810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082A7C3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0FC68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3FE47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Kaliningrad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2C5E4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9341067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29BAB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3EECA7B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A076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25.6.2024</w:t>
            </w:r>
          </w:p>
        </w:tc>
      </w:tr>
      <w:tr w:rsidR="00140827" w:rsidRPr="0020401F" w14:paraId="6B04240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EC319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37E92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Dashan (formerly Mianzimu)</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F8D2A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9299666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B5A40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A61D70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w:t>
            </w:r>
            <w:r w:rsidRPr="0020401F">
              <w:rPr>
                <w:rFonts w:ascii="Arial" w:eastAsia="Times New Roman" w:hAnsi="Arial" w:cs="Arial"/>
                <w:sz w:val="20"/>
                <w:szCs w:val="20"/>
                <w:lang w:val="en-US" w:eastAsia="ru-RU"/>
              </w:rPr>
              <w:lastRenderedPageBreak/>
              <w:t>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836D4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17.12.2024</w:t>
            </w:r>
          </w:p>
        </w:tc>
      </w:tr>
      <w:tr w:rsidR="00140827" w:rsidRPr="0020401F" w14:paraId="6B9E32D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E79F6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D9F694" w14:textId="7AEA531D" w:rsidR="00140827" w:rsidRPr="0020401F" w:rsidRDefault="001F2D10" w:rsidP="0020401F">
            <w:pPr>
              <w:spacing w:before="60" w:after="60" w:line="240" w:lineRule="auto"/>
              <w:jc w:val="both"/>
              <w:rPr>
                <w:rFonts w:ascii="Arial" w:eastAsia="Times New Roman" w:hAnsi="Arial" w:cs="Arial"/>
                <w:sz w:val="20"/>
                <w:szCs w:val="20"/>
                <w:lang w:eastAsia="ru-RU"/>
              </w:rPr>
            </w:pPr>
            <w:r w:rsidRPr="001F2D10">
              <w:rPr>
                <w:rFonts w:ascii="Arial" w:eastAsia="Times New Roman" w:hAnsi="Arial" w:cs="Arial"/>
                <w:sz w:val="20"/>
                <w:szCs w:val="20"/>
                <w:lang w:eastAsia="ru-RU"/>
              </w:rPr>
              <w:t>Sputnik Energy (formerly Pioneer)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D530E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9256602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C2F7E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17ACF97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EA111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263D889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111E4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C337E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Alissa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435B0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9273052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08D0E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6643C75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43847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49407DC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AF08D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F3DC9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Marabella Sun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62E35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9323376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B9B52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B66E2D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195E3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2093E9F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27448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7C5F6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Christophe de Margerie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640DD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9737187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4BA4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371A9A8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A6B5A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21AC75C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836CD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3523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Altair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A5E73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9413547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A3FDB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3498CD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AC8D1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4B1EC86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30354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77DB2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Peta Lumina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1F273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9296391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30E7E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A3CC70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AD4AE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570BD10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FAB40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D9CC5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San Damian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7FC31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9274331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6C6C1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(d):</w:t>
            </w:r>
          </w:p>
          <w:p w14:paraId="7A7BE90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A690B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120194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5E7A5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8941E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San Cosmas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B278D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9274343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D37B7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(d):</w:t>
            </w:r>
          </w:p>
          <w:p w14:paraId="673390F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are operated in such a way as to contribute or support actions or policies which undermine or threaten the economic subsistence or food security of Ukraine, such as the transport of stolen Ukrainian </w:t>
            </w:r>
            <w:r w:rsidRPr="0020401F">
              <w:rPr>
                <w:rFonts w:ascii="Arial" w:eastAsia="Times New Roman" w:hAnsi="Arial" w:cs="Arial"/>
                <w:sz w:val="20"/>
                <w:szCs w:val="20"/>
                <w:lang w:val="en-US" w:eastAsia="ru-RU"/>
              </w:rPr>
              <w:lastRenderedPageBreak/>
              <w:t>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4E2C2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17.12.2024</w:t>
            </w:r>
          </w:p>
        </w:tc>
      </w:tr>
      <w:tr w:rsidR="00140827" w:rsidRPr="0020401F" w14:paraId="63DBD2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A1A6F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8FC075" w14:textId="009FA1F6" w:rsidR="00140827" w:rsidRPr="001F2D10" w:rsidRDefault="001F2D10" w:rsidP="0020401F">
            <w:pPr>
              <w:spacing w:before="60" w:after="60" w:line="240" w:lineRule="auto"/>
              <w:jc w:val="both"/>
              <w:rPr>
                <w:rFonts w:ascii="Arial" w:eastAsia="Times New Roman" w:hAnsi="Arial" w:cs="Arial"/>
                <w:sz w:val="20"/>
                <w:szCs w:val="20"/>
                <w:lang w:val="en-US" w:eastAsia="ru-RU"/>
              </w:rPr>
            </w:pPr>
            <w:r w:rsidRPr="001F2D10">
              <w:rPr>
                <w:rFonts w:ascii="Arial" w:eastAsia="Times New Roman" w:hAnsi="Arial" w:cs="Arial"/>
                <w:sz w:val="20"/>
                <w:szCs w:val="20"/>
                <w:lang w:val="en-US" w:eastAsia="ru-RU"/>
              </w:rPr>
              <w:t>Monte Bianco (formerly San Severus)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D6F0B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9385233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DE714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(d):</w:t>
            </w:r>
          </w:p>
          <w:p w14:paraId="62ABA85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66411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39CCF87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1E5C7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CEDC7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Galaxy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EC656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9826902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FBC6D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106E69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C8FE3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6B6B9D4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63ED7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98BFE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Rigel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05B43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9511533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DF728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6A3988F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49847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00C65BB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7E652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C067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Cassiopeia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923B3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9341081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F650D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089551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91A07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0061F36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B92FF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720CE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Constellation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66ED4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9306794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A9054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73C116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74F82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49E0E03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C35F1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245A7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Andromeda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B040C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9292204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B2FF0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8EF2B8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65AE6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4CDC0E5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06714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35703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Callisto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1EAE4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9299692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10610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5686E0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525D8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2329797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1E0B5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A5371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Alliance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3F08D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9413561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43866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F89381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3A06F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17.12.2024</w:t>
            </w:r>
          </w:p>
        </w:tc>
      </w:tr>
      <w:tr w:rsidR="00140827" w:rsidRPr="0020401F" w14:paraId="26269EB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256DE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F5D5B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Phoenix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149A0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9333424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66FD8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017FF5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ABF01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6624403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A4803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D7A9B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Leo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97260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9412347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9BA6B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6E57030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B1C3A3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24F28CE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1343F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7D2CC22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C048C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B41EF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Zenith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1466B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9610781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B609F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6A865F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455CF23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19C55CB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826A1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28927D6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205AA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42C3D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Turbo Voyager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5EC1C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9299898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3DBB0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A3BCD8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6349D52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2282440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79AA9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32E4BF3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E2DAA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BE00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Sirius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FE942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9422445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86A90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40F845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w:t>
            </w:r>
            <w:r w:rsidRPr="0020401F">
              <w:rPr>
                <w:rFonts w:ascii="Arial" w:eastAsia="Times New Roman" w:hAnsi="Arial" w:cs="Arial"/>
                <w:sz w:val="20"/>
                <w:szCs w:val="20"/>
                <w:lang w:val="en-US" w:eastAsia="ru-RU"/>
              </w:rPr>
              <w:lastRenderedPageBreak/>
              <w:t>International Maritime Organisation General Assembly resolution A.1192(33)</w:t>
            </w:r>
          </w:p>
          <w:p w14:paraId="02545DF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79A673B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B25EA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17.12.2024</w:t>
            </w:r>
          </w:p>
        </w:tc>
      </w:tr>
      <w:tr w:rsidR="00140827" w:rsidRPr="0020401F" w14:paraId="1B8AE1C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88AFC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CCF78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Saturn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40EEC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9421972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142D9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B24EA2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237587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3048E08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D9C5E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3662302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ACF99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F0A5C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Krishna 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14571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9271585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5D4BF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83746C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6BA3EFA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0B2EAB7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7407F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102C2C4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DDFC1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1CF9D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Vladimir Vinogradov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A96DC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9842188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E4EF0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2BB32F9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36AA3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7E056FB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ABCA7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83A1F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Meridian (formerly Moskovsky Prospect)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E9F71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9511521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B9368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86E891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8E880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7935B33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9BFDB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61833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Bolero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F49D9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9412335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4F83C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3801B4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A42BE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573E407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28D41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5E510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Vega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58248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9316127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7D5F5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2BED3B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w:t>
            </w:r>
            <w:r w:rsidRPr="0020401F">
              <w:rPr>
                <w:rFonts w:ascii="Arial" w:eastAsia="Times New Roman" w:hAnsi="Arial" w:cs="Arial"/>
                <w:sz w:val="20"/>
                <w:szCs w:val="20"/>
                <w:lang w:val="en-US" w:eastAsia="ru-RU"/>
              </w:rPr>
              <w:lastRenderedPageBreak/>
              <w:t>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CDB24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17.12.2024</w:t>
            </w:r>
          </w:p>
        </w:tc>
      </w:tr>
      <w:tr w:rsidR="00140827" w:rsidRPr="0020401F" w14:paraId="10C6BF8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BDEE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E27325" w14:textId="509CC9B4" w:rsidR="00140827" w:rsidRPr="0020401F" w:rsidRDefault="001F2D10" w:rsidP="0020401F">
            <w:pPr>
              <w:spacing w:before="60" w:after="60" w:line="240" w:lineRule="auto"/>
              <w:jc w:val="both"/>
              <w:rPr>
                <w:rFonts w:ascii="Arial" w:eastAsia="Times New Roman" w:hAnsi="Arial" w:cs="Arial"/>
                <w:sz w:val="20"/>
                <w:szCs w:val="20"/>
                <w:lang w:eastAsia="ru-RU"/>
              </w:rPr>
            </w:pPr>
            <w:r w:rsidRPr="001F2D10">
              <w:rPr>
                <w:rFonts w:ascii="Arial" w:eastAsia="Times New Roman" w:hAnsi="Arial" w:cs="Arial"/>
                <w:sz w:val="20"/>
                <w:szCs w:val="20"/>
                <w:lang w:eastAsia="ru-RU"/>
              </w:rPr>
              <w:t>Tyagaraja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68339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9327372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914B2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BFD02B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5D0CF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3D4F788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ADDA6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9FBA9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Yi Meng Shan (formerly Attica)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C7112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9436941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E998C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497BA9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DD8BF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67DAC7B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CF4E7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024EB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La Perouse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92F61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9849887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F76C8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20B5C4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DFAC1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05626B4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2BFED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DC254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Echo (formerly Elbrus)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8F880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9276030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61A5C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17223A4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21C3D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32CD032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BAD67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C2723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Georgy Maslov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A5744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9610793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6B047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7D970B1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91649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59069D6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E79C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93CC1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Premier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09A31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9577082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C2722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61A3643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47940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5F7889B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D1F9A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631EB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Pathfinder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9EEC7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9577094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E14BD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712872E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CD711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5B4A0C9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49510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B6884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Sierra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970CF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9522324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D965A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361C9BB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8FA21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5F82D5F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D10A1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65.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7C148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Trust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2C5D8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9382798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0CDFC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38F0D58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CF4A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1DA53D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56D45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1C3018" w14:textId="2902C1C5" w:rsidR="00140827" w:rsidRPr="0020401F" w:rsidRDefault="00E91CF4" w:rsidP="0020401F">
            <w:pPr>
              <w:spacing w:before="60" w:after="60" w:line="240" w:lineRule="auto"/>
              <w:jc w:val="both"/>
              <w:rPr>
                <w:rFonts w:ascii="Arial" w:eastAsia="Times New Roman" w:hAnsi="Arial" w:cs="Arial"/>
                <w:sz w:val="20"/>
                <w:szCs w:val="20"/>
                <w:lang w:eastAsia="ru-RU"/>
              </w:rPr>
            </w:pPr>
            <w:ins w:id="2" w:author="SIBUR" w:date="2025-07-28T09:19:00Z">
              <w:r w:rsidRPr="0020401F">
                <w:rPr>
                  <w:rFonts w:ascii="Arial" w:eastAsia="Times New Roman" w:hAnsi="Arial" w:cs="Arial"/>
                  <w:sz w:val="20"/>
                  <w:szCs w:val="20"/>
                  <w:lang w:eastAsia="ru-RU"/>
                </w:rPr>
                <w:t>Jaguar (formerly Zaliv Amerika)</w:t>
              </w:r>
            </w:ins>
            <w:del w:id="3" w:author="SIBUR" w:date="2025-07-28T09:19:00Z">
              <w:r w:rsidRPr="0020401F" w:rsidDel="00E91CF4">
                <w:rPr>
                  <w:rFonts w:ascii="Arial" w:eastAsia="Times New Roman" w:hAnsi="Arial" w:cs="Arial"/>
                  <w:sz w:val="20"/>
                  <w:szCs w:val="20"/>
                  <w:lang w:eastAsia="ru-RU"/>
                </w:rPr>
                <w:delText>Zaliv Amerika</w:delText>
              </w:r>
            </w:del>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6DEE8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9354301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6544E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1F1230CF" w14:textId="7D727CC3"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7409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73A4AAB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2C28D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271FA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Zaliv Amurskiy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F67DA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9354313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F085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2F2F026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7C611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46749EB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36B4C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C319D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Amber 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C2AF7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9235713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D111D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9A70B4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685AE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1474138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F9DF4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F73F8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Areia (formerly Emily 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4CA8E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9321847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F8CA1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46D86D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DB69B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30FDBD8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1E382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5BF6C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Fjord Seal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17BB6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9513139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7D9A0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B8B44E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DE3E0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5AA006A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5BAB2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0930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Heidi 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D4B04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9321976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7AA97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8C4442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78354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4EDBA72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6D9EB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6E968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Okeansky Prospect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911D1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9866380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16051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5CD7E3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6F2B4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41D15D4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A80F4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74.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600D8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Capella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F31CD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9341079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A5BA6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9EBA1A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A681E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2418E25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F3F35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A165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Siri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C7A5A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9281683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2ACB4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1C5A4A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49B10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4513CD0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AEEB3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82296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North Way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7BCD8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9953535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8998C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0BB6DC3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2A0BD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7B4E215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AD74A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616B0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North Sky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530FF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9953523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98EB5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228A778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182B9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38B255D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62EC3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0DB8F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North Air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7D258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9953509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16AC4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72DBE4A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DFB1B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3E01DDA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93B2C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3F6E4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North Mountain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76E47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9953511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27DCC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94CE06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49DF2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17.12.2024</w:t>
            </w:r>
          </w:p>
        </w:tc>
      </w:tr>
      <w:tr w:rsidR="00140827" w:rsidRPr="0020401F" w14:paraId="594FB97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A1931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945BA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Yuri Senkevich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8DEDE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9301419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EC08D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001BDED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3FF96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464705D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8AD24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B316D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Belgorod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80E0E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9412359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417FE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0DD473F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70D92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05E7572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B7885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F6EBF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Bratsk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C6511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9411020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20F52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296AD72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CCCD2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019EF52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06D13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95840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Nikolay Zadornov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F7466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9901037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5448F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1A7FEF0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014AC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0CDA049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2FEE3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D1FF3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Victor Konetsky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39648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9301421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D2970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FF9281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24848CF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0C20D4E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95188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3DCE8C4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EF457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489E9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Viktor Titov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F85E0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9301407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3BBFE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23D015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9684D7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51702A7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1AE4F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4ABF43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E7801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2AC4F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Pavel Chernysh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D2BE7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9301380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E20F2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C6B69C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4FC5329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5B3268A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E699E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A64884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C490A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EE837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Captain Kostichev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35CDE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9301392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2841A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16B626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FAA24B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5D4F558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90D5B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BA182E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CC023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E3207" w14:textId="4FAA6B30" w:rsidR="00140827" w:rsidRPr="0020401F" w:rsidRDefault="001F2D10" w:rsidP="0020401F">
            <w:pPr>
              <w:spacing w:before="60" w:after="60" w:line="240" w:lineRule="auto"/>
              <w:jc w:val="both"/>
              <w:rPr>
                <w:rFonts w:ascii="Arial" w:eastAsia="Times New Roman" w:hAnsi="Arial" w:cs="Arial"/>
                <w:sz w:val="20"/>
                <w:szCs w:val="20"/>
                <w:lang w:eastAsia="ru-RU"/>
              </w:rPr>
            </w:pPr>
            <w:r w:rsidRPr="001F2D10">
              <w:rPr>
                <w:rFonts w:ascii="Arial" w:eastAsia="Times New Roman" w:hAnsi="Arial" w:cs="Arial"/>
                <w:sz w:val="20"/>
                <w:szCs w:val="20"/>
                <w:lang w:eastAsia="ru-RU"/>
              </w:rPr>
              <w:t>Xanthos Eos (formerly Mermar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5210E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9231212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5F705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566A90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4E704EE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4591004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C4EC1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782ADE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277DE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89.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160AA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Surrey Quays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A31C0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9350654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7637E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24B047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2F70C8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AA8022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66DEE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4BB5A67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56F45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E7F9D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Nichole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68268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9332822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9A4A0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B16D1A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576993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01E1864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E88EA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C13265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BFEF2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45C54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Crius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AD9A5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9251274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06F73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847ADC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30E1DA1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377C24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64DA3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CF301E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B3060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FB821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Great Jacombo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BA080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9319703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D257B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D7B242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825BF0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lastRenderedPageBreak/>
              <w:t>Article 3s(2), point (c):</w:t>
            </w:r>
          </w:p>
          <w:p w14:paraId="3B1D925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83A23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25.2.2025</w:t>
            </w:r>
          </w:p>
        </w:tc>
      </w:tr>
      <w:tr w:rsidR="00140827" w:rsidRPr="0020401F" w14:paraId="3D3B4AF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9DDB4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F3231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Chen Lu</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9513F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9404948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2B23C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1083C3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23FC042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1637CF5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19220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34CF19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B70F0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C8C66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Bull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703A1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9292503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71EBB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56D618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43C79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5D20338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DD838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0C938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Huihai Pacific</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85BEE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9346732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F9514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7AED9F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ECD12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7278D33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66DAD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E6B83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Kudos Stars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36A3D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9288710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39865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1E399C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8EA5B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4B1F5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4CE95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A04CC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Udaya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AF360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9288746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B8976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595946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6BE80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81CEC9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11806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78DDF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Merope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E83D0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9281891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7AD9E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706B6B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9C094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39A667A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AD4A1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009AD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PRS Ocean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410A5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9276561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35819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AB9789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54009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25.2.2025</w:t>
            </w:r>
          </w:p>
        </w:tc>
      </w:tr>
      <w:tr w:rsidR="00140827" w:rsidRPr="0020401F" w14:paraId="3254356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E28B1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FED801" w14:textId="3082CB85" w:rsidR="00140827" w:rsidRPr="0020401F" w:rsidRDefault="001F2D10" w:rsidP="0020401F">
            <w:pPr>
              <w:spacing w:before="60" w:after="60" w:line="240" w:lineRule="auto"/>
              <w:jc w:val="both"/>
              <w:rPr>
                <w:rFonts w:ascii="Arial" w:eastAsia="Times New Roman" w:hAnsi="Arial" w:cs="Arial"/>
                <w:sz w:val="20"/>
                <w:szCs w:val="20"/>
                <w:lang w:eastAsia="ru-RU"/>
              </w:rPr>
            </w:pPr>
            <w:r w:rsidRPr="001F2D10">
              <w:rPr>
                <w:rFonts w:ascii="Arial" w:eastAsia="Times New Roman" w:hAnsi="Arial" w:cs="Arial"/>
                <w:sz w:val="20"/>
                <w:szCs w:val="20"/>
                <w:lang w:eastAsia="ru-RU"/>
              </w:rPr>
              <w:t>Auro (formerly Stratos Aurora)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B198B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9288708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3CBC8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018B63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12766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7676103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91022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0DC28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Mercury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EBAB4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9321706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158EA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D0EF67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12CE0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4E199E2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58367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2E471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Neer 1 (formerly Kapal Cantik)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69878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9224283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8242C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247BCB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202AD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9B3763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D522A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9F040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Kiwala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6A9CE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9332810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12C06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606D2CB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59C3A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BFA010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CC188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D6552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Andaman Skies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8E808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9288693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E5AB6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BEEACD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69CD6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7CF2D6F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07035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184D0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Voyager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4F6AA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9843560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BB0DC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00BD92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971AF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315B009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2F02A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84960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Kareliya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7D806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9306782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B50AF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1B73CF5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E5723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5E16D4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31A60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107.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BBFF5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Kazan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4066E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9258002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B991A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781486C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848B5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C89427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2A283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56982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Kotlas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17206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9299719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41DC6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70B1AAA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ED4BF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E278FF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C6A39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109.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7DEC8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Ligovsky Prospect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E8FF9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9256066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A2354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3EE37E9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7C933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4D3AB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CA2C4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107E5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NS Leader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CAFF5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9339301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B331A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5F84CD9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F6EA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CD8FE6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54AFD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E9A5F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Prosperity (formerly NS Pride)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90C1A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9322956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631EF5" w14:textId="1A812E3B"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w:t>
            </w:r>
            <w:ins w:id="4" w:author="SIBUR" w:date="2025-07-28T08:59:00Z">
              <w:r w:rsidR="00122918" w:rsidRPr="0020401F">
                <w:rPr>
                  <w:rFonts w:ascii="Arial" w:eastAsia="Times New Roman" w:hAnsi="Arial" w:cs="Arial"/>
                  <w:sz w:val="20"/>
                  <w:szCs w:val="20"/>
                  <w:lang w:val="en-US" w:eastAsia="ru-RU"/>
                </w:rPr>
                <w:t>b</w:t>
              </w:r>
            </w:ins>
            <w:r w:rsidRPr="0020401F">
              <w:rPr>
                <w:rFonts w:ascii="Arial" w:eastAsia="Times New Roman" w:hAnsi="Arial" w:cs="Arial"/>
                <w:sz w:val="20"/>
                <w:szCs w:val="20"/>
                <w:lang w:val="en-US" w:eastAsia="ru-RU"/>
              </w:rPr>
              <w:t>):</w:t>
            </w:r>
          </w:p>
          <w:p w14:paraId="2DA76250" w14:textId="2AEB2899" w:rsidR="00140827" w:rsidRPr="0020401F" w:rsidRDefault="00AF77CE" w:rsidP="0020401F">
            <w:pPr>
              <w:spacing w:before="60" w:after="60" w:line="240" w:lineRule="auto"/>
              <w:jc w:val="both"/>
              <w:rPr>
                <w:rFonts w:ascii="Arial" w:eastAsia="Times New Roman" w:hAnsi="Arial" w:cs="Arial"/>
                <w:sz w:val="20"/>
                <w:szCs w:val="20"/>
                <w:lang w:val="en-US" w:eastAsia="ru-RU"/>
              </w:rPr>
            </w:pPr>
            <w:ins w:id="5" w:author="SIBUR" w:date="2025-07-28T09:29:00Z">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ins>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73719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0F6FAD9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A5764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B6B9F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Sapphire (formerly NS Silver)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07FE9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9309576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BF7904" w14:textId="5638CB2B" w:rsidR="00327D09" w:rsidRPr="0020401F" w:rsidRDefault="00327D09"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w:t>
            </w:r>
            <w:ins w:id="6" w:author="SIBUR" w:date="2025-07-28T09:00:00Z">
              <w:r w:rsidR="00122918" w:rsidRPr="0020401F">
                <w:rPr>
                  <w:rFonts w:ascii="Arial" w:eastAsia="Times New Roman" w:hAnsi="Arial" w:cs="Arial"/>
                  <w:sz w:val="20"/>
                  <w:szCs w:val="20"/>
                  <w:lang w:val="en-US" w:eastAsia="ru-RU"/>
                </w:rPr>
                <w:t>b</w:t>
              </w:r>
            </w:ins>
            <w:r w:rsidRPr="0020401F">
              <w:rPr>
                <w:rFonts w:ascii="Arial" w:eastAsia="Times New Roman" w:hAnsi="Arial" w:cs="Arial"/>
                <w:sz w:val="20"/>
                <w:szCs w:val="20"/>
                <w:lang w:val="en-US" w:eastAsia="ru-RU"/>
              </w:rPr>
              <w:t>):</w:t>
            </w:r>
          </w:p>
          <w:p w14:paraId="564CCDA9" w14:textId="2FE3EE46" w:rsidR="00140827" w:rsidRPr="0020401F" w:rsidRDefault="00AF77CE" w:rsidP="0020401F">
            <w:pPr>
              <w:spacing w:before="60" w:after="60" w:line="240" w:lineRule="auto"/>
              <w:jc w:val="both"/>
              <w:rPr>
                <w:rFonts w:ascii="Arial" w:eastAsia="Times New Roman" w:hAnsi="Arial" w:cs="Arial"/>
                <w:sz w:val="20"/>
                <w:szCs w:val="20"/>
                <w:lang w:val="en-US" w:eastAsia="ru-RU"/>
              </w:rPr>
            </w:pPr>
            <w:ins w:id="7" w:author="SIBUR" w:date="2025-07-28T09:29:00Z">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ins>
            <w:ins w:id="8" w:author="SIBUR" w:date="2025-07-28T08:51:00Z">
              <w:r w:rsidR="00327D09" w:rsidRPr="0020401F" w:rsidDel="00327D09">
                <w:rPr>
                  <w:rFonts w:ascii="Arial" w:eastAsia="Times New Roman" w:hAnsi="Arial" w:cs="Arial"/>
                  <w:sz w:val="20"/>
                  <w:szCs w:val="20"/>
                  <w:lang w:val="en-US" w:eastAsia="ru-RU"/>
                </w:rPr>
                <w:t xml:space="preserve"> </w:t>
              </w:r>
            </w:ins>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7AC1F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3792F13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64698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3145C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Pacific</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4F703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9329667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909DE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5307BD4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F441F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9C8A1A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3D11E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E521A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Primorye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49409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9421960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3EAAE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2930456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E34B3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A2FCA9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EE00A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9C962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Shturman Albanov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38736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9752084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B073E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175B99A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are owned, chartered or operated by natural or legal persons, entities or bodies listed in Annex I to </w:t>
            </w:r>
            <w:r w:rsidRPr="0020401F">
              <w:rPr>
                <w:rFonts w:ascii="Arial" w:eastAsia="Times New Roman" w:hAnsi="Arial" w:cs="Arial"/>
                <w:sz w:val="20"/>
                <w:szCs w:val="20"/>
                <w:lang w:val="en-US" w:eastAsia="ru-RU"/>
              </w:rPr>
              <w:lastRenderedPageBreak/>
              <w:t>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222D4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25.2.2025</w:t>
            </w:r>
          </w:p>
        </w:tc>
      </w:tr>
      <w:tr w:rsidR="00140827" w:rsidRPr="0020401F" w14:paraId="7DCCB9B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7B0B5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6F13A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Symphony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528C1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9309588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D6448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09108D3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05850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51FC3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FDF52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B2B840" w14:textId="76D4D7F9" w:rsidR="00140827" w:rsidRPr="0020401F" w:rsidRDefault="001F2D10" w:rsidP="0020401F">
            <w:pPr>
              <w:spacing w:before="60" w:after="60" w:line="240" w:lineRule="auto"/>
              <w:jc w:val="both"/>
              <w:rPr>
                <w:rFonts w:ascii="Arial" w:eastAsia="Times New Roman" w:hAnsi="Arial" w:cs="Arial"/>
                <w:sz w:val="20"/>
                <w:szCs w:val="20"/>
                <w:lang w:eastAsia="ru-RU"/>
              </w:rPr>
            </w:pPr>
            <w:r w:rsidRPr="001F2D10">
              <w:rPr>
                <w:rFonts w:ascii="Arial" w:eastAsia="Times New Roman" w:hAnsi="Arial" w:cs="Arial"/>
                <w:sz w:val="20"/>
                <w:szCs w:val="20"/>
                <w:lang w:eastAsia="ru-RU"/>
              </w:rPr>
              <w:t>Noctis (formerly Luna; Asher)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535C5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9258868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0A87C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D0838D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4F79252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7593714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6EAE4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13AF6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92BE6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9F3FD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Carl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60435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9288851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052C1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779380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606693D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5A42AD9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0B72A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5B37325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FCE6E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1D6A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Deliver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05604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9194983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4B247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1FC2A43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0922107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7ADF950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66076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452AC42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94174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4E553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Facca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28D99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9271951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30DDF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2C0DBB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2BBB080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412ECB2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are operated in such a way as to contribute or support actions or policies for the exploitation, </w:t>
            </w:r>
            <w:r w:rsidRPr="0020401F">
              <w:rPr>
                <w:rFonts w:ascii="Arial" w:eastAsia="Times New Roman" w:hAnsi="Arial" w:cs="Arial"/>
                <w:sz w:val="20"/>
                <w:szCs w:val="20"/>
                <w:lang w:val="en-US" w:eastAsia="ru-RU"/>
              </w:rPr>
              <w:lastRenderedPageBreak/>
              <w:t>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3396B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25.2.2025</w:t>
            </w:r>
          </w:p>
        </w:tc>
      </w:tr>
      <w:tr w:rsidR="00140827" w:rsidRPr="0020401F" w14:paraId="6AF3972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B2D5F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C661FB" w14:textId="3D6F91B1" w:rsidR="00140827" w:rsidRPr="001F2D10" w:rsidRDefault="001F2D10" w:rsidP="0020401F">
            <w:pPr>
              <w:spacing w:before="60" w:after="60" w:line="240" w:lineRule="auto"/>
              <w:jc w:val="both"/>
              <w:rPr>
                <w:rFonts w:ascii="Arial" w:eastAsia="Times New Roman" w:hAnsi="Arial" w:cs="Arial"/>
                <w:sz w:val="20"/>
                <w:szCs w:val="20"/>
                <w:lang w:val="en-US" w:eastAsia="ru-RU"/>
              </w:rPr>
            </w:pPr>
            <w:r w:rsidRPr="001F2D10">
              <w:rPr>
                <w:rFonts w:ascii="Arial" w:eastAsia="Times New Roman" w:hAnsi="Arial" w:cs="Arial"/>
                <w:sz w:val="20"/>
                <w:szCs w:val="20"/>
                <w:lang w:val="en-US" w:eastAsia="ru-RU"/>
              </w:rPr>
              <w:t>Aqua Titan (formerly Lang Ya)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A9B57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9332781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A2B96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6AF2F9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9C1437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2645178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A34DF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32A4193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F9E45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B9DA8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Minerva 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00A58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9282479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DC543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1977FC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C0E896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34BA1B9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C174A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02C5FD2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68D6F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0C404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Moti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0A257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9281011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4BA83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B7FF32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769F33F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5498A79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628CF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34B4D22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8C8CF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08BF7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Ocean Faye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A7147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9321689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C9F6A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4087B2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469BA3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771AE15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44D53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9F019E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E47C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45816E" w14:textId="16C5181A" w:rsidR="00140827" w:rsidRPr="001F2D10"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eastAsia="ru-RU"/>
              </w:rPr>
              <w:t>Pontus 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83196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9255660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723FF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E0D8FE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w:t>
            </w:r>
            <w:r w:rsidRPr="0020401F">
              <w:rPr>
                <w:rFonts w:ascii="Arial" w:eastAsia="Times New Roman" w:hAnsi="Arial" w:cs="Arial"/>
                <w:sz w:val="20"/>
                <w:szCs w:val="20"/>
                <w:lang w:val="en-US" w:eastAsia="ru-RU"/>
              </w:rPr>
              <w:lastRenderedPageBreak/>
              <w:t>International Maritime Organisation General Assembly resolution A.1192(33)</w:t>
            </w:r>
          </w:p>
          <w:p w14:paraId="29562CD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A0410F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0BEF8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25.2.2025</w:t>
            </w:r>
          </w:p>
        </w:tc>
      </w:tr>
      <w:tr w:rsidR="00140827" w:rsidRPr="0020401F" w14:paraId="0561074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1E9E4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AB61E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Sea Fidelity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D7159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9285835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64DAD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72C236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357E4B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DEE0B5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35A75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29715C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60E66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735B9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Swiftsea Rider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8EE61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9318539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1EAA0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E6E5B1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6AA934D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785CA11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9E28F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4A34B8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2C338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C1F55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Aquatica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EE245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9299769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F5ACC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BF1E91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88FEC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316415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9519B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093B2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Ederra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2E482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9258026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9351A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BB0E1D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D5C5E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59ADC04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D50A8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00F2A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Eventin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69807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9308065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72AEA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2A3DAF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1437C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40CA03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B5AFC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25D65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Pravasi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9C881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9409467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1ECFC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116AA5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918E4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25.2.2025</w:t>
            </w:r>
          </w:p>
        </w:tc>
      </w:tr>
      <w:tr w:rsidR="00140827" w:rsidRPr="0020401F" w14:paraId="4925453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6A8CE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AC8BF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Sauri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81EA2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9266475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00C43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273668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3194C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886D14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DC842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C5AE3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Temiro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B9781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9209972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407A0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F95FB17"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CE831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7F54AFA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169FA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F798D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East Energy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B0564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9216298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EA2B7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1792805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52A36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455330B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E30A0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03CA1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Zaliv Vostok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6BB1D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9360130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92396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09B11C6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9A87A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FFEC2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81B46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F2A2E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Zaliv Aniva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60E08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9418494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913AC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588F1E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B536A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6AE43C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65FE6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DCA16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Lokosao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2A032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9286657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C6E0B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3A8345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EB948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7819F3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6C0F3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90F24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Madhav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AC195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9353096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55D0C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6536A9B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19F2B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57F56AF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C5CC2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35154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Atlas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7F535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9413573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ACE9B3"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B8E61C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48E7E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25.2.2025</w:t>
            </w:r>
          </w:p>
        </w:tc>
      </w:tr>
      <w:tr w:rsidR="00140827" w:rsidRPr="0020401F" w14:paraId="04EB2A2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16AFE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67D12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Metagas Everest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D02FC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9243148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C5678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C22043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082E7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7274A49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BDDAE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84F3D1" w14:textId="11E507E7" w:rsidR="00140827" w:rsidRPr="0020401F" w:rsidRDefault="001F1AB0" w:rsidP="0020401F">
            <w:pPr>
              <w:spacing w:before="60" w:after="60" w:line="240" w:lineRule="auto"/>
              <w:jc w:val="both"/>
              <w:rPr>
                <w:rFonts w:ascii="Arial" w:eastAsia="Times New Roman" w:hAnsi="Arial" w:cs="Arial"/>
                <w:sz w:val="20"/>
                <w:szCs w:val="20"/>
                <w:lang w:eastAsia="ru-RU"/>
              </w:rPr>
            </w:pPr>
            <w:ins w:id="9" w:author="SIBUR" w:date="2025-07-28T09:43:00Z">
              <w:r w:rsidRPr="0020401F">
                <w:rPr>
                  <w:rFonts w:ascii="Arial" w:eastAsia="Times New Roman" w:hAnsi="Arial" w:cs="Arial"/>
                  <w:sz w:val="20"/>
                  <w:szCs w:val="20"/>
                  <w:lang w:eastAsia="ru-RU"/>
                </w:rPr>
                <w:t>T Cereal (formerly Rolin)</w:t>
              </w:r>
            </w:ins>
            <w:del w:id="10" w:author="SIBUR" w:date="2025-07-28T09:43:00Z">
              <w:r w:rsidRPr="0020401F" w:rsidDel="001F1AB0">
                <w:rPr>
                  <w:rFonts w:ascii="Arial" w:eastAsia="Times New Roman" w:hAnsi="Arial" w:cs="Arial"/>
                  <w:sz w:val="20"/>
                  <w:szCs w:val="20"/>
                  <w:lang w:eastAsia="ru-RU"/>
                </w:rPr>
                <w:delText>Rolin</w:delText>
              </w:r>
            </w:del>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8A6F7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9286073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E32090" w14:textId="77777777" w:rsidR="00327D09" w:rsidRPr="0020401F" w:rsidRDefault="00327D09"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25F8D082" w14:textId="1605E968" w:rsidR="00140827" w:rsidRPr="0020401F" w:rsidRDefault="00AF77CE"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r w:rsidR="00327D09" w:rsidRPr="0020401F" w:rsidDel="00327D09">
              <w:rPr>
                <w:rFonts w:ascii="Arial" w:eastAsia="Times New Roman" w:hAnsi="Arial" w:cs="Arial"/>
                <w:sz w:val="20"/>
                <w:szCs w:val="20"/>
                <w:lang w:val="en-US" w:eastAsia="ru-RU"/>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63D87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0B0327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DA769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045AF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Viktor Bakaev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21B28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9610810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CAE34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(c):</w:t>
            </w:r>
          </w:p>
          <w:p w14:paraId="667EB6FE"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3F2D0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A82E11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8C40B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9C802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Fiora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EC5A4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9282493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509CB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78996F3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4CCDE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507802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01291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91F7A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Noble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D6802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9333400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FF6B1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BBCA5D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337B22"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1CDA25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CBFF8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15DF9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Unity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2E802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9388792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F69CF9"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7F0E9A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3F91E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6A02945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D99F6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C4E3F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Sikar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69973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9419137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DB5D85"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A9F7BE0"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6021E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93F13B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0157C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91FB8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Anatoly Kolodkin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6C7D9B"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9610808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1B972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point(g):</w:t>
            </w:r>
          </w:p>
          <w:p w14:paraId="1F825F9A"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are owned, chartered or operated by natural or legal persons, entities or bodies listed in Annex I to </w:t>
            </w:r>
            <w:r w:rsidRPr="0020401F">
              <w:rPr>
                <w:rFonts w:ascii="Arial" w:eastAsia="Times New Roman" w:hAnsi="Arial" w:cs="Arial"/>
                <w:sz w:val="20"/>
                <w:szCs w:val="20"/>
                <w:lang w:val="en-US" w:eastAsia="ru-RU"/>
              </w:rPr>
              <w:lastRenderedPageBreak/>
              <w:t>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9A65C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25.2.2025</w:t>
            </w:r>
          </w:p>
        </w:tc>
      </w:tr>
      <w:tr w:rsidR="00140827" w:rsidRPr="0020401F" w14:paraId="6394773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E3B1C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2769B9"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Wilma II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0F96A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9247431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126FB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B547A8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ED459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483CD69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AD86D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1BCAF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Lorena Grand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472BA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9288899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631E3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608A9DFC"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DBB85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5A133F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018D5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99043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Corum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42E314"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9544281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0E6C34"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3159DD22"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853DD0"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4282C12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52AD85"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D7A2A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Xiwang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87CA9E"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9317949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74E318"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6038E56F"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C6CBBD"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1E6395A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39483F"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955728"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Azure Celeste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3D4AD6"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9288722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6CBB26"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51547E9D"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8A36C3"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40827" w:rsidRPr="0020401F" w14:paraId="2442CAA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702391"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1168F7"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Aria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F485CC"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9397559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BDDA8B"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(g):</w:t>
            </w:r>
          </w:p>
          <w:p w14:paraId="61760BF1" w14:textId="77777777" w:rsidR="00140827" w:rsidRPr="0020401F" w:rsidRDefault="00140827"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B509BA" w14:textId="77777777" w:rsidR="00140827" w:rsidRPr="0020401F" w:rsidRDefault="00140827"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25.2.2025</w:t>
            </w:r>
          </w:p>
        </w:tc>
      </w:tr>
      <w:tr w:rsidR="001D58E6" w:rsidRPr="0020401F" w14:paraId="6D6E015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31648D2F" w14:textId="77777777" w:rsidR="001D58E6" w:rsidRPr="0020401F" w:rsidRDefault="001D58E6"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154.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7988FFDD" w14:textId="77777777" w:rsidR="001D58E6" w:rsidRPr="0020401F" w:rsidRDefault="001D58E6"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Mitzel (formerly Olivia)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17CCBF8B" w14:textId="77777777" w:rsidR="001D58E6" w:rsidRPr="0020401F" w:rsidRDefault="001D58E6"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9233741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24DCED85" w14:textId="77777777" w:rsidR="001D58E6" w:rsidRPr="0020401F" w:rsidRDefault="001D58E6"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Article 3s(2), point (b):</w:t>
            </w:r>
          </w:p>
          <w:p w14:paraId="4A90DFBB" w14:textId="77777777" w:rsidR="001D58E6" w:rsidRPr="0020401F" w:rsidRDefault="001D58E6"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32E3EFA9" w14:textId="77777777" w:rsidR="001D58E6" w:rsidRPr="0020401F" w:rsidRDefault="001D58E6"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21.5.2025</w:t>
            </w:r>
          </w:p>
        </w:tc>
      </w:tr>
      <w:tr w:rsidR="001D58E6" w:rsidRPr="0020401F" w14:paraId="2E5A1B15" w14:textId="77777777" w:rsidTr="001D58E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36ED88" w14:textId="77777777" w:rsidR="001D58E6" w:rsidRPr="0020401F" w:rsidRDefault="001D58E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lang w:val="en-US"/>
              </w:rPr>
              <w:t>1</w:t>
            </w:r>
            <w:r w:rsidRPr="0020401F">
              <w:rPr>
                <w:rFonts w:ascii="Arial" w:hAnsi="Arial" w:cs="Arial"/>
                <w:color w:val="333333"/>
                <w:sz w:val="20"/>
                <w:szCs w:val="20"/>
              </w:rPr>
              <w:t>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433C6B" w14:textId="77777777" w:rsidR="001D58E6" w:rsidRPr="0020401F" w:rsidRDefault="001D58E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Nan Feng Zhi Xing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71AFB0" w14:textId="77777777" w:rsidR="001D58E6" w:rsidRPr="0020401F" w:rsidRDefault="001D58E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9934498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6DAC1B" w14:textId="77777777" w:rsidR="001D58E6" w:rsidRPr="0020401F" w:rsidRDefault="001D58E6" w:rsidP="0020401F">
            <w:pPr>
              <w:pStyle w:val="oj-tbl-txt"/>
              <w:spacing w:before="60" w:beforeAutospacing="0" w:after="60" w:afterAutospacing="0"/>
              <w:jc w:val="both"/>
              <w:rPr>
                <w:rFonts w:ascii="Arial" w:hAnsi="Arial" w:cs="Arial"/>
                <w:color w:val="000000" w:themeColor="text1"/>
                <w:sz w:val="20"/>
                <w:szCs w:val="20"/>
                <w:lang w:val="en-US"/>
              </w:rPr>
            </w:pPr>
            <w:r w:rsidRPr="0020401F">
              <w:rPr>
                <w:rFonts w:ascii="Arial" w:hAnsi="Arial" w:cs="Arial"/>
                <w:color w:val="000000" w:themeColor="text1"/>
                <w:sz w:val="20"/>
                <w:szCs w:val="20"/>
                <w:lang w:val="en-US"/>
              </w:rPr>
              <w:t>Article 3s(2), point (c):</w:t>
            </w:r>
          </w:p>
          <w:p w14:paraId="1A70785A" w14:textId="77777777" w:rsidR="001D58E6" w:rsidRPr="0020401F" w:rsidRDefault="001D58E6"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000000" w:themeColor="text1"/>
                <w:sz w:val="20"/>
                <w:szCs w:val="20"/>
                <w:lang w:val="en-US"/>
              </w:rPr>
              <w:t xml:space="preserve">are operated in such a way as to contribute or support actions or policies for the exploitation, </w:t>
            </w:r>
            <w:r w:rsidRPr="0020401F">
              <w:rPr>
                <w:rFonts w:ascii="Arial" w:hAnsi="Arial" w:cs="Arial"/>
                <w:color w:val="000000" w:themeColor="text1"/>
                <w:sz w:val="20"/>
                <w:szCs w:val="20"/>
                <w:lang w:val="en-US"/>
              </w:rPr>
              <w:lastRenderedPageBreak/>
              <w:t>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C5E7CA" w14:textId="77777777" w:rsidR="001D58E6" w:rsidRPr="0020401F" w:rsidRDefault="001D58E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26C196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CDC14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CBA0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Tong Yuan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F9745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9638197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F0E04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(c):</w:t>
            </w:r>
          </w:p>
          <w:p w14:paraId="73D815B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C63A9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3D6639C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C8028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15B54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Ocean 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D7721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1021570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403FA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(c):</w:t>
            </w:r>
          </w:p>
          <w:p w14:paraId="41D6FA6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52251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74A8F3E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C441E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21A30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Vladimir Asenyev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78D29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9901025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32919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307247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vertAlign w:val="superscript"/>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0DE8C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619C9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A3148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567C4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Si He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EB248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9378618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E4723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8FE331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FA0EE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6B9DF0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5A8F9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3985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Lotus (formerly Himalayan)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37ADC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9392822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11736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285B37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422BF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429080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22768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29746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Ascendant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63741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9248801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68E2E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3D4B3D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03503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039264C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26ABC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99901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Talisman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3AB50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9292060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F973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E98483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16FA6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4D3F5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318BE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CFD8D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Hyperion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BE2FA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9322968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37166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06417B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EE58D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42D5629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7EC3F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17E2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Saturn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C07AD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9655470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34CB6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C6B93E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15867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4C7CB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3349D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A5806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Volga River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3C809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9435363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1E9E3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6A7762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6C5A0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63EB74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D7472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D209A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Irtysh River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C8F4A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9435375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5E923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31C493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3242F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EB481A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08BF5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A1ED3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VF Tanker-3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16F54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9640516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CCA6D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D2A791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73B35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5BAB24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DEA41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4A8D3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VF Tanker-4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17E53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9640528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C193A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44B10C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CEFC8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319D41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5B1C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91AEF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Kupava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F19F0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9749154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6FC2D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191808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FC822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78A8FD4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EAE3A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2C615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Cilicia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E76F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9171175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466BB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99E6B9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91AD1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3F7721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A5F8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0038F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Taimyr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96B4B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9105140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9FF83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20356F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2BFF8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521592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E0496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6CA99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Savitri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B3EAE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9289752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46F42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E119FB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29DD2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2216777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AFC12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2276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Agnes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FF38C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9314167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32A66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22785E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48D4B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0398C5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F1ACB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7B502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Eastern Pearl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BDDA8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9285859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7647E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3B0A22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4AD34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2B04DC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BF80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370A9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Starlit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E693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9257022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36864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BCAD0F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C0BA1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78C9C7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A4154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D0D35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Benedict (formerly Junia)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48207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9293155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137FF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4209FF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A6796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2A29B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A791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E4194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Dmitry Pokrovsky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A9D1C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9683726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E12F6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8E4958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483EE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030FB1E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225DB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713CB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Soul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3259F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9263203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B3639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E00EE3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BFF46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2560475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29352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E8D62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Fast Kathy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6CCE2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9408205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2EAFD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51D77B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869DC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0691933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9CCED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B89EF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Fulger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B864C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9326718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FF968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C3E067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8AEC2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3F8BE2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98E0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5A95B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Hera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2E219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9326720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CA5ED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4A61E0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DBBA6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65F6F95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797E7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F51DB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Maini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815C1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9319870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6557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BF8924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10EA3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7C2EF3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C7FD2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48BC9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Olympus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78598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9511387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106ED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B79B25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B3A9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7450A1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5F2A2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E1F87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Garasan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0580F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9323986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30484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250FA5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0F12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F9D9A3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3DEF3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1000C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Heng Tai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FBAC2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9419448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088C1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FF4320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308CF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7A46431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1A3F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6D1EB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Koala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402B6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9234642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CE990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8D0EC9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1066D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134B617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887BE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074AA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Koen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C8BA5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9199127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A29B1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D248D4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4BF6E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3A1CFB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E70DD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0BA5E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 Jin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E7BDB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9346744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65336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B71B2D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E598A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64769D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E590F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7E2F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Meru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CB329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9187227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6187E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7A68A3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116B2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3371F8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B528D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EB922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Min Hang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5191F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9257137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58ACD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CEC336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7C310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05A577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5D10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411E0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Panda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29277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9284582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BD9E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C43F68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61B1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063D36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D936D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1A613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Rozmarine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10B69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9250531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3A053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BE5FB2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E0AC4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33F694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615E4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6B0BC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Surya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AFDBD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9388742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174F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440E17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17C72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3D9EF1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B5868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F5DCE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Thalia III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2956D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9259197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F4B79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634EF8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D5102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4122B5C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B69C2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923B1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Eagle 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F2E6C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9329760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8B79C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4CC280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277E3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31B8AA2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A3DE5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4B98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Lily (formerly Daban)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9DF2F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9294331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7ECAC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536982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77D1C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7AA9190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6527C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B32C2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Berra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B16C2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9308821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8EA61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F86109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38AF4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098B5E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31DA0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8689F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Buddha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67F53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9283306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371E1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78938E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9081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7D2759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86F3F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A72D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Cai Yun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259F9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9437983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674D5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80E463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A8766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7572E1E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6734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B15EE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Centurion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3BF4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9380673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1DF97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EF6EDB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0A6FE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717ECE2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50581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50652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Huang He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45CAE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9306627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87020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16579C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FE43E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5A9DF5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B6953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88297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Lieto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AC829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9389679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19CCB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6CF72B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71392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0D1C430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E8D39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0ACF7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Manta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C56F6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9424651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50A42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9B65A2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ADC99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293B8F8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44703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90929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Rangler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548AB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9206671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5967F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7F73DE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0DF34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2D2EA8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FE6E4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DAA9F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Trend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B807E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9231509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5182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14BFF6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1386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E2FAF2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F10D1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90824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Yodan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E1A8F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9304356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1CE6A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0C947F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DBC56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DDBEDC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EEBE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8D692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Maisha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08657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9232929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28A38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117299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A3901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642B72B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3E4F0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69989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Thane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0EC18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9237228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23989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9A0FB8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DE749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2F5A20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DC903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6C2D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Fuga Bluemarine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BC7E3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9235725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42662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B5601A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89ED1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03CB963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A3FD5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3AB57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Invicta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4F8AC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9250543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C3FF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17E1B9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F4CF9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03EECFD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4E79B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A07B7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Lalique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AD1BC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9247792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0EBCA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068A1C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12DE8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027C946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A7F77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D8F4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Argent (formerly Jaguar)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FFA5E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9293002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8DB2B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A0EF29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7DADA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3C379E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54E82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5A689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Jumbo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6AA26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9290335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E5B65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B910EC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F0ED1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301E5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2916E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611A7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Hatti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4088E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9247883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067E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 paragraph 2(2), point (b):</w:t>
            </w:r>
          </w:p>
          <w:p w14:paraId="182DB61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AEA52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38F7ED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DFFBB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C7694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Quartanus (formerly </w:t>
            </w:r>
            <w:r w:rsidRPr="0020401F">
              <w:rPr>
                <w:rStyle w:val="oj-italic"/>
                <w:rFonts w:ascii="Arial" w:hAnsi="Arial" w:cs="Arial"/>
                <w:i/>
                <w:iCs/>
                <w:color w:val="333333"/>
                <w:sz w:val="20"/>
                <w:szCs w:val="20"/>
              </w:rPr>
              <w:t>Morpheus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F8B1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9247443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26A15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C08F0E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0ECDB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33B10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6234C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8EE93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Saathi (formerly Onrim)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94DA2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9402732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823D2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571988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F4465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2960F34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05639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A454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Izola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CFF80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9249312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6AF27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5E4BBD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06DD3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2B485F0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61A70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51DF9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Daphne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FC274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9251456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7AE2A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856B63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8BAF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74363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737C1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6B8C2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Nurkez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ED07F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9253325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5861E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0B1CC6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FAE58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2E717D0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3F881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559C2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Carcharodon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55238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9258882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06F7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2022E3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B4782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23812F6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D5793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98E5E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Sezar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B80F4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9259991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2FF50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8D7271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04782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782CC98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03683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C1F25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Frunze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7BBCF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9263643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CB2A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22EC4F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468A1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3AA151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3C482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AA34E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Fotuo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BD399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9293959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58543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9A3987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1C3EC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B6928D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C73D9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92278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Ji Shun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03ABA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9384447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DC18C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AB05E1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168E9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05849B4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4FE4C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08234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Spring Fortune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3EEA4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9386536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ADC30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820210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A03E5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210F33A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5961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9B92A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Ariadne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6B1A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9397547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EAB72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581185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8F1B1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6A880B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3C34A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BDA97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Katiuska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1BF5A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9236004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ACE2C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0860DC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CC027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0A1DE0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2E90D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7718F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Neon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05908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9183295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874AB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E4B3F0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BE0A6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04DE8E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D0737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EA4E6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Arabesca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CFC6C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9288734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097A9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AB0B27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BB879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CA0693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CA41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6096D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Ector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88B48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9288863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82EF9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52D7AE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D1832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7BCC1F4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F085B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45D20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Bolognia Falcon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976AF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9255244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EFCC2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0775A5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D0BC1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65CA07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D818A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363A8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Deyna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70E71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9299903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5D920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2B8E7D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A4264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7D19531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85FEE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90CAC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Agni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C0B6A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9337389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2BBD2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F0503A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6AAA7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CACF54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949ED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9EC56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Almond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088AD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9385142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C416D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CAC94F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DC7CC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B0B15B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4B7E9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4424B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Freda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428E9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9402469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64796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F92B37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FAF16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52D50B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4C000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A975B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Triumph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4D1C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9344033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C0C54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C5C92D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7A842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4F4DFA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7D85C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82A16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Turaco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75B79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9247780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11F6C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534E39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0D0E9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B0DB0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345FF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5126F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Universal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51CFF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9384306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A3191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E060DD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4F1CB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6B342F3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3C39F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89946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Afkada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EDFB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9311531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A8BD4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272322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FB929C"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54DF893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04CBF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1295E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Reus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0EB05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9253076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8ED9C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845BD0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707FB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0A39B3" w:rsidRPr="0020401F" w14:paraId="51467C3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9FA34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479948"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Zevs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D04BB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9168946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F6000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36CD8B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C22D0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2AFB1C0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187B4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3D8A0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Stellar Beverly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E56D2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9208069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99B55"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CE8D2C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EA563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422C59F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6E34E4"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F0098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Enigma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ABA12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9333412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52CFE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9FDBBB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1802B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09CAF0D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84BA9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F611FD"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Silvera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1CCB0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9248849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A6E879"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031449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22595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1FA358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8660D1"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3CFD4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New Power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CE68D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9266853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98A8D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D931F4B"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24677F"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0584AA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87909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C2425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Arlan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774BB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9227443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04BA0"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D82100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E447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0A39B3" w:rsidRPr="0020401F" w14:paraId="3F54DC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803A63"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CC5DA"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Clyde Noble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F0686"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9282792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BA23B7"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CF8DF92"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A5D7CE" w14:textId="77777777" w:rsidR="000A39B3" w:rsidRPr="0020401F" w:rsidRDefault="000A39B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257664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A2560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CA1B9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Thya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911E4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9283289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44AE3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6DC550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B6368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3FD7B1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FAE42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10189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Bonifacy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8B4F6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9284726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73509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6E7364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19121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80B91C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CEEC8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56072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Vayu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5D883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9290517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40458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7B937A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9883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905952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E54DE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EB388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Beast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E3FB5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9290921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2F0FB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47A3BF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5B48D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7F4271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38C6F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362EB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AA66C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9292589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529A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E8C755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7F4E8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CB7E0D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8BC6F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5CBB0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Rigel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F2E4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9296406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1FC2A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C7C08A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64525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921976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39A75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D6A65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Cangjie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B999E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9299680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52E60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E50491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11561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E42F23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BA812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FA294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Tendua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0EA71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9299862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2DFC5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935A82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0121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34836EC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531D8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A1371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CC104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9308443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9A3FB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A8B8FA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138FE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59BB65E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7E8E1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1D566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879B2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9286023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58382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46F1C3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9A40F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1807F5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401EE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EB70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Vault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EF331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9310707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8907F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E03C1E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31E08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557AF9E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A187E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E70F8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Long Bai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4B250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9388754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D9455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A46819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E7176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3EA7FF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D18C1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F886F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Niblo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5F143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9332028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9845D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DBB651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21774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EC39D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3B188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28636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Okean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7981D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9142916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77DE4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D96AE8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B1F9A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28F7FB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8FD0D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4BA63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Ostrov Russkiy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346B3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9087714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01F1A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5A050E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4BD74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57BDE8F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2341C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E84C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Sagar Violet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5761F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9292981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56EF2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A21214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067B8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624359E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9F66C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35F33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Eternal Peace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BFB36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9259745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5197D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73BA3E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0C55C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72637C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DBFB7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4B895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Lahar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E1429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9321691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C3C51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F6BD17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006E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AD177A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37391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6191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Malak (formerly Ping 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4DA39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9378632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895A5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F5B222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392F1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09BEF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E80EC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8B71F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9FAE6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9293117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F2880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059298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A96E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2F8CD0A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442FC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8D12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Tai Shan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ACE7C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9405057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4403D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153834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E01B8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5FA1D7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2C680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9F056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Caruzo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FBAE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9137648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D2126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117BA6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7C15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4245FE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DA73A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94065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Fu Hai Wan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C5142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9368235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3B58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C77B1D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EE6EF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0520109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80477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4331C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Hannah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DA191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9261619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01EB1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8A39EF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15BDD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591226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280DA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A1638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Missoni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73853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9296810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CB372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C106DC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510AA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164A2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4D468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6BB8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Odune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A3E1E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9229374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E7B4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A6BAE7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106E5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415C09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B4D50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5E075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Pacific 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4CC10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9395379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58EA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58E21C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B21D2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03A84C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8AC6F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FF9E3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Raven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665FF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9205067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7BECA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732BAC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3444A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2B6A03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046C0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B243E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Sagitta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E3E78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9296822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372F5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720070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B9888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632DF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2D58A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E4C5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Thorin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B296D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9330472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29B8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424DAC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E9537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3C43C0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B16C0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8A1AD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Torex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33885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9257814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021ED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266D30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BAD68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65EDDDA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409E1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FE547E" w14:textId="49AF4144" w:rsidR="0070682B" w:rsidRPr="0020401F" w:rsidRDefault="00327D0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Velmar (formerly Venture)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FC21B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9832547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1D51F" w14:textId="77777777" w:rsidR="00AF77CE" w:rsidRPr="0020401F" w:rsidRDefault="00AF77CE" w:rsidP="0020401F">
            <w:pPr>
              <w:pStyle w:val="oj-tbl-txt"/>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14320C3" w14:textId="1D61F0D7" w:rsidR="0070682B" w:rsidRPr="0020401F" w:rsidRDefault="00AF77CE"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4CBCA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E80CBA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5E50F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5453F7" w14:textId="516120AD" w:rsidR="0070682B" w:rsidRPr="0020401F" w:rsidRDefault="00327D0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View (formerly Cup)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2614E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9271327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CCA84" w14:textId="77777777" w:rsidR="00327D09" w:rsidRPr="0020401F" w:rsidRDefault="00327D09"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5CFAEBC" w14:textId="344F566E" w:rsidR="0070682B" w:rsidRPr="0020401F" w:rsidRDefault="00AF77CE"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6F0E3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875DC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120C6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71B3F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Leopard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12C71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9284594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6C1FC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40B38F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95D76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BA990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93DA5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2C0D6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Samsun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0BF5E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9436006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E64B1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6DB312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F8AA4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24DD528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1B6FD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9ED6F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Spring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AA64C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9315446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E8067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54D190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C565B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474C2E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B43F3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EAEF7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Makalu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F155B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9314105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720AD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416F79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25C7F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81E951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58A3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73F24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Vostochny Prospect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21DA7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9866392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C6F72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0053B1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B7AAC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E1CD5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4976A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5AD25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Akademik Gubkin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4356D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9842190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67B27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736BE8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37EA1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1AF8D58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493B7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7C5E0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Vladimir Monomakh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2F821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9842176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9D8C0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1110DA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45B33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9FFFAD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24EE7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DC40B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Night Glory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AA7F6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9319674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E62F4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6B01AE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593B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4122C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46E88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52E4B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Sakina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1C6B3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9530917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49DBB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77E16C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3CBC5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2BE94A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45BF0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BD3F8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Destamar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3B512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9253894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A3F0B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F57AB1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4BC48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3DB5DE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5AAEC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F0D54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Vanguard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32C05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9311622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A72C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4E1D83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3192D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00C6A1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AD72C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927A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Huihai Atlantic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1389D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9312872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9BB1D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602F39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83B0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5E2F599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4F785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C9204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Zaliv Baikal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E8799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9360128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CA2D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F4FF2F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29A86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01DD0E4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8D5A6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D161F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Sakarya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A7AD3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9524463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AE416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00FB50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A0B8C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534013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79497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3BF9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Cheetah 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8A85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9222560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BDFD5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7AC2EE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90630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10DDF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1ECC7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96708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Cindy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68DF6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9270517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509C1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E80CE1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EF08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5F9451F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47129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A2402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Ganga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8391E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9378620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800E5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9B258B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02917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AFFD6E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1A07C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A8AE2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Indras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2E516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9314894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F6D09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5ACEC5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F3F4B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FF5AF1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E49EF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B2EFA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Kolomna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A09AA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9341093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58FED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435246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C2099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F2B0F2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4B77D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0AB6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Ocean Jupiter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FC486A" w14:textId="62B37B4C" w:rsidR="0070682B" w:rsidRPr="0020401F" w:rsidRDefault="00327D0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9308170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72D4C3" w14:textId="77777777" w:rsidR="00327D09" w:rsidRPr="0020401F" w:rsidRDefault="00327D09"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95916E7" w14:textId="2DCDD7B9" w:rsidR="0070682B" w:rsidRPr="0020401F" w:rsidRDefault="00AF77CE"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D0827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0CEF6D5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F18D9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D25AD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Ocean Autumn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F484D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9379052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97DFC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270A25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0FF32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40541FE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42847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E0854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MD Miranda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64AEA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9198290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8E3F8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B27CA4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86D98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D69AF1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58D78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51447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Seabass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BD3F5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9266750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347EF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8F8B68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804F2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2594B02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6FAF7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AC6B5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Sky Rider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9D9D5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9208124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95B0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7153E1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FC7EA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E8088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35B07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BE995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Wall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0DAAF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9299886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63E7E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3C512B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6ACE7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57329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00557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DC537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Xue Song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7B82E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9428358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5AB7D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A4C2CC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5E3DB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CF688E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124CD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1A345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Zambra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56A07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9175078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57755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73D383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A3476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5F5F61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EE6A3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6CD23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Tiburon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C9377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9283291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62702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776704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E05E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2E77D1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EDC10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12A45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Onyx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38BC5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9236640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9DF16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E42E52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5E79E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4739C26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A331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A79CE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Kruger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3B1AB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9412995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7BCAC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A1FCD6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895D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6595F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AB5D9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32F9E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Partizansk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AA9AD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8700096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0213B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6BB8B4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B124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E3282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A40C8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82253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Immanuel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DB487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9056571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78A72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AB1181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F55E6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5DCEC46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B3621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C70FD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Avior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B8160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9164512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310F3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721655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3A2CA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1266F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525C5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AC7DA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Arno Babajanyan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5D043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9163764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76E98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9E9A11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D56F9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6A0E6A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90B9E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38871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Black Sea Eagle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A2813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9495832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435C3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034956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543C7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557DD48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BDF99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1C52F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Caria 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A6DFE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9327360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E7D65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A1791E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44A51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50A5DAE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4ECD8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2EA9E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Genji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37D24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9289738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C1C0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C1C37F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D0A6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2B2971C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AB71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DDCC0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Gurudev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E94C5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9253234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225BA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92207F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98EF8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40F398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F669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0F93A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Kord Atlantic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9F938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9299161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EB8E8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FC81E9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9AA1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8F2331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1DDB1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6AB0F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Lyra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12A7C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9314088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BB46C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C97E13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A7E46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12A5827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9DB90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CF9DE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Nimbus Spb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E888E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8821761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D88FF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41790E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1DF0A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E2FC73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A121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E53C3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Np Dudinka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451DC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9183831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93E31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87B98A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B704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296AA60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FB286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49EEE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Odin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5FEF6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9151890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71606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D8BF22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D6D9B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833542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0D516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F857B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Shturman Skuratov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4936D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9759915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CA5EA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B9EFB0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FF4E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550FA42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131C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4F09D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Veles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3A3F3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9299173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9842A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E42BFF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CA32E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C1EAD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195D0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1204B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Danshui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4AFAE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9589750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8757E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8438A9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29794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A66701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F6BCB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B3B01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Lucky Fairy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77783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9348479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4B943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3830C8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56AF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7D72CB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E6BF5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47C4D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Narcissus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579AE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9232931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DED3E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B7531E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07EF4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042C06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038DB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5F7FF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BCF73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9236353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64630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337D4E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EFF8E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032442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08DCC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096EE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Canara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F172FF"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9411331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D56A4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25B87E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7A704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409C64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6EAA9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937C2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OLAF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EFCC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9224465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04F806"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BABD6D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5D1931"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66951E8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B5A08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DD3CC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Vesna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718C4A"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9233349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1FBF3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5F83E2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756AF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21.5.2025</w:t>
            </w:r>
          </w:p>
        </w:tc>
      </w:tr>
      <w:tr w:rsidR="0070682B" w:rsidRPr="0020401F" w14:paraId="579CA30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C125F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DA576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Eminent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58397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9383950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A0ED9B"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7C844D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0533A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3AA3BCB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27377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875D4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Yi Tong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11EAC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9259733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686514"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BFA7E1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C5142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5C9C59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8BA56D"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6247C"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Olive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C2736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9318034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D10AE9"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D9C48BE"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9F4810"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0682B" w:rsidRPr="0020401F" w14:paraId="020F95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27BB85"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51E072"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Chandra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1C2418"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9353125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A18CC7"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AA282E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841B13" w14:textId="77777777" w:rsidR="0070682B" w:rsidRPr="0020401F" w:rsidRDefault="0070682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21.5.2025’</w:t>
            </w:r>
          </w:p>
        </w:tc>
      </w:tr>
      <w:tr w:rsidR="0072045B" w:rsidRPr="0020401F" w14:paraId="4A0D5A4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C8612" w14:textId="11F7BC13"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103CA0" w14:textId="0639377F"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Venetians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F2C009" w14:textId="5630A87B"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9436018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66EAF9"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C6F8A03" w14:textId="06511A78"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0E6A35" w14:textId="3C81FE92"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D3C821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D4CA0" w14:textId="1766B2CC"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344.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81997A" w14:textId="673BC71B"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Jacklyn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E9A0D5" w14:textId="20EC5F3F"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9313498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34735"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32E5DA5" w14:textId="107FBE68"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CB7B0E" w14:textId="2FB686C4"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745B848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5729BB" w14:textId="6E326D0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E8DD6C" w14:textId="7EB646A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Sea Marine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83670E" w14:textId="77D56F9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9255830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1653FB"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FB8D62E" w14:textId="66A08D29"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FD66BF" w14:textId="1731FC3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1466371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81265" w14:textId="096C719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E6A780" w14:textId="65CE33D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Diva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B4A840" w14:textId="456BDE1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9297371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BF18BB"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7505F5D" w14:textId="52248424"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67564B" w14:textId="174685F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189BD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5D3265" w14:textId="0C6876A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6324E3" w14:textId="1758121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Hulda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8AC3ED" w14:textId="45E018E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9290309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96570"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1C06ECD" w14:textId="2D755BD8"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6771E9" w14:textId="6ADEB6B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77A993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3F661" w14:textId="2DD632F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7FB889" w14:textId="35917B5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Jaldhara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D73CAF" w14:textId="0071FF7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9304825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F24CF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303E9E0" w14:textId="597EF5A8"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3013F6" w14:textId="6A6005E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03740E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539198" w14:textId="53203FB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052ED1" w14:textId="383294B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Vision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E1BD0C" w14:textId="42B47CC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9260067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827107"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051D558" w14:textId="3036D364"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724112" w14:textId="53545F8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E85B8F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1E5B0" w14:textId="5816352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956FE0" w14:textId="453DEAD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Nagarjuna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F19D2C" w14:textId="7613396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9299733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BDAE7B"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9CE1746" w14:textId="7CDBA3E9"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5FC140" w14:textId="61D3F95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F0029B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151021" w14:textId="63915B8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189144" w14:textId="388D2D9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Sandhya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8997ED" w14:textId="6BB46DD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9352195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7E5E9D"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919D125" w14:textId="71006E85"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795008" w14:textId="748D645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97D43D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4CE6AF" w14:textId="681B8A8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3AB100" w14:textId="7A21F92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Himalaya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5165A" w14:textId="057DEB7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9314882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BAD04F"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D12C6E4" w14:textId="1AD65273"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64C8EE" w14:textId="626BB6D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63C40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FEF1D" w14:textId="3A3836F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A4EFDE" w14:textId="580D607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Sea Honor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930AA9" w14:textId="1011AEB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9315654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5E72D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02B6C6F" w14:textId="40692223"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EB9EEA" w14:textId="2CFEF96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2BFC84F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83C2B2" w14:textId="5449D5B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D11017" w14:textId="793E997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Ru Yi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630BA4" w14:textId="1255E35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9345623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45B25F"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3FB304C" w14:textId="2ED8A753"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789BC5" w14:textId="094DDE0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6A0097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8604F9" w14:textId="171490E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986FE" w14:textId="6CF63D7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Sealion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3CA381" w14:textId="42BDDCB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9234501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1E517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4274406" w14:textId="4728B6CC"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697AFC" w14:textId="2276093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403D8A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97CDA1" w14:textId="0E0D781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B88A8E" w14:textId="7BE1055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Achilles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A84718" w14:textId="0C5BC62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9368223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02B4A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6863B2C" w14:textId="3FD8803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98EE88" w14:textId="6D59976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084CE6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9B8B9D" w14:textId="566C400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47ACB3" w14:textId="68727E5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Hu Po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B91E60" w14:textId="6EF5CE2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9319686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994B2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EF418DB" w14:textId="2BE4979E"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A77DB" w14:textId="46E489A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3EB83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EFD21D" w14:textId="0787984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5C63F2" w14:textId="4ABBDF6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Pearl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733635" w14:textId="5A13018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9630028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C3520"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(c):</w:t>
            </w:r>
          </w:p>
          <w:p w14:paraId="0CDFFD3B" w14:textId="205EF8C0"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02866C" w14:textId="316348A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E04FA0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1BBECF" w14:textId="40387CC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73E93D" w14:textId="533EAFC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Valera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C77B10" w14:textId="657E66D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9630004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FB491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(c):</w:t>
            </w:r>
          </w:p>
          <w:p w14:paraId="17501027" w14:textId="0E2EEEC4"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886E86" w14:textId="11E9B58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C5A034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88F05" w14:textId="231AD96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93A0AA" w14:textId="007CC35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Sirius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875853" w14:textId="6260D3D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9285847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15A9FF"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B8EB4CE" w14:textId="2527821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BAFBC8" w14:textId="09C6594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3C0B3F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3D33B4" w14:textId="0B9F832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F569F8" w14:textId="656D0B4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Cordelia Moon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EEFFF2" w14:textId="79C1B28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9297888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CA719"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2B0E155" w14:textId="21C36E1C"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C1615B" w14:textId="4F3EBD5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25CB38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C56873" w14:textId="6EE4FB8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4A318" w14:textId="381F872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Virat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31CD13" w14:textId="34E6BFC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9832559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8596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B84C9A0" w14:textId="3EAAF300"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37BFEF" w14:textId="0EF55B0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724D62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471A55" w14:textId="51238EE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9CCB3" w14:textId="000ECB2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Themis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ED41B" w14:textId="78D5D9A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9264570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B8C233"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AF81BF2" w14:textId="06FF230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550170" w14:textId="5006507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386EE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38F71A" w14:textId="32A9966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6C8539" w14:textId="067AC15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Deneb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3FC14F" w14:textId="571D0A8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9301524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E937E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E8564A2" w14:textId="0D11D0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72572A" w14:textId="1903F20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80AD36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88DFEC" w14:textId="0CF4B3B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035B2B" w14:textId="48625ED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Olia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CD52D1" w14:textId="4150953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9268112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EF277E"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1D580AD" w14:textId="10CADC33"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B63B39" w14:textId="114D085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75FC620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5CB3CB" w14:textId="398ECF9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6A2E03" w14:textId="424FC81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Tasta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741CEE" w14:textId="255E7F4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9307815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19946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71817CE" w14:textId="485E17F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55F09C" w14:textId="32F771A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61F1D1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4A23DF" w14:textId="2881517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4F2729" w14:textId="5BC979F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Cross Ocean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9E2131" w14:textId="2AE0E4D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9251810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B512C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ABBF5F3" w14:textId="6C9F0B2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D73528" w14:textId="2161DE8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7659EA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ACDCB9" w14:textId="0B9CFEC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9C49FF" w14:textId="01CB45E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Ricca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CF9C98" w14:textId="4BE99D0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9292577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DE304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3C5BF92" w14:textId="3DEF582E"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5336B0" w14:textId="5CDBEB9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F56F27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856182" w14:textId="58ACCCA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FAB26E" w14:textId="13AC189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Golden Eagle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9C2FFA" w14:textId="0C71AC0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9255684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0231EB"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0FF7545" w14:textId="58420313"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42A8EA" w14:textId="0A3A455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1734AF9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A0E128" w14:textId="60B26C4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A5CCE" w14:textId="23C18A9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Akar West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F6F0D3" w14:textId="02B98C1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9258167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1B6C25"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9B0D55F" w14:textId="5410972A"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F64EAA" w14:textId="338B7F2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244C1B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119E8" w14:textId="00FA5FA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8BC241" w14:textId="26F3F36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Fiesta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A823CF" w14:textId="4759002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9260823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7C6099"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49C3C3D" w14:textId="6392B103"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BFD46A" w14:textId="725DAEA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3CFFE3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C7A5AE" w14:textId="0057211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2BB9CA" w14:textId="22A9359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Bivola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8328FC" w14:textId="43AFFCA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9266865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BE21D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0F217CA" w14:textId="7425796A"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78396" w14:textId="605DB99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A2EAE1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584D08" w14:textId="1BEAC18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902FED" w14:textId="741F90B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Kai Fu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8B9967" w14:textId="74D3A9A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9281009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A7C959"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64BA624" w14:textId="1AE428E3"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3187AC" w14:textId="50FBF25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466D6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9BC0B" w14:textId="027E731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0FA5FF" w14:textId="0DE3C01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Lion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6003B9" w14:textId="1FF4E6C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9384069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DE29E8"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C933062" w14:textId="6DFA5F0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B3F912" w14:textId="70E103E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C2A7F8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3AC224" w14:textId="1525544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36D1CB" w14:textId="66690F9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Monte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1B361C" w14:textId="7C59671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9297553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BD6B0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15F7382" w14:textId="16C0A280"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DF2210" w14:textId="22F243E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4CFA92F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6A3A79" w14:textId="573FE3C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522028" w14:textId="3C6F1CD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Samadha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A85D18" w14:textId="060B6C1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9286281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9539F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CBBA244" w14:textId="4FDD1D6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4CC3A6" w14:textId="1EC17E8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640B6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E40702" w14:textId="46D0D0A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EDC14E" w14:textId="0DED658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Blue Talu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1D7E30" w14:textId="647AE45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9334557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526CE3"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9A7C603" w14:textId="44280014"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644891" w14:textId="56AA046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654967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ACAFB6" w14:textId="1880B73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DC10B" w14:textId="754443C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Maisan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439A71" w14:textId="6990F26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9289776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74277"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6917266" w14:textId="3F7D7E10"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DE755F" w14:textId="31DD28C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98DBB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135C02" w14:textId="038EAE9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BD8468" w14:textId="2E4A525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Sofia 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8D4ECB" w14:textId="37B008C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9299123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3B079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F8E2A1C" w14:textId="159E0EBC"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F24D55" w14:textId="261F180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F1C084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6F4B49" w14:textId="2AE092A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A827B4" w14:textId="229789B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Proxima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080BB8" w14:textId="591526A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9329655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EA4F86"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4542C84" w14:textId="51F9AC28"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CAF40" w14:textId="455D4BC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742EDCE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76B0DD" w14:textId="1578058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6BC7C1" w14:textId="2F57C45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Saraswati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DB1D29" w14:textId="2A7C4B4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9383869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AD52E"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C3A6CB4" w14:textId="2D313B6D"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692149" w14:textId="1F392AC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EB2C2A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DEC0EC" w14:textId="5E46114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9C0091" w14:textId="6210296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Monarch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CE848D" w14:textId="09A12DD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9377779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ED356E"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09281E1" w14:textId="52278CC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8D66F0" w14:textId="5C56DF7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3BAA0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E1723C" w14:textId="20422B9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E80FD0" w14:textId="23DBBD9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Evita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B351E4" w14:textId="7FD24A7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9408530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DC2519"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31A84F2" w14:textId="4287F5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6B0563" w14:textId="6BF4A70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8F5BA9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9DBA86" w14:textId="6F5CB0B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098AC8" w14:textId="17ED402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Utaki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1E0E45" w14:textId="7D20BE3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9262924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8EE4D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F3D71D8" w14:textId="76EE41A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4569BA" w14:textId="639A0C3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43F8F1C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0431A2" w14:textId="64E3F6B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F0FA94" w14:textId="6B1588A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Lebre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C9DABB" w14:textId="2522CA9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9255672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37FF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DBD0AEF" w14:textId="1981EB06"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5946AB" w14:textId="3B1C0D6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6F59B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602919" w14:textId="6908E57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157AB3" w14:textId="7E5D59C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Smyrtos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10FDF9" w14:textId="78DE0DB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9389100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A86AD5"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0AB987E" w14:textId="57171876"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05E382" w14:textId="55D5B41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7E573A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5BCDA7" w14:textId="32F0052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ED4A13" w14:textId="347A335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Kusto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3F7C8B" w14:textId="3E3EA93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9308833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C2FB4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27B015F" w14:textId="272DCCC0"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F061D2" w14:textId="67EFC0C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4FA133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1C620" w14:textId="1CD2AA6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6A7CE9" w14:textId="1D9F966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Seasons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46D4D5" w14:textId="3D622A9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9308950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E943D6"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0D1C7E5" w14:textId="5ADC4D1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EE59DC" w14:textId="2E99BD8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9F03B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BF9A44" w14:textId="2206650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8DFD84" w14:textId="2430AE6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Pierre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43907C" w14:textId="6E5907D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9266877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BD95C2"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8B0D4F4" w14:textId="1726F41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E658FB" w14:textId="3210695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7E6DA41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2663D4" w14:textId="6E76417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0A8D1" w14:textId="1A39312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Prisma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E90382" w14:textId="3CFB646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9299678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6C505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03F842E" w14:textId="5E53AA0B"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BE9BD8" w14:textId="430CE2E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D72775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3C81C9" w14:textId="7262230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4BD2DC" w14:textId="467CA6D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Rymo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E52FC3" w14:textId="08DE0A5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9308857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DD7DEF"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223C0DE" w14:textId="1D34F5EB"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AAA46B" w14:textId="6EA948C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A55EB2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580BC2" w14:textId="4664C51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C7E733" w14:textId="6469604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Maria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FD3B37" w14:textId="42FA5C2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9198783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DCB52F"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B49E108" w14:textId="021FBB0C"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4ABD88" w14:textId="335238C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5FA23CA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2A8ABD" w14:textId="0ACB9F1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193328" w14:textId="4BAA35E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Sanar 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CC2560" w14:textId="2540EBD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9645011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67E0F0"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FB16A17" w14:textId="492D3393"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3FD384" w14:textId="041546A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5EC34E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FDBA5E" w14:textId="3AAFC0F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E390F9" w14:textId="6E77072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Destan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3D7ECA" w14:textId="359A071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9388766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CB1B2"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6987FFD" w14:textId="5779EBA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72CB41" w14:textId="7C74EAD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5D8DD4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B5ABC0" w14:textId="311E171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8AC2EF" w14:textId="675CDE6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Elephant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653106" w14:textId="59802FB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9374868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7FDE3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C881862" w14:textId="367D1FFA"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1C543F" w14:textId="3BE97D8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3C6A42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AD2E3A" w14:textId="0ADBBA6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D34D92" w14:textId="25D1CC4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Kaluga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53C676" w14:textId="526F838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9585924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825EAE"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F725A49" w14:textId="28770FE8"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FEA32D" w14:textId="6488BBA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4E09427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954058" w14:textId="1BF4A1B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D23C52" w14:textId="7299FDF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Kira 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60F327" w14:textId="5B46E77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9346720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FD7489"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9E70025" w14:textId="006C9A38"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FD6B47" w14:textId="7ABB200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63856B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4851A8" w14:textId="6B46EE4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71863A" w14:textId="3A49678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Nautilus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374400" w14:textId="201F054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9434890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085547"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0C35881" w14:textId="5CBC772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27280D" w14:textId="5867B65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76E23F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64463D" w14:textId="6CE3D89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399.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E740C4" w14:textId="40C758A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Pate (formerly Shaanxi)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AC784C" w14:textId="419FC9F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9338905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DB9DD"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B11929C" w14:textId="62801FC9"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20ECA" w14:textId="6BB2FA7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5D1C5C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677B21" w14:textId="354B464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EB48C7" w14:textId="28C0A8A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Vernal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3BF15" w14:textId="33840C4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9207027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80E12E"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756FA4B" w14:textId="644B80A5"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CCE749" w14:textId="0936C82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4B84601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9CDFC5" w14:textId="13831CE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41742A" w14:textId="0958B38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Gogland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1242CF" w14:textId="31747A5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9430210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3B7316"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1B3A7AF" w14:textId="21BAEF4E"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34E00F" w14:textId="6570678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7A9005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680902" w14:textId="37151EC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2E6EB7" w14:textId="7BD6FE2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Feliks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5A25EA" w14:textId="21740DC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9459242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79974B"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426C5F3" w14:textId="19AE114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84CC94" w14:textId="29FAD08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375C75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7DDFE4" w14:textId="3A28165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031E12" w14:textId="1A0E0F8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Katran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A57621" w14:textId="0E5DAD1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9260275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22E6E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54CA691" w14:textId="66008F85"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9EE9A2" w14:textId="059794B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760C80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6D2621" w14:textId="3E4B83C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5C8B70" w14:textId="5E7BC47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Leruo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5E4485" w14:textId="435F765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9385831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F79E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6AF758D" w14:textId="2675071C"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D7DB5" w14:textId="48E341F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1EDED5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AFDF08" w14:textId="5CAB131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0C0C72" w14:textId="0C9FD59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Listiga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4669BF" w14:textId="7A6844D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9292838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0FF20F"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60BB926" w14:textId="35C5F0A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CAD22D" w14:textId="6273C53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0A1F6A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B769D6" w14:textId="3E1E493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643645" w14:textId="4518940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Akhty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82D4E7" w14:textId="3AB7C24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9435337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F84FA9"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5636049" w14:textId="0914D30D"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1965A" w14:textId="09201B3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9946AB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F42BF" w14:textId="2786529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30856F" w14:textId="3941E32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Armada Explorer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7BCA78" w14:textId="02C2B0A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9377042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6EB34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0EFC0CA" w14:textId="1FE104FB"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C3C61E" w14:textId="1C2BE82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40EA291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CE5455" w14:textId="0276878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860BA9" w14:textId="2542EC1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Flura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7A1083" w14:textId="25F0438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9354636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BDCD26"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768886F" w14:textId="557411C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470DD4" w14:textId="2797664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BE37CC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378EEE" w14:textId="78FDB5F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73296F" w14:textId="50DBA73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MT Konstantinovsk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097398" w14:textId="44AA091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9113276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2106C5"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EED99F4" w14:textId="680D87EF"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38034E" w14:textId="2062298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E17007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360BDF" w14:textId="446C2EA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724B58" w14:textId="162D4BD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Nizami Ganjavi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C146F0" w14:textId="23238BF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9369617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5426D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0E83323" w14:textId="6F638B8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FE8A94" w14:textId="0B39458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77F5D83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79D7FC" w14:textId="4A2E0C4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5F90AC" w14:textId="12C8689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Sergey Terskov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3E042F" w14:textId="004F68A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9637961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60B2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DB42212" w14:textId="19A6FE3F"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BCAF4" w14:textId="2F82510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4CB7385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75A80E" w14:textId="6675267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BCD95C" w14:textId="793EA69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Nova Energy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EB61B6" w14:textId="2BB10A1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9324277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FF474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(c):</w:t>
            </w:r>
          </w:p>
          <w:p w14:paraId="0EB1EF65" w14:textId="7F5D84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399FE0" w14:textId="1145284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C01017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F8D432" w14:textId="497F070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F1484D" w14:textId="2807C5F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Yanhu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6F660C" w14:textId="140F84A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9297357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8D5379"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7316A4A" w14:textId="28C845A4"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C7908B" w14:textId="5CC2D23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613F33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A2B57C" w14:textId="5B5FFDD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91BCF" w14:textId="785135F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Tango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4C8BCC" w14:textId="7EEE2EC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9292058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6C4A42"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A498CB1" w14:textId="6869839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A74522" w14:textId="37FD643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751FF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66FC05" w14:textId="159FB53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DF20A2" w14:textId="0203796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Topaz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F3D85E" w14:textId="352B351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9292034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959F8B"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F761A2C" w14:textId="35165B6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D6B106" w14:textId="1CB2D56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514A783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B0C2AB" w14:textId="4EE9F0C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291D3E" w14:textId="22080C6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Volgoneft 251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53CEEF" w14:textId="2F5B98B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8231057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B78A4F"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E2482C7" w14:textId="3741E4D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BA0B25" w14:textId="3305AA8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28CB6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F28D6E" w14:textId="1056DD4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287852" w14:textId="39162D9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Volgoneft 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9CC6F0" w14:textId="2105A68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8867129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04C64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C1130D9" w14:textId="4A36F53F"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8BDC3B" w14:textId="63171DD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4DD36F0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BAC22" w14:textId="107020F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1759A9" w14:textId="51C83706"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Saint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D782E8" w14:textId="09ADDCB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9263198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CFE09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06DD300" w14:textId="1AE7668F"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44789A" w14:textId="18CD8A1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7575D54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566902" w14:textId="1E037A1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73DED" w14:textId="6CFE943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Arctic Mulan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DFA2E2" w14:textId="0DCC23E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9864837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ADBFFB"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(c):</w:t>
            </w:r>
          </w:p>
          <w:p w14:paraId="3E9CF887" w14:textId="45AAB5C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F739EC" w14:textId="7749F68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4D79224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839D4B" w14:textId="0A31890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362F60" w14:textId="248CC7F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Viper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C42349" w14:textId="6032CC4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9299874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8C653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33EF564" w14:textId="76146AD0"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58F9F0" w14:textId="63F88B5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EA1197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2529E8" w14:textId="29E29BE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C570FD" w14:textId="694512B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Wu Tai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8C6D3C" w14:textId="617ED74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9419151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1FE7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7E23224" w14:textId="678B670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AA4836" w14:textId="6F940F2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A20ACC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5BDF12" w14:textId="6E19129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89AFBF" w14:textId="50C97F4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Lark (formerly Lea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28161E" w14:textId="0DB2D80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9277759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46825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8E191FA" w14:textId="1902A44A"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AA2380" w14:textId="6D4EFC2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CFC33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905E5A" w14:textId="0607DB2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806E4D" w14:textId="497C388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Marble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143E04" w14:textId="7856B14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9323974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997218"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B422BC0" w14:textId="49BAECF8"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w:t>
            </w:r>
            <w:r w:rsidRPr="0020401F">
              <w:rPr>
                <w:rFonts w:ascii="Arial" w:hAnsi="Arial" w:cs="Arial"/>
                <w:color w:val="333333"/>
                <w:sz w:val="20"/>
                <w:szCs w:val="20"/>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954170" w14:textId="5E54A1F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17925FC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54E447" w14:textId="7430C6A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C65441" w14:textId="181EA9E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Seginus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9B20FF" w14:textId="513D7BD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9256028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D3F305"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ECB3ACF" w14:textId="241F1050"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9BDDA2" w14:textId="5A38EB1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74FB651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720E0B" w14:textId="2DD0AEB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919C47" w14:textId="709B1DC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Peace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25394A" w14:textId="7746627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9249130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003E03"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8194A38" w14:textId="1A57F2A0"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411624" w14:textId="1773973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2536E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618FCC" w14:textId="1701C27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D675BB" w14:textId="478408A3"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Ailama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6F3AB5" w14:textId="179C4A6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9232888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C06300"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BB99607" w14:textId="13A2E8F8"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BD6834" w14:textId="2CD6515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196D5D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C9D03E" w14:textId="3242843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46BBDC" w14:textId="4C9B11E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Dorin (formerly E Mei Shan)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A19887" w14:textId="3B4D3B7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9290828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68838"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4EDBDB1" w14:textId="70647C5F"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931A87" w14:textId="6E21EBC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6EE252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B244C7" w14:textId="3427745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053859" w14:textId="4C6A706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Sooraj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4F6EB3" w14:textId="73AABB88"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9332834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CF9025"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31E5099" w14:textId="5DD9BFC5"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6BF84" w14:textId="37D3F31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9FA4F4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14798C" w14:textId="03F70E2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87E008" w14:textId="172151E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Elise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AA4329" w14:textId="35C0326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9277747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D98A1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CC66BFB" w14:textId="1093C11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297F03" w14:textId="4F747734"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2534B7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F8785" w14:textId="2C29D9A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BECC6A" w14:textId="6B6195F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Vision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B4C2D7" w14:textId="5E780E6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9236016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84FE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8026922" w14:textId="65AEC7E1"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881324" w14:textId="40ACBDE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EE4E7E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82993F" w14:textId="6B83319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3E0C9B" w14:textId="26EF799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Aura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7686ED" w14:textId="4022A62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9624316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35418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1966779" w14:textId="6F1EB033"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that originate in Russia or are </w:t>
            </w:r>
            <w:r w:rsidRPr="0020401F">
              <w:rPr>
                <w:rFonts w:ascii="Arial" w:hAnsi="Arial" w:cs="Arial"/>
                <w:color w:val="333333"/>
                <w:sz w:val="20"/>
                <w:szCs w:val="20"/>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0C59FB" w14:textId="39C0936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4486CB7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A123D2" w14:textId="5A9FB21E"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E7EAC8" w14:textId="63BC8B81"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Dignity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26DD0A" w14:textId="77C410FA"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9283241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410036"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A4F4F20" w14:textId="48B1D96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9B5132" w14:textId="71CEBBD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511EB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37BDEB" w14:textId="233274D9"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7D8A42" w14:textId="206D24F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Lumin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2DCE0E" w14:textId="60800945"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9330599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FB880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448052E" w14:textId="719D8E5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FB9F10" w14:textId="45264C2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E6EFBE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5FAF2" w14:textId="5355EDDC"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290B53" w14:textId="7AC35B4F"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Minion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A46144" w14:textId="23D2D48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9389095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FE15DF"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E5846BF" w14:textId="3E99DA3D"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F0427" w14:textId="165FD9F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505F4AC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27514" w14:textId="3C51457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1267E4" w14:textId="704D429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Cetus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2877B0" w14:textId="354F1FF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9418482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90053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108BB70" w14:textId="5023EDE2"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0B87A3" w14:textId="32391FED"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3023B50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C4E14D" w14:textId="65416960"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436.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4307A" w14:textId="233C9F7B"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Arabela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C46234" w14:textId="216A2792"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9253313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BABD67"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AA1DA0B" w14:textId="3300E42C"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369CA2" w14:textId="23AD8577" w:rsidR="0072045B" w:rsidRPr="0020401F" w:rsidRDefault="0072045B" w:rsidP="0020401F">
            <w:pPr>
              <w:pStyle w:val="oj-tbl-txt"/>
              <w:spacing w:before="60" w:beforeAutospacing="0" w:after="60" w:afterAutospacing="0"/>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C0A0F6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240F92" w14:textId="0F16D928"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7642A2" w14:textId="54B131AD"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Aulis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E71E96" w14:textId="182A2168"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9233765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535040"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359B129" w14:textId="263A7C4C"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EE5399" w14:textId="3CA069EE"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4B58362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FD3E00" w14:textId="0E321BDD"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407BB7" w14:textId="1032297B"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Naxos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D6DCAA" w14:textId="6BD33907"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9336426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314DC"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D689E4E" w14:textId="65240C65"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8DE35D" w14:textId="1655E5A6"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278C494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219DE8" w14:textId="5CE25EC5"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B381CF" w14:textId="773A84B8"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Indri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87A257" w14:textId="4B26278E"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9247429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796B28"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258B23A" w14:textId="0C10CC21"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BA423E" w14:textId="23673D2E"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20.7.2025</w:t>
            </w:r>
          </w:p>
        </w:tc>
      </w:tr>
      <w:tr w:rsidR="0072045B" w:rsidRPr="0020401F" w14:paraId="6B636AF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E4BD5A" w14:textId="63300535"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41103F" w14:textId="1AD9ABB7"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Mariel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18FF9A" w14:textId="4D9E6AFB"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9247376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45659"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D7A1E7F" w14:textId="7691798F"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F0A7D5" w14:textId="550048BF"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670616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0BAF11" w14:textId="4CF58ECD"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80C7F" w14:textId="19BFBC4C"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Marlin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143E80" w14:textId="130F0C72"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9585912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B5A9F5"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0EDAD67" w14:textId="56461B4E"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21F2E7" w14:textId="3EF1DCCD"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73A7AE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54CD43" w14:textId="0E80908B"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5342F4" w14:textId="2E26D792"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Skadi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3C6CA6" w14:textId="6D04540D"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9230971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874FC8"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D563DB2" w14:textId="310C6D72"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89DB1C" w14:textId="65AE59AF"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69D149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D83279" w14:textId="3CF556EF"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1510F7" w14:textId="5C7F0FCF"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Mars 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38B8BD" w14:textId="1BD15C9A"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9384992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4F83C4"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8D5B884" w14:textId="2C7EE52C"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145A19" w14:textId="4DC3A9AD"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0A2CC36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84C7E6" w14:textId="0F50AD97"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F5C155" w14:textId="5CCE7AB1"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Oilstar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06C09B" w14:textId="24292841"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9310525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17AA8A"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65DA589" w14:textId="11F66EB1"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46112" w14:textId="655F24CD"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72045B" w:rsidRPr="0020401F" w14:paraId="4CFC6F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506A41" w14:textId="25A61CCB"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092FC9" w14:textId="790F5D3E"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Mikati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7AE25A" w14:textId="08BD1AE8" w:rsidR="0072045B" w:rsidRPr="0020401F" w:rsidRDefault="0072045B"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9250892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921411" w14:textId="77777777" w:rsidR="0072045B" w:rsidRPr="0020401F" w:rsidRDefault="0072045B"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BF5212D" w14:textId="6A18BC5F" w:rsidR="0072045B" w:rsidRPr="0020401F" w:rsidRDefault="0072045B"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6C691" w14:textId="5F4CFD68" w:rsidR="0072045B" w:rsidRPr="0020401F" w:rsidRDefault="00A2614E"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20.7.2025</w:t>
            </w:r>
          </w:p>
        </w:tc>
      </w:tr>
      <w:tr w:rsidR="00242376" w:rsidRPr="0020401F" w14:paraId="373379D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559676" w14:textId="6A4845E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9F10D" w14:textId="71AE820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CAROLINE BEZENGI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2164CD" w14:textId="4EBE97C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9224439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D1ED0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E24E795" w14:textId="107F4525"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w:t>
            </w:r>
            <w:r w:rsidRPr="0020401F">
              <w:rPr>
                <w:rFonts w:ascii="Arial" w:hAnsi="Arial" w:cs="Arial"/>
                <w:color w:val="333333"/>
                <w:sz w:val="20"/>
                <w:szCs w:val="20"/>
                <w:lang w:val="en-US"/>
              </w:rPr>
              <w:lastRenderedPageBreak/>
              <w:t>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D53A89" w14:textId="7D8C4BD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02FF7CE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8E5F60" w14:textId="0A478E8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EDBDB0" w14:textId="7633B17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FIRN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9304A4" w14:textId="382C666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9224441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60F8D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B260383" w14:textId="1537739A"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617CDA" w14:textId="0B5A9B7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6C3C302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02C6D3" w14:textId="2E0AC06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926C1C" w14:textId="6D8414A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PRIMORYE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4A57BF" w14:textId="7F18E6F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9236743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626B3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21511AD" w14:textId="4FB85886"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540B25" w14:textId="6E28FF6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10C6ADE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729683" w14:textId="35DAA30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0502A6" w14:textId="1FAE102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LONGEVITY 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4352BA" w14:textId="73AE674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9240885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BC2692"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8C97ACC" w14:textId="41206F8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7893B1" w14:textId="14645D2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072867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09CD56" w14:textId="6955537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1716FC" w14:textId="0970CB7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ADONIA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D9AAF8" w14:textId="473A3AA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9242223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E992EE"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980DBBC" w14:textId="5EB68203"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7AAE04" w14:textId="1AA686D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01C5A05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9CD00D" w14:textId="01904A4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E680AD" w14:textId="177DC9D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NEVSKIY PROSPECT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E353BA" w14:textId="4FB57E0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9256054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B16D24"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B0FC91B" w14:textId="31B4A08C"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A2F60A" w14:textId="797FE39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1F89819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A43698" w14:textId="3A4BF1B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CF1FAA" w14:textId="0E83C18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LITEYNY PROSPECT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FEA150" w14:textId="6FA45B0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9256078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4495C7"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67F4AC3" w14:textId="5532A75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63E65D" w14:textId="134BA43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69F1D0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D1E72" w14:textId="57E73DA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C5FC24" w14:textId="5D35E71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ARMADA LEADER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66CD51" w14:textId="77EE737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9260483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D11CA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8DF66E7" w14:textId="1E4462DF"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B9AE3" w14:textId="4091CDB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102B5AA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6210A" w14:textId="348CE07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9E6528" w14:textId="1B8CBF1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 VIKING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9B9847" w14:textId="018B276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9261657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744D2C"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22DD973" w14:textId="52C18340"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w:t>
            </w:r>
            <w:r w:rsidRPr="0020401F">
              <w:rPr>
                <w:rFonts w:ascii="Arial" w:hAnsi="Arial" w:cs="Arial"/>
                <w:color w:val="333333"/>
                <w:sz w:val="20"/>
                <w:szCs w:val="20"/>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FBDBC8" w14:textId="64D513A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19E16F9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28293" w14:textId="5D5ED81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98388B" w14:textId="1A95951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SEA MAVERICK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BDD8A1" w14:textId="77859B4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9265885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A2B94D"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42C71CE" w14:textId="0CAB95F8"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16B317" w14:textId="2DA4FA2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68468F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82E5F8" w14:textId="2D1D605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BD4D6F" w14:textId="5B05CFF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BELA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507C5C" w14:textId="0907C87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9270749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A33F20"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FBF9183" w14:textId="33B96EB1"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3E425B" w14:textId="6BD83B6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0C579BB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BB7F48" w14:textId="616B42E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0EC5CB" w14:textId="6AF3183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SHANGRI 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6F860" w14:textId="0AF611C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9274434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153140"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D336FFC" w14:textId="510F26EF"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5C1327" w14:textId="4D5591F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1A79F0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FD2EBF" w14:textId="66CE77B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F70D82" w14:textId="19D39B6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ASTRAL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CE0FF1" w14:textId="65FD4B7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9274800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44923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246509E" w14:textId="7EA9D8C3"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8F7C7D" w14:textId="54EDA50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9B3AC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9416A5" w14:textId="3BE1D97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35845F" w14:textId="625F5EE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SOFOS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23EE7A" w14:textId="7FC7924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9278064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42FAD8"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F80A07B" w14:textId="729DF686"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995736" w14:textId="31076C8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64EBDF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E2FF6B" w14:textId="04DAC4E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6D773F" w14:textId="57C1315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ATLANTICOS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84A1BF" w14:textId="298F3C9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9282986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13253E"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83E11F3" w14:textId="3488BFEC"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4370E4" w14:textId="7D37991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8735ED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DA45C2" w14:textId="58F84DA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B2F0BA" w14:textId="48C82BA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PACIFICOS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C9F3D3" w14:textId="423E942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9288930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6A61C"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69BC0D7" w14:textId="60DF695F"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41D41F" w14:textId="75DA3C3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66D482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0A0CB5" w14:textId="50463BD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968999" w14:textId="31718F6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CHONGCHON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296036" w14:textId="6C96368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9294123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B6E562"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D5CE934" w14:textId="588AC2A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6B7E2D" w14:textId="5E5B847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696B114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1EB1D" w14:textId="77F6DC9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F55BF3" w14:textId="54789E1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LEONA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D55DC2" w14:textId="325686B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9299721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7A0B11"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47AB0AB" w14:textId="3107720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D87E1F" w14:textId="05AF45A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8FE550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C482EC" w14:textId="300EC9F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DF7FD0" w14:textId="4267D7F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BREEZE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370D94" w14:textId="24D4C52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9305568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CE36E"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110B764" w14:textId="4ACDC083"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583BE3" w14:textId="525F3B5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25D04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108DB0" w14:textId="2A74DCC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186FDC" w14:textId="6046025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ARYABHATA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7F301" w14:textId="78D5048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9319882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1C3E2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4827462" w14:textId="19887F16"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B7B9BA" w14:textId="2480359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6DE93E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82FDD0" w14:textId="6594264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5007CE" w14:textId="7F8DAF3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RIMMA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482B40" w14:textId="79878BA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9337901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0541D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5AFFFAE" w14:textId="44BB8330"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F0905A" w14:textId="68A4971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8DEB53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DBE7A5" w14:textId="0D4602B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5274AA" w14:textId="51E3BFE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LADOGA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5281CB" w14:textId="294630C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9339313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CA01B0"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C49E8AA" w14:textId="54AF63A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6FAA21" w14:textId="678FBA2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224AD4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DBCBA9" w14:textId="0FE5C0B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20FED0" w14:textId="7C1DFB3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LEVEL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DC6B79" w14:textId="253AB68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9339325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78711E"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C13C8D0" w14:textId="1F986836"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0BB4D1" w14:textId="34E2B11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9FF93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A4BC0A" w14:textId="77AF9DA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CEA88B" w14:textId="274036F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ELODIE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24BF54" w14:textId="658A2C4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9346873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D070C4"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4CCC365" w14:textId="5782B6B0"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w:t>
            </w:r>
            <w:r w:rsidRPr="0020401F">
              <w:rPr>
                <w:rFonts w:ascii="Arial" w:hAnsi="Arial" w:cs="Arial"/>
                <w:color w:val="333333"/>
                <w:sz w:val="20"/>
                <w:szCs w:val="20"/>
                <w:lang w:val="en-US"/>
              </w:rPr>
              <w:lastRenderedPageBreak/>
              <w:t>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70D746" w14:textId="4CA7739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4626A5D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CEB930" w14:textId="4F09BA7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A34765" w14:textId="4342A4C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INDUS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F6C953" w14:textId="6EB7EEF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9360415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581616"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9967AFA" w14:textId="4B540A0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F88C2E" w14:textId="7212A08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3A907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B5F15E" w14:textId="4FA5A5B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F97413" w14:textId="20D3911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BAI 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E6B6F9" w14:textId="6F71BB8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9388780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40F4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7063F88" w14:textId="5D3AB330"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C00C6A" w14:textId="2FF932A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9F555F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8B5D5D" w14:textId="0618C79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897A92" w14:textId="7FAE026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JUPITER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01F4F" w14:textId="519E669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9397535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D23B12"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52E0598" w14:textId="5030EC51"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987A4" w14:textId="7FE6C3E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DB2027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EF2E08" w14:textId="52F6650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5DDB9" w14:textId="518DF3B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ANTARKTIKA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D7BC80" w14:textId="4DCC76B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9413559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F3619D"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D67607B" w14:textId="0EF485A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ED0A53" w14:textId="55B8F5D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99EE54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59A3A" w14:textId="33BB471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CA545F" w14:textId="32A21F7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BOBCAT (formerly BLOSSOM)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13AE47" w14:textId="109E966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9422457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FC329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B11DDF8" w14:textId="1C2E013C"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7D3675" w14:textId="2BF2129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85FE2D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CF5054" w14:textId="00C11D9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497770" w14:textId="0B996D7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IVAN KRAMSKOY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7E41E" w14:textId="180A5EB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9640499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E0F6BF"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2774A69" w14:textId="3166F888"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6E6D31" w14:textId="5659543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D17533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8E3DA2" w14:textId="3C00C7E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DF1611" w14:textId="0500CCE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ALEKSEY SAVRASOV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5E5615" w14:textId="0AC2267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9645061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4A8DED"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B1922A6" w14:textId="2833B01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52E490" w14:textId="61F81B6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0CE2A17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E1065A" w14:textId="06403A9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BD9791" w14:textId="6913F26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YAZ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6C6CAB" w14:textId="3D47C49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9735323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4EC1C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391B18A" w14:textId="396BF995"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w:t>
            </w:r>
            <w:r w:rsidRPr="0020401F">
              <w:rPr>
                <w:rFonts w:ascii="Arial" w:hAnsi="Arial" w:cs="Arial"/>
                <w:color w:val="333333"/>
                <w:sz w:val="20"/>
                <w:szCs w:val="20"/>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54D7AB" w14:textId="7E52954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54BDB40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597D97" w14:textId="4134CD6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33F382" w14:textId="21B9E7A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ALARA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117A32" w14:textId="73F9B53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9741724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99888"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289C44D" w14:textId="7E4D70F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3CACCC" w14:textId="7BF4CD6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4ECB3A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B02093" w14:textId="797A239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DE6B70" w14:textId="5DB54DD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NIKOLAY ANISHCHENKOV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C7ED3" w14:textId="0F77610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9942392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D15CE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62A6E60" w14:textId="07E5AED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D906F5" w14:textId="1171F68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525545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B5E968" w14:textId="5C0B734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C83AC3" w14:textId="3E51792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APUS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83079B" w14:textId="56A0ABC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9280885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EA9B07"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1C7AB10" w14:textId="7F4A3C0C"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FA51EA" w14:textId="5DEE96C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AC6A52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20D796" w14:textId="251AA12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FB4A64" w14:textId="09A5986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AQUILLA 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1C14F" w14:textId="30D59B7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9281152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B8EB9C"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241CB84" w14:textId="0A3383EF"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295C4C" w14:textId="75592D8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8073BA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BB99D2" w14:textId="7933AB3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08EB66" w14:textId="4E3C58D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CHENG HE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3B874A" w14:textId="7C28ED5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9304629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254BFD"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0C1F68D" w14:textId="36E103A6"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1C62CE" w14:textId="7155CFD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BFBA5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891039" w14:textId="04146C5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03345" w14:textId="1E8C0BD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FURIA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FBD2BB" w14:textId="7DAFC5B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9257802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20D8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1D022BB" w14:textId="100D9F21"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D12EC3" w14:textId="759E797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63A09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D4968" w14:textId="5BA6F18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C5FEA9" w14:textId="2E8D529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MANASLU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C7782D" w14:textId="7EA53BD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9388027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F4DB81"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55A4DEE" w14:textId="0395B33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6C9FC5" w14:textId="2109062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5853F3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80ECE8" w14:textId="723E7A8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0D5D6C" w14:textId="61EEB3B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MIRES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C5A33D" w14:textId="1D71D2F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9299771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B82DBF"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4146566" w14:textId="5EBFB933"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82FF34" w14:textId="7C30B7E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290B47C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D5F159" w14:textId="740D46E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98C629" w14:textId="3C67031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MYRA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F70322" w14:textId="56EE28C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9336490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9E2BB7"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B40334D" w14:textId="13FFB66B"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FCE5DE" w14:textId="5405DD6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11B0B9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CD2D67" w14:textId="000C34B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53A448" w14:textId="6F4EA74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APATE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D22C29" w14:textId="3773DFA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9433016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57EC32"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AF4D7BD" w14:textId="0F0D34E6"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056C5D" w14:textId="08B3236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EA4A1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99273" w14:textId="5B62546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942EC1" w14:textId="664CC46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AZURE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D267F2" w14:textId="2A17FDE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9387255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74A098"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CEA93D8" w14:textId="1641D5F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3692A6" w14:textId="76BA2A3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407C81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CA0D60" w14:textId="5EF15BE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701DE1" w14:textId="6C5EF56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BAVLY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36F9E8" w14:textId="11F90D0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9621560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762176"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E1E29D3" w14:textId="40EE63C4"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3756BF" w14:textId="14761D0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0BD1EFB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93C0A5" w14:textId="1243C88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524CD1" w14:textId="4D70544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KYLO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599D5B" w14:textId="695E304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9189146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044F4"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CF68512" w14:textId="371220F4"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5BFBA6" w14:textId="4D87021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C1BEA7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E6F6BC" w14:textId="4F67F0D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94524E" w14:textId="618F42B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PEGASUS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26432B" w14:textId="4FFE714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9276028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4D20C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1EB9161" w14:textId="7CEFB75A"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34F807" w14:textId="1359ED1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698D6B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FE29AC" w14:textId="7BEA16E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919AE7" w14:textId="5E7E4E1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SABINA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F06D95" w14:textId="2E860FF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9524451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1E2647"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0A8A28D" w14:textId="67AF658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w:t>
            </w:r>
            <w:r w:rsidRPr="0020401F">
              <w:rPr>
                <w:rFonts w:ascii="Arial" w:hAnsi="Arial" w:cs="Arial"/>
                <w:color w:val="333333"/>
                <w:sz w:val="20"/>
                <w:szCs w:val="20"/>
                <w:lang w:val="en-US"/>
              </w:rPr>
              <w:lastRenderedPageBreak/>
              <w:t>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0E89E" w14:textId="4ED7EAC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4C5327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729BFA" w14:textId="4C56A73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D689B4" w14:textId="335AABE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TEMPEST DREAM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6DADF6" w14:textId="388251A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9308132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25F9B"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6B77B9B" w14:textId="769AC081"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0D967D" w14:textId="29D8172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1570B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11BD3E" w14:textId="61FD7B4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95E006" w14:textId="5470190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TORX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C01142" w14:textId="6B7D1C7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9311610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BB371D"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B62EAF8" w14:textId="5E3E1A7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DCE556" w14:textId="0F8B2E2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ECAAFB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6ABA2A" w14:textId="6975D0C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499.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74A903" w14:textId="67D82B6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BOLU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84A411" w14:textId="6B04F91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9439539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D49A7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9970110" w14:textId="4F364FD9"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1070F8" w14:textId="71A20D6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FB6509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C4B0BD" w14:textId="70E8EC8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BD1CCC" w14:textId="32C6D53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AURA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06ABA7" w14:textId="10EEF85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9472634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BA45D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8F414EF" w14:textId="171675AB"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D40AFC" w14:textId="53ACE0C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6F334C7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3FACE5" w14:textId="2A394E2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D88B75" w14:textId="7378DA2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GENERAL SKOBELEV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6ADF2C" w14:textId="7E56FBA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9503304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008FD4"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2006264" w14:textId="329A9C59"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CB7423" w14:textId="706CBE1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13E21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0849D8" w14:textId="16C6A98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059F56" w14:textId="5E62095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GAZPROMNEFT ZUID EAST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E851A" w14:textId="720D270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9537109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9ED18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9050EA4" w14:textId="50D99C89"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0F550A" w14:textId="475701E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85CDAC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9BB092" w14:textId="6FF17F8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D1772D" w14:textId="1EB5E16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CENTURION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D5E4A5" w14:textId="4295801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9436020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5FD15C"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8B16BFA" w14:textId="02EFC2EB"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882E17" w14:textId="431554A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6293CB3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097BF4" w14:textId="1FB8BF1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E52C37" w14:textId="0D87D3F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TASSOS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DDF505" w14:textId="2EDC435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9408695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101D72"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40DC61D" w14:textId="2C468B23"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w:t>
            </w:r>
            <w:r w:rsidRPr="0020401F">
              <w:rPr>
                <w:rFonts w:ascii="Arial" w:hAnsi="Arial" w:cs="Arial"/>
                <w:color w:val="333333"/>
                <w:sz w:val="20"/>
                <w:szCs w:val="20"/>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7625C5" w14:textId="295486B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5F07256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E8A060" w14:textId="2AC0315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5D6C13" w14:textId="2A324FF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ADITYA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7EFA5" w14:textId="6732A3C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9323314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C0E19B"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B813F25" w14:textId="2E9BBD85"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603CBE" w14:textId="27C2525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576E94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31EAB5" w14:textId="64DE725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5EDE3" w14:textId="44D5EC3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BELOMOR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83BF8F" w14:textId="5DD3EE0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9384435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6003B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5589D3A" w14:textId="4C7AAC7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949076" w14:textId="193815A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5BA8DF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DFACD9" w14:textId="17A42E4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F6BDD2" w14:textId="1090BFA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COATLICUE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DD1BF3" w14:textId="1C160DD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9235000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1CC6B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985FA17" w14:textId="0C0058B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D822C3" w14:textId="0459009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6F9F8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E46777" w14:textId="6579321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1FF19" w14:textId="758493B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DENVER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8424C5" w14:textId="7A24E0F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9382712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7A18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783665E" w14:textId="325C6F44"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FB04F4" w14:textId="1F25589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0C66383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13959" w14:textId="76C4B7B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C1FC66" w14:textId="73C8513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ETHERA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FCB2A5" w14:textId="66E0FA0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9387279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E3F3C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25E1266" w14:textId="470BACA0"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F49E35" w14:textId="25EA4AB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7DCA24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874B1B" w14:textId="2841517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591C56" w14:textId="6CDEBC7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GARUDA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A0B455" w14:textId="37F0D53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9272931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3114AC"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232F759" w14:textId="4EF2D4F6"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47DC56" w14:textId="54E0D05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B92970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49C812" w14:textId="4FA54D7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8D2B4F" w14:textId="13994FA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GUANYIN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C36E8E" w14:textId="7B91A4D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9299707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6CB607"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D753D57" w14:textId="6E8FE4C2"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BF00E8" w14:textId="2147EBD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94BC47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B7C939" w14:textId="5F2FC9F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AF4A99" w14:textId="4763ABF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IRON WAVE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CDC6F1" w14:textId="55C84AF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9248796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F1B136"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655F306" w14:textId="762854A2"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592776" w14:textId="0443B9F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016BC7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BDDB75" w14:textId="3542475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98EE7F" w14:textId="4AB6E1A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KATY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02538E" w14:textId="64FC1E8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9323326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2C373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24C4B1F" w14:textId="364E79AB"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EACA9E" w14:textId="7B9E5C4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C7DC5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D21508" w14:textId="0547E53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7D93F8" w14:textId="32324B5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KAYSERI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A2820C" w14:textId="4E8073C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9292199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E6CE8C"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D63ECA4" w14:textId="218E933F"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7A00CE" w14:textId="75B3AF2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1764B6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A1E280" w14:textId="0C86798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7B039E" w14:textId="1DF1E44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KONYA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46AA4C" w14:textId="63D01BC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9290373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C6E89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D002702" w14:textId="06D63C15"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E56C3E" w14:textId="63CBA6D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C4FB5F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36C5AC" w14:textId="16CBEB8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4A0D82" w14:textId="2816A18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MARQUISE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50CA4" w14:textId="0740C1C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9315745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57503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4F2D64E" w14:textId="62ADA5D9"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144961" w14:textId="3AC05B6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C3D11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040F75" w14:textId="008096D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1E6BB" w14:textId="602807C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ONEGA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8D44A4" w14:textId="7ABE59C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9384459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87AE8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C8EFD9A" w14:textId="373EDBD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A3D55C" w14:textId="0184918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665404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C7B9D7" w14:textId="55CF103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31618B" w14:textId="03AE5F6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OSCAR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77F5AD" w14:textId="538EF20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9314820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E79078"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418C211" w14:textId="279E1F9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D9E64F" w14:textId="782EAF1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315875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5F22D5" w14:textId="31FFA08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C80CB7" w14:textId="36BF3F0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RAGNAR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9C78F6" w14:textId="61E1C86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9384095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D227F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3D93CD9" w14:textId="7253A43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w:t>
            </w:r>
            <w:r w:rsidRPr="0020401F">
              <w:rPr>
                <w:rFonts w:ascii="Arial" w:hAnsi="Arial" w:cs="Arial"/>
                <w:color w:val="333333"/>
                <w:sz w:val="20"/>
                <w:szCs w:val="20"/>
                <w:lang w:val="en-US"/>
              </w:rPr>
              <w:lastRenderedPageBreak/>
              <w:t>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0359C" w14:textId="0DD0A7E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0B8A635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F64DE6" w14:textId="18C535F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177853" w14:textId="60B4D6D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RHEIN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6FE717" w14:textId="14A1FAB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9306562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1B78A6"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E011627" w14:textId="29F0470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BBA3DE" w14:textId="01E2BA4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303CE5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0137EC" w14:textId="7210251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CB0AA4" w14:textId="706C605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SEAL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63E801" w14:textId="08B7D66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9252400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A7D75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4C85192" w14:textId="34FD4D32"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EE2B66" w14:textId="7487452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F74F1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0F6A64" w14:textId="0475397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718487" w14:textId="202A88F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SINO 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F5EECF" w14:textId="1AD4189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9263693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FEB36"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CD744C7" w14:textId="3EAF63B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766E5E" w14:textId="699128F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C07A5B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6298AA" w14:textId="00DC67A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79CAF" w14:textId="2280BA0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SOFIA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92A0C5" w14:textId="3F6C470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9211999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EE93C7"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A2E6C13" w14:textId="56A8178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F4EBD2" w14:textId="099C696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06510CF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6E2452" w14:textId="5084141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741D66" w14:textId="7604A73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SOUTH 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98DA6D" w14:textId="2B903E3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9263186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B00F1C"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800518E" w14:textId="18408F6C"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4572C6" w14:textId="7FCAEB7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1ECC8EE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6C37CC" w14:textId="26B7134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A590E8" w14:textId="586BAB1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STANISLAV GOVORUKHIN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B5019B" w14:textId="358E72F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9621596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DCFB4B"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50B4B4F" w14:textId="1CA1415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54F1C9" w14:textId="715573C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62A9AD7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93EAF2" w14:textId="7648C30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91F61" w14:textId="606F0D6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TRANQUIL SEA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25A16E" w14:textId="1F62203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9323340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7B3BEC"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AAEE6F4" w14:textId="1CB680F6"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DF115C" w14:textId="207E27F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8D1874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71A805" w14:textId="22D1382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79B35" w14:textId="4F650EA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URIEL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1A46D3" w14:textId="72F11E7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9336517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2AEC10"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E1BEF2E" w14:textId="34AEEF11"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w:t>
            </w:r>
            <w:r w:rsidRPr="0020401F">
              <w:rPr>
                <w:rFonts w:ascii="Arial" w:hAnsi="Arial" w:cs="Arial"/>
                <w:color w:val="333333"/>
                <w:sz w:val="20"/>
                <w:szCs w:val="20"/>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B3B272" w14:textId="36161D1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1C20AA8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3F4353" w14:textId="0965F05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069826" w14:textId="26C2FBC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VARG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07D135" w14:textId="21429D0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9335094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8FAA5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1F1AB35" w14:textId="0986319C"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41D8A2" w14:textId="7C29E00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CBD68F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3AB145" w14:textId="6D84226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AF6EB1" w14:textId="01292D6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XING CHEN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367934" w14:textId="23C07E4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9550682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B813F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7D4B839" w14:textId="72E2272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AC581E" w14:textId="6906065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65FF339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0F90FB" w14:textId="609471F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39B424" w14:textId="39E599E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ANABAR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C0A372" w14:textId="384E061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9194012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4C6BA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34B0223" w14:textId="22CAFAE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9DDB9E" w14:textId="6009295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DAB43A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6BC137" w14:textId="5A83E73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E010C7" w14:textId="114AF9F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BIRTHE THERESI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F08C2B" w14:textId="0463197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9083184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D3F92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F3E1A59" w14:textId="270A966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85A22C" w14:textId="5C39A91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0FF20F0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4F5D6C" w14:textId="2B18BAD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BFC677" w14:textId="6EC56C2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BRIONT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2D689F" w14:textId="26D2F30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9252955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22BE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E1367BD" w14:textId="051A5CD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7F9E8B" w14:textId="5F69430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60E999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36E218" w14:textId="643C6A7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8CA429" w14:textId="7CCCF65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BRONCO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8292E3" w14:textId="5E12B69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8808525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F413E1"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A49C7B5" w14:textId="44AB61B9"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F6243" w14:textId="7DD0DEE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BE496A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BC4CDD" w14:textId="5103546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DDACA0" w14:textId="07CAA8A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FLANDRIA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45727" w14:textId="04B4B3F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8414477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698F8F"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8007BFC" w14:textId="23B51F9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A16675" w14:textId="7689B7F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6D59959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738FB5" w14:textId="1C64B12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5CD7D7" w14:textId="5DED781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MARINSTRAUM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118B6" w14:textId="7A24F06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9390317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27AEC1"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7ADF481" w14:textId="6B680E62"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89D268" w14:textId="11FCB19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28A625D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CC38A4" w14:textId="2635248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A5B861" w14:textId="5FC6230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MAVERICK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9F420B" w14:textId="4F39DBC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9321562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B0D87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5B593E8" w14:textId="106CA359"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F82B6A" w14:textId="32C352A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A899C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06D359" w14:textId="0A46381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E6BBD2" w14:textId="42E2B46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NAVIK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C053DC" w14:textId="0E2EC7E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8920579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B7BA84"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05E0053" w14:textId="2A7B2C60"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3F7573" w14:textId="5262313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0521E2E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2F3C2" w14:textId="1C07231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BE3D0E" w14:textId="58D9D27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NEMRUT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392B5D" w14:textId="376CFAE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9439541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E21C3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6414A34" w14:textId="7F60B7C6"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C8884F" w14:textId="3C7732D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FA65FF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A1469" w14:textId="43E580E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BDA082" w14:textId="568FC76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NILANGA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C3516F" w14:textId="64E0D8C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9412452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E97D3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617BE00" w14:textId="3875C441"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10C6D" w14:textId="18F6D59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A8E4C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BCE45F" w14:textId="506C015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1CF3A" w14:textId="5A7CC63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NORDSTRAUM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7BF30" w14:textId="7FCC203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9036284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FDA737"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AFE431E" w14:textId="2204C7EB"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61B5F4" w14:textId="2C763B2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050CF4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1D6632" w14:textId="4EC8AE5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E6531E" w14:textId="03D4677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NOYABRSK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0FA6A1" w14:textId="06930F3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8915550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C4F0E"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878245D" w14:textId="1D31B942"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17CE43" w14:textId="179CE56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A22853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2DE3FD" w14:textId="791984B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903607" w14:textId="6306758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OMNI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59192" w14:textId="09D82D8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9400980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57CB0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A5E5E84" w14:textId="54144805"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w:t>
            </w:r>
            <w:r w:rsidRPr="0020401F">
              <w:rPr>
                <w:rFonts w:ascii="Arial" w:hAnsi="Arial" w:cs="Arial"/>
                <w:color w:val="333333"/>
                <w:sz w:val="20"/>
                <w:szCs w:val="20"/>
                <w:lang w:val="en-US"/>
              </w:rPr>
              <w:lastRenderedPageBreak/>
              <w:t>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5CA494" w14:textId="291BD36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19A02DC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5CE1A6" w14:textId="2B8A5D0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4986BA" w14:textId="7620A9D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OPHELIA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C27D4A" w14:textId="5E2183E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8010427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CF6362"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64D5322" w14:textId="1D246E3C"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7AEB43" w14:textId="19A5C02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0C64B8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07F25F" w14:textId="06C94F2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E9F544" w14:textId="73EEE48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REVANCHE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72E181" w14:textId="2EC2334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9297149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36575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C420DB8" w14:textId="1EC1FDC0"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152F59" w14:textId="1330718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130745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AC7DE7" w14:textId="447F825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66EFAB" w14:textId="6AB8E01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RN SAKHALIN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054A69" w14:textId="517A601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9650016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C57553"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8048F6F" w14:textId="5832CD9D"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FF87BE" w14:textId="3006DF6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24D90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0282FE" w14:textId="12B5EE7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67F9EE" w14:textId="688A99A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SAMOS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EBE704" w14:textId="2835ABF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9408190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138FE1"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80A7034" w14:textId="3F838075"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7F3628" w14:textId="32E3DA8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E0C541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A85F4F" w14:textId="6A44291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5D2887" w14:textId="53E9375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SPIRIT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E879D2" w14:textId="34FCD23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9409259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1A022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B96184D" w14:textId="1AD1F235"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2EFF7E" w14:textId="034592C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09617C5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0410D0" w14:textId="1F1CA6A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05D69A" w14:textId="293102C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TAGOR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6A006" w14:textId="58451F3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9282481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CAF896"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935C400" w14:textId="7BAF8581"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ACE1DC" w14:textId="17A19F2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6FB030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EC3845" w14:textId="2E6437D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37BC62" w14:textId="55BE4F2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TANGO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42C541" w14:textId="00EF592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9389071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CA3D4"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D963DA8" w14:textId="2665FAB9"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C83737" w14:textId="3150503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7011FA9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18ACA7" w14:textId="2A523A2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A47395" w14:textId="2F8D281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BERGEN 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F31124" w14:textId="55477F8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8918540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F425FA"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6E56F37" w14:textId="5B61A9AE"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w:t>
            </w:r>
            <w:r w:rsidRPr="0020401F">
              <w:rPr>
                <w:rFonts w:ascii="Arial" w:hAnsi="Arial" w:cs="Arial"/>
                <w:color w:val="333333"/>
                <w:sz w:val="20"/>
                <w:szCs w:val="20"/>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E8625A" w14:textId="4CB76B7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01A63EB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C6B82F" w14:textId="33A2028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94DABB" w14:textId="6948CB0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EVERDINE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983B48" w14:textId="28A1329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9382073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1EB866"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E272307" w14:textId="74951052"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77B6A1" w14:textId="15A00FE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6F6297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BFDE0C" w14:textId="388DE868"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B652B9" w14:textId="3719A411" w:rsidR="00242376" w:rsidRPr="0020401F" w:rsidRDefault="00242376"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NOVA CREST (formerly HASAN EAST)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90326A" w14:textId="6DB7E22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9292046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6D2640"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7EAD09F" w14:textId="706144C8"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521B81" w14:textId="5E989D3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CD44C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A1689C" w14:textId="1FD380C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371339" w14:textId="0FFFFE3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MEGION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E93092" w14:textId="6AC7D54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9590137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4EBE9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AF93A17" w14:textId="5AF29BF8"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365128" w14:textId="28564F4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46101B7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FD881" w14:textId="122B92D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18D13" w14:textId="2CACD8E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MELITO CARRIER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7E054B" w14:textId="7E09385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8920581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2F3BD"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89DDD98" w14:textId="4C0D7200"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AF7C5" w14:textId="3ADB49C2"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5D9758C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FA17A4" w14:textId="09A9769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69DAFF" w14:textId="4536390B"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RYAZAN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03628C" w14:textId="4C3746D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8915548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A4A85F"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BE85CB7" w14:textId="6ADC4CA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9B9BD" w14:textId="2075A48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0EC7BD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36CC2D" w14:textId="5C3553E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39F0E" w14:textId="04E10A6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SEA OWL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9CB94" w14:textId="4859F04F"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9321172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64D214"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043D165" w14:textId="5FDC18C3"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C4E75C" w14:textId="19AEE654"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30AE06F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5751D3" w14:textId="65C6F72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EAF560" w14:textId="1D04C726"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THOTH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D4491A" w14:textId="5B58BBD1"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9164718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2A37E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205537F" w14:textId="4CAFD091"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60FBEF" w14:textId="0FE12C50"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1B0387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4F3231" w14:textId="4C6DA02D"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453534" w14:textId="24A6B12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VANINO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16D698" w14:textId="29E6A745"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8724779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ABB8D8"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53362BA" w14:textId="26DEE17B"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5F6DC9" w14:textId="4F7CE93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24.10.2025</w:t>
            </w:r>
          </w:p>
        </w:tc>
      </w:tr>
      <w:tr w:rsidR="00242376" w:rsidRPr="0020401F" w14:paraId="6F34AB3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6D08B2" w14:textId="060B283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F395E9" w14:textId="75137669"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VASILY LANOVOY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CB1895" w14:textId="06B29A93"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9621601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E0B9C5"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77AFF98" w14:textId="24436F2B"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AC4089" w14:textId="4A0C8BBA"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242376" w:rsidRPr="0020401F" w14:paraId="28F352F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989ECA" w14:textId="5E5946DE"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108E83" w14:textId="2200ACDC"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ZALE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381D58" w14:textId="0EF4313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9321718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10D4C9" w14:textId="77777777"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5CA8611" w14:textId="25BFF9A3" w:rsidR="00242376" w:rsidRPr="0020401F" w:rsidRDefault="00242376"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8636DC" w14:textId="50D8BB27" w:rsidR="00242376" w:rsidRPr="0020401F" w:rsidRDefault="00242376"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24.10.2025’.</w:t>
            </w:r>
          </w:p>
        </w:tc>
      </w:tr>
      <w:tr w:rsidR="00623BF3" w:rsidRPr="0020401F" w14:paraId="5EA2A25B"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9F9A35F" w14:textId="38D9749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8FD227F" w14:textId="095B159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MATROS KOSHKA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2212858" w14:textId="0658B719"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9550137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475011E"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(d):</w:t>
            </w:r>
          </w:p>
          <w:p w14:paraId="0D159961" w14:textId="67B896DD"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0A9D6D0" w14:textId="2F809A9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0339F15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3FC930" w14:textId="73B85C5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161AC4" w14:textId="02BA5CC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MIKHAIL NENASHEV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0DB35C" w14:textId="42851CF9"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9515539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B55388"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(d):</w:t>
            </w:r>
          </w:p>
          <w:p w14:paraId="23A6A851" w14:textId="52522F12"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B93E160" w14:textId="35E494E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0EEB12D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2E43824" w14:textId="1D30B00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84AA12F" w14:textId="6FDD645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ZAID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2165553" w14:textId="1B5F441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9715270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0C4AC3B"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(d):</w:t>
            </w:r>
          </w:p>
          <w:p w14:paraId="5DD43568" w14:textId="041026E8"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11B21F" w14:textId="7AB1531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1F45CB16"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9E3DE8" w14:textId="7FCD9E2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6B9F460" w14:textId="0E382CB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MATROS POZYNICH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E0F3E5" w14:textId="1C18EC8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9573816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337EFA3"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(d):</w:t>
            </w:r>
          </w:p>
          <w:p w14:paraId="5EF97D0B" w14:textId="13F0F0D9"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43EFB92" w14:textId="1D5463E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3B422FBD"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38CC390" w14:textId="4988EF0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569.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374A78" w14:textId="2545D6A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ZAFAR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630D1A9" w14:textId="03487D9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9720263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F07CBAD"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(d):</w:t>
            </w:r>
          </w:p>
          <w:p w14:paraId="69E801BB" w14:textId="391D64F2"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are operated in such a way as to contribute or support actions or policies which undermine or </w:t>
            </w:r>
            <w:r w:rsidRPr="0020401F">
              <w:rPr>
                <w:rFonts w:ascii="Arial" w:hAnsi="Arial" w:cs="Arial"/>
                <w:color w:val="333333"/>
                <w:sz w:val="20"/>
                <w:szCs w:val="20"/>
                <w:lang w:val="en-US"/>
              </w:rPr>
              <w:lastRenderedPageBreak/>
              <w:t>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4974BC3" w14:textId="37B6722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19.12.2025</w:t>
            </w:r>
          </w:p>
        </w:tc>
      </w:tr>
      <w:tr w:rsidR="00623BF3" w:rsidRPr="0020401F" w14:paraId="235E1C0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52E2C77" w14:textId="6D452A2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6CC406" w14:textId="116E6BD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KAPITAN GOTSKY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2A8D825" w14:textId="542CCD88"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9372559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5D5C8D9"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278E599" w14:textId="058722FF"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30CF6A0" w14:textId="2C565546"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7CCED51C"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96042AC" w14:textId="07122098"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571.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EA88CA" w14:textId="5D79299B"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GT HONOR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C8E9216" w14:textId="0C3DF69B"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9258478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02A3CE0"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(f):</w:t>
            </w:r>
          </w:p>
          <w:p w14:paraId="648734A0" w14:textId="2F6E296E"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are operated in such a way as to facilitate or engage in the violation or circumvention or otherwise significantly frustrate the provisions of this Regulation or of Regulations (EU) No 269/2014, (EU) No 692/2014 or (EU) 2022/263.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FAC7C6" w14:textId="3038227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3AB20471"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5D29FBD" w14:textId="748E662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572.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46E636" w14:textId="15F2A25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TIMOFEY GUZHENKO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FA6335" w14:textId="184BB7B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9372561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D36024"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EBCCDEF" w14:textId="671C0032"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350FF6" w14:textId="3840641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0235C97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61461B" w14:textId="194BBB3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573.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0CB5897" w14:textId="0959FB0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HITIT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4129070" w14:textId="5C012C4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9311751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40C00EC"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73C14FF" w14:textId="4B8C3DDE"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6FE3B4D" w14:textId="5E2E4936"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4D33320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FCFF980" w14:textId="30BB751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574.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8A37F70" w14:textId="22887A8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KHALASI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35CC0A9" w14:textId="68D07DB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9293997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73503D"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857C61F" w14:textId="5FD9F293"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A586BFB" w14:textId="473BD70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1DF3E491"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01433EE" w14:textId="5DB426E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18FA11" w14:textId="6344D76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FENGHUANG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33E3863" w14:textId="6307D3A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9236248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E4F433F"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506227B" w14:textId="01D3ADB8"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7658D8B" w14:textId="30BC198D"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3248B9E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09444B3" w14:textId="3B2D086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576.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31C5F71" w14:textId="49A8EBA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QUARTZ</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28658C7" w14:textId="706640E2"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9261401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DD413AB"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708A541" w14:textId="6C033A72"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1B89C15" w14:textId="52E6118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2A7891E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3A24C7" w14:textId="5F3AB038"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577.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1A1A468" w14:textId="6987482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SINAR 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12D19DF" w14:textId="05E905E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9323364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7930AD6"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A467607" w14:textId="3F1390E1"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2AA13E" w14:textId="6CA9D91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3EA10AB6"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831918" w14:textId="4AFAEB0D"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578.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66B26B" w14:textId="1718308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SHTURMAN MALYGIN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D780B9" w14:textId="1609BC7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9752096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E8F5DB9"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272087C" w14:textId="2D0B42CC"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BBC3744" w14:textId="240E559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5E22B75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324CE3F" w14:textId="54F7492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579.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6091077" w14:textId="2DBDD38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SHTURMAN OVTSYN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4C98D4E" w14:textId="6667C52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9752101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02E8A5"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33ECEB7" w14:textId="28A3D15E"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8D131B" w14:textId="2FA3CB4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6EB56B6D"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0508CB" w14:textId="39BB461B"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A2F3261" w14:textId="607D3A52"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SHTURMAN SHCHERBININ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FAC9CE2" w14:textId="3F3344B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9759927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DEF92B"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C0B8ECD" w14:textId="0109A950"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2721C54" w14:textId="6AB1088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25613256"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0E7152F" w14:textId="249FF74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C247BB8" w14:textId="27DF6AB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SANAR-14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AB4545" w14:textId="410DC03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9313589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794516E"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B8D329F" w14:textId="2004B311"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DBCD55" w14:textId="6F565F4D"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1920B872"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D4DBC5" w14:textId="5F92FBC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FFD5D5" w14:textId="24D2671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VASILY DINKOV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DBB07DF" w14:textId="36CA0772"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9372547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F8C6053"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B29D865" w14:textId="47584E08"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F5F6133" w14:textId="21B668B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1902DEB7"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EE6E67" w14:textId="6DDD00B6"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10E361D" w14:textId="52712F1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INNOVATOR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93EE86E" w14:textId="5B2871A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9306809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99BF306"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D677B08" w14:textId="2EC6F63C"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5E7CF27" w14:textId="21E13976"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2667F878"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26DA44" w14:textId="5866194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39016A1" w14:textId="5FE5194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AURA MARIS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9C0F39B" w14:textId="73079A1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9347308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5B09598"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A4E6855" w14:textId="6267A549"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w:t>
            </w:r>
            <w:r w:rsidRPr="0020401F">
              <w:rPr>
                <w:rFonts w:ascii="Arial" w:hAnsi="Arial" w:cs="Arial"/>
                <w:color w:val="333333"/>
                <w:sz w:val="20"/>
                <w:szCs w:val="20"/>
                <w:lang w:val="en-US"/>
              </w:rPr>
              <w:lastRenderedPageBreak/>
              <w:t>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D057BB8" w14:textId="3D3CBCC8"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19.12.2025</w:t>
            </w:r>
          </w:p>
        </w:tc>
      </w:tr>
      <w:tr w:rsidR="00623BF3" w:rsidRPr="0020401F" w14:paraId="51E0DDD5"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DB3D707" w14:textId="5E2327A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74D13A9" w14:textId="05B47009"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KIRILL LAVROV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F83ECB" w14:textId="763AB83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9333682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5BB44D1"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88DCA16" w14:textId="3C4BF08D"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28E8DC1" w14:textId="485816E8"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5CE269CD"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AB217A" w14:textId="7673994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2300AC7" w14:textId="4BCBE7D9"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MIKHAIL ULYANOV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81A5CBF" w14:textId="688A4C5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9333670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A09881"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664C6CE" w14:textId="580744FC"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32BA840" w14:textId="29EE534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6C09BC2F"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501D368" w14:textId="36FCF168"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18393C" w14:textId="20C5E1E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SANAR-9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658A7C2" w14:textId="6276FF9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9300350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389DC0"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228AC13" w14:textId="39088A52"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D5E0C47" w14:textId="17AF2EC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768CC3BB"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854059" w14:textId="36A24A9B"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F02781D" w14:textId="0B14ECA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LADY LEILA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CC6CBF3" w14:textId="3CC6D1E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9683740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26F5699"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18AF3D5" w14:textId="7459F097"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B901F5" w14:textId="396FB5D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3E7FEB89"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13DD1D3" w14:textId="0DA08D12"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589.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BA74CEB" w14:textId="63509E5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GAZPROMNEFT NORDEAST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3E8EDE" w14:textId="26D74F4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9422653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D09A200"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6FB96AA" w14:textId="6598A4DA"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CFE48E" w14:textId="2BF92AA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24A87B81"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7BB957" w14:textId="10E5C18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1821EE3" w14:textId="593F0E3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JIN HUI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E7D3F7" w14:textId="6312606D"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9430272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30A11C2"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3BB7AFA" w14:textId="4458295A"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69B743" w14:textId="05372E6D"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686FBE5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96C87F" w14:textId="30FCBF1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99698AA" w14:textId="6B3B0D92"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LADY SEVDA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16B7439" w14:textId="538499C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9683738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0CCF0C"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256669A" w14:textId="036FD216"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7AB0F1E" w14:textId="73DB377B"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083C8BF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E55A7C" w14:textId="3BEC714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6CD02D6" w14:textId="78C38E7B"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SHTURMAN KOSHELEV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F2C9FF" w14:textId="013DFA0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9759939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1AD7D0A"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A3C1806" w14:textId="37A2BFB4"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 xml:space="preserve">transport crude oil or petroleum products as listed in Annex XXV or mineral products that originate in </w:t>
            </w:r>
            <w:r w:rsidRPr="0020401F">
              <w:rPr>
                <w:rFonts w:ascii="Arial" w:hAnsi="Arial" w:cs="Arial"/>
                <w:color w:val="333333"/>
                <w:sz w:val="20"/>
                <w:szCs w:val="20"/>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E727697" w14:textId="79A11DE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19.12.2025</w:t>
            </w:r>
          </w:p>
        </w:tc>
      </w:tr>
      <w:tr w:rsidR="00623BF3" w:rsidRPr="0020401F" w14:paraId="1219FE4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5D19DF4" w14:textId="3504112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5A567B8" w14:textId="781241C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JEWEL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588BBA9" w14:textId="6F7370B9"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9419450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B850D5"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994169C" w14:textId="4C01DD4F"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134652B" w14:textId="7E94090B"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48BC937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3C0970" w14:textId="102BFA0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42D0E6" w14:textId="0223FBA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TYCHE 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A54DEC5" w14:textId="397AA52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9308077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1E1DA3"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4F315E4" w14:textId="6B63D299"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C9B9C01" w14:textId="6F93365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506E665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572833E" w14:textId="7D994E2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521A5C9" w14:textId="7D57E2D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OMSK</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6E1D5B4" w14:textId="2FA6469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9418509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8F006A0"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0D03161" w14:textId="4B3AD8D4"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E035205" w14:textId="2B9D196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2CC64937"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59710C" w14:textId="44E45CD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52B7D9" w14:textId="07CA3E1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OLANGA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63B52F" w14:textId="74BD6CC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9286463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202AF0A"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C2A8C24" w14:textId="5C01D4A5"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74F002A" w14:textId="4D4798C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40C6051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DF3837E" w14:textId="4EBC03A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20861AD" w14:textId="1DE4C17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AS CALCUTTA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97E8B6" w14:textId="6BDF8524"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9037123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03A0C6"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6CC7772A" w14:textId="1B3BBEF2"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B33796C" w14:textId="5E191CD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3315D69F"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BF246C" w14:textId="047500B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E4F284" w14:textId="17A80E79"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MURMANSK</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387D08" w14:textId="253FE3B8"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9167930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F0FC052"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E2175E6" w14:textId="3A51BF4A"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4B4B1CD" w14:textId="6D2447E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6D8FC52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7D760BC" w14:textId="23E6865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599.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A6F75E" w14:textId="5DBB8367"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ZAL PARS 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6CC0A4" w14:textId="7DACE62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9211896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D072B6E"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33273835" w14:textId="471A0822"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2A420ED" w14:textId="4CB6CCD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14F7FD42"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F8AD3E4" w14:textId="1BDDB27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600.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BEFAC44" w14:textId="231569C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HANSON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4B08FC2" w14:textId="07890278"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9237412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E306806"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4487E443" w14:textId="12136B06"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4CAF90" w14:textId="0DFD8B8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lastRenderedPageBreak/>
              <w:t>19.12.2025</w:t>
            </w:r>
          </w:p>
        </w:tc>
      </w:tr>
      <w:tr w:rsidR="00623BF3" w:rsidRPr="0020401F" w14:paraId="6972EE90"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06CD05" w14:textId="52DEF61D"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601.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DF42E9B" w14:textId="4E948D3A"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NP DIKSON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BACB878" w14:textId="33FAC9FB"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9255270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2368D8"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7C2D83FE" w14:textId="6479E4F5"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2DB483" w14:textId="3351779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7085DBD5"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36F695" w14:textId="576523C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602.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9E9E06" w14:textId="5E1B9B22"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STAR MM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C213B98" w14:textId="641B4682"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9186625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56CDD4B"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21F83A3F" w14:textId="3C724796"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DF3876" w14:textId="073107F5"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2FE0F71F"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4F79D5" w14:textId="7F0AF9E6"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603.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01B92B" w14:textId="6321D9B9"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LADY RANIA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B2989D3" w14:textId="24AA811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9784893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267AD6"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03995061" w14:textId="2B4341C7"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AD3BEF" w14:textId="4E3F478F"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68546ED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4753C0C" w14:textId="6CA911BD"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604.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08D85C2" w14:textId="2D1A62D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SANAR-15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0511E72" w14:textId="684FA501"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9777670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27A06B5"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5309D361" w14:textId="2E602473"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FF1EFC" w14:textId="39630953"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623BF3" w:rsidRPr="0020401F" w14:paraId="710DA297"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2DA213" w14:textId="27697BD0"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605.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3AF7691" w14:textId="14BF990E"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BREEZ</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D644CFA" w14:textId="155F744C"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9247778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9FD42A8" w14:textId="77777777" w:rsidR="00623BF3" w:rsidRPr="0020401F" w:rsidRDefault="00623BF3"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color w:val="333333"/>
                <w:sz w:val="20"/>
                <w:szCs w:val="20"/>
                <w:lang w:val="en-US"/>
              </w:rPr>
              <w:t>Article 3s(2), point (b):</w:t>
            </w:r>
          </w:p>
          <w:p w14:paraId="1BE9E46B" w14:textId="53F2DF9A" w:rsidR="00623BF3" w:rsidRPr="0020401F" w:rsidRDefault="00623BF3" w:rsidP="0020401F">
            <w:pPr>
              <w:pStyle w:val="oj-tbl-txt"/>
              <w:spacing w:before="60" w:beforeAutospacing="0" w:after="60" w:afterAutospacing="0"/>
              <w:rPr>
                <w:rFonts w:ascii="Arial" w:hAnsi="Arial" w:cs="Arial"/>
                <w:color w:val="333333"/>
                <w:sz w:val="20"/>
                <w:szCs w:val="20"/>
                <w:lang w:val="en-US"/>
              </w:rPr>
            </w:pPr>
            <w:r w:rsidRPr="0020401F">
              <w:rPr>
                <w:rFonts w:ascii="Arial" w:hAnsi="Arial" w:cs="Arial"/>
                <w:color w:val="333333"/>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6ECAF4A" w14:textId="2778F61B" w:rsidR="00623BF3" w:rsidRPr="0020401F" w:rsidRDefault="00623BF3"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color w:val="333333"/>
                <w:sz w:val="20"/>
                <w:szCs w:val="20"/>
              </w:rPr>
              <w:t>19.12.2025</w:t>
            </w:r>
          </w:p>
        </w:tc>
      </w:tr>
      <w:tr w:rsidR="00C42769" w:rsidRPr="0020401F" w14:paraId="67C7B890"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9AAD9B" w14:textId="4060E8B2"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030FD6" w14:textId="60CBD65E"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AUGA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83809A" w14:textId="06EBCEF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9381732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6F5BAE"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5AE95116" w14:textId="0E1CF16A"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D89B39" w14:textId="076622C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790C8FC2"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62991A" w14:textId="74504F9B"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9830D9" w14:textId="480AD31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BHILVA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6A35D" w14:textId="624FDA1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9439383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6D7C11"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7F3D735C"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 xml:space="preserve">transport crude oil or petroleum products as listed in Annex XXV or mineral products that originate in Russia or are exported from Russia and practice irregular and high-risk shipping practices as set out </w:t>
            </w:r>
            <w:r w:rsidRPr="0020401F">
              <w:rPr>
                <w:rFonts w:ascii="Arial" w:hAnsi="Arial" w:cs="Arial"/>
                <w:sz w:val="20"/>
                <w:szCs w:val="20"/>
                <w:lang w:val="en-US"/>
              </w:rPr>
              <w:lastRenderedPageBreak/>
              <w:t>in the International Maritime Organisation General Assembly resolution A.1192(33).</w:t>
            </w:r>
          </w:p>
          <w:p w14:paraId="737F92CB"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(f):</w:t>
            </w:r>
          </w:p>
          <w:p w14:paraId="3F05F8E8" w14:textId="002F780D"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are operated in such a way as to facilitate or engage in the violation or circumvention or otherwise significantly frustrate the provisions of this Regulation or of Regulations (EU) No 269/2014, (EU) No 692/2014 or (EU) 2022/263.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2AB91E" w14:textId="381D396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lastRenderedPageBreak/>
              <w:t>24.4.2026</w:t>
            </w:r>
          </w:p>
        </w:tc>
      </w:tr>
      <w:tr w:rsidR="00C42769" w:rsidRPr="0020401F" w14:paraId="55F46FD1"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84DB84" w14:textId="5430047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E657FC" w14:textId="51289F4D"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DORRY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CA09EF" w14:textId="1E7424C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9298595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B42EB9"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48EBCFD2" w14:textId="63716B23"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907565" w14:textId="1128083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0A6DF531"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8479C3" w14:textId="47CEF78C"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4010C8" w14:textId="69FB951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HE BO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D0B036" w14:textId="73938E6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9408554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A4F8B"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3C04BC24" w14:textId="325A70C6"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B29795" w14:textId="52A51759"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734D3FD6"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6405E9" w14:textId="227D8CB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437C76" w14:textId="458D45F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INTEGRITY RACER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0A72EA" w14:textId="57C0FE2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9270555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E1E7B8"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(f):</w:t>
            </w:r>
          </w:p>
          <w:p w14:paraId="6EE74FC0" w14:textId="72834C5E"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are operated in such a way as to facilitate or engage in the violation or circumvention or otherwise significantly frustrate the provisions of this Regulation or of Regulations (EU) No 269/2014, (EU) No 692/2014 or (EU) 2022/263.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EB634C" w14:textId="321599C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319F6DA3"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96DDCA" w14:textId="01B922DD"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C781B3" w14:textId="367B3B4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MARJORIE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C7787B" w14:textId="309DAEB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9296377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45965A"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2E65F953" w14:textId="04A5C0AF"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1ABBB2" w14:textId="65DD9FB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52DD24C2"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A9CB63" w14:textId="0244F46B"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EC6D28" w14:textId="2A61648B"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SANAR-10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24695B" w14:textId="755B00C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9300348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3928A2"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16EA8906" w14:textId="0ED8A8FE"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97712A" w14:textId="28D7DF7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5AB38110"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D811C7" w14:textId="7CA45468"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2EB6F6" w14:textId="47470FDE"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TM HAI HA 568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2DF9FE" w14:textId="0C389BAE"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9274082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B9287E"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51DC846D" w14:textId="44535226"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D12CE1" w14:textId="4B8356B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1DBEC1FB"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6B2E09" w14:textId="08A1AACE"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D1E656" w14:textId="3D2266E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ABHRA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7E4DA1" w14:textId="6BD232A9"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9282041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EE6491"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49951386"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 xml:space="preserve">transport crude oil or petroleum products as listed in Annex XXV or mineral products that originate in </w:t>
            </w:r>
            <w:r w:rsidRPr="0020401F">
              <w:rPr>
                <w:rFonts w:ascii="Arial" w:hAnsi="Arial" w:cs="Arial"/>
                <w:sz w:val="20"/>
                <w:szCs w:val="20"/>
                <w:lang w:val="en-US"/>
              </w:rPr>
              <w:lastRenderedPageBreak/>
              <w:t>Russia or are exported from Russia and practice irregular and high-risk shipping practices as set out in the International Maritime Organisation General Assembly resolution A.1192(33).</w:t>
            </w:r>
          </w:p>
          <w:p w14:paraId="771AD777"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(c):</w:t>
            </w:r>
          </w:p>
          <w:p w14:paraId="7474F1E7" w14:textId="5BC8DDA0"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7111A5" w14:textId="43EB247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lastRenderedPageBreak/>
              <w:t>24.4.2026</w:t>
            </w:r>
          </w:p>
        </w:tc>
      </w:tr>
      <w:tr w:rsidR="00C42769" w:rsidRPr="0020401F" w14:paraId="0C4CDD7E"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4D3E1E" w14:textId="2EE27479"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54EE79" w14:textId="409B02E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MIKHAIL LAZAREV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4D6F2C" w14:textId="15CA18B4"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9837547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227641"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21AED54F" w14:textId="161F4C52"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3A07DF" w14:textId="49BF9BD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6ECCAA9B"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D9D854" w14:textId="56C952F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4CF923" w14:textId="0481278D"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MIKHAIL ULYANOV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FE9FD5" w14:textId="69D700D2"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9333670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4765C2"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2146B2C8" w14:textId="6617ABC6"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4554A2" w14:textId="3525C524"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619EF10C"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BA01C2" w14:textId="0508B36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E23649" w14:textId="39D60D5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ONEIROI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495AF2" w14:textId="63C9B30B"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9390587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E685F0"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65AD12F7"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p w14:paraId="3BBD7236"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(c):</w:t>
            </w:r>
          </w:p>
          <w:p w14:paraId="6C32DA3E" w14:textId="6DD34B58"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EB5EC0" w14:textId="5DFE64FB"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11ECBC33"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BBA07B" w14:textId="0374CE5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088358" w14:textId="331BF12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SPARTA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A3C00E" w14:textId="51FF95C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9268710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21ABA3"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(a):</w:t>
            </w:r>
          </w:p>
          <w:p w14:paraId="07C27CD6"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transport goods and technology used in the defence and security sector, from or to Russia, for use in Russia or for Russia’s warfare in Ukraine.</w:t>
            </w:r>
          </w:p>
          <w:p w14:paraId="4B3BD171"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(g):</w:t>
            </w:r>
          </w:p>
          <w:p w14:paraId="420BA0F1" w14:textId="50DEC2A0"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2A1ECF" w14:textId="0CDD678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66ABD3FF"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FCB191" w14:textId="24D9024E"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34D4A1" w14:textId="343A2B8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VERSA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CDECDF" w14:textId="36A48E92"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9379301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FE372D"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7097A5C4"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 xml:space="preserve">transport crude oil or petroleum products as listed in Annex XXV or mineral products that originate in Russia or are exported from Russia and practice irregular and high-risk shipping practices as set out </w:t>
            </w:r>
            <w:r w:rsidRPr="0020401F">
              <w:rPr>
                <w:rFonts w:ascii="Arial" w:hAnsi="Arial" w:cs="Arial"/>
                <w:sz w:val="20"/>
                <w:szCs w:val="20"/>
                <w:lang w:val="en-US"/>
              </w:rPr>
              <w:lastRenderedPageBreak/>
              <w:t>in the International Maritime Organisation General Assembly resolution A.1192(33).</w:t>
            </w:r>
          </w:p>
          <w:p w14:paraId="04BF4A0A"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(c):</w:t>
            </w:r>
          </w:p>
          <w:p w14:paraId="0E04EC53" w14:textId="39882299"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EAE04D" w14:textId="36A40D9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lastRenderedPageBreak/>
              <w:t>24.4.2026</w:t>
            </w:r>
          </w:p>
        </w:tc>
      </w:tr>
      <w:tr w:rsidR="00C42769" w:rsidRPr="0020401F" w14:paraId="4CF0F5B8"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F0B85F" w14:textId="4EA9402D"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DE1370" w14:textId="4E0FE9A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TIGER 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9CA459" w14:textId="53833CF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9389083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C71B15"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0B59E37F" w14:textId="2D66F3C9"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79279A" w14:textId="61A322E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6C9884CF"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FF7B97" w14:textId="4A801E8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351CE1" w14:textId="301F72D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LUNA LUSTER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A1D974" w14:textId="41846CA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9292187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4838E1"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411FF867" w14:textId="3DBAC1CA"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896947" w14:textId="40A9491C"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0048EA3F"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2BE600" w14:textId="3966922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234EA9" w14:textId="2F010FD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AETHER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8DA03B" w14:textId="56C8D39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9328170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6A1BB3"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6648D46B" w14:textId="0EB585AF"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09F6AC" w14:textId="64D6548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6C783A06"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4F2A7D" w14:textId="0D75A39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1DA858" w14:textId="7511F54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ANIKA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D02341" w14:textId="4CFB96A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9417464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D09502"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07E569BB" w14:textId="5EF15AF8"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15DAD1" w14:textId="6C3BD60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7B45B4D0"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8E3E15" w14:textId="4E8DAC2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F06913" w14:textId="2C11E1E2"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DOVE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FBAF48" w14:textId="451357CB"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9297541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1BE589"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15802B89" w14:textId="534163A1"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12DA18" w14:textId="0E97ED6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18D70319"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6978F" w14:textId="757C7BE9"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611681" w14:textId="43AA898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GLOBAL 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A90644" w14:textId="006A47C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9198082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040F6"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17622969" w14:textId="09D8E288"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DB584B" w14:textId="60772D1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468B48AE"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9EA55C" w14:textId="570AD8D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3A74A4" w14:textId="562C7DED"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HORAE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999696" w14:textId="03E7C93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9413004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1DF2FA"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0DFF5809"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 xml:space="preserve">transport crude oil or petroleum products as listed in Annex XXV or mineral products that originate in </w:t>
            </w:r>
            <w:r w:rsidRPr="0020401F">
              <w:rPr>
                <w:rFonts w:ascii="Arial" w:hAnsi="Arial" w:cs="Arial"/>
                <w:sz w:val="20"/>
                <w:szCs w:val="20"/>
                <w:lang w:val="en-US"/>
              </w:rPr>
              <w:lastRenderedPageBreak/>
              <w:t>Russia or are exported from Russia and practice irregular and high-risk shipping practices as set out in the International Maritime Organisation General Assembly resolution A.1192(33).</w:t>
            </w:r>
          </w:p>
          <w:p w14:paraId="17E10473"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(c):</w:t>
            </w:r>
          </w:p>
          <w:p w14:paraId="4832DE9F" w14:textId="2E746594"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934357" w14:textId="4269A24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lastRenderedPageBreak/>
              <w:t>24.4.2026</w:t>
            </w:r>
          </w:p>
        </w:tc>
      </w:tr>
      <w:tr w:rsidR="00C42769" w:rsidRPr="0020401F" w14:paraId="4A171622"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8BDA99" w14:textId="69834A84"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4DE80A" w14:textId="6CCEAA2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IVAN AIVAZOVSKY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CB93E8" w14:textId="4F629234"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9876359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8FAE6F"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(g):</w:t>
            </w:r>
          </w:p>
          <w:p w14:paraId="28F6280A" w14:textId="0A238E20"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6ACBBF" w14:textId="1110252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789FC009"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B8F595" w14:textId="336D7C7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B25029" w14:textId="0A4BD4E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JUPITER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BA18A0" w14:textId="1A33008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9599341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707E4"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414F82E6" w14:textId="6FE6840D"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5D840E" w14:textId="7964D8D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104E4088"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9706E4" w14:textId="2CDF7C29"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F028C6" w14:textId="14AAF27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KRITI VIGOR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592CDD" w14:textId="7D2449DE"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9290397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2C1E8"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7B1AFAB7" w14:textId="5A45CFA6"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1135EA" w14:textId="433C029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57132005"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31CB12" w14:textId="703B912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82BFB" w14:textId="383B5CA8"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KURDOS III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CC3018" w14:textId="585E5F6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9380570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7E484F"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4D5E08D8" w14:textId="02A8D565"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8637B0" w14:textId="220F3D3D"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1983F4E6"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C04BCB" w14:textId="3DAD13D2"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285468" w14:textId="33DE34C9"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LING HONG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3AF352" w14:textId="6E9BC029"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9408542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27C720"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69956CF3" w14:textId="590EF58F"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819027" w14:textId="2DEF4E1C"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601569A7"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56CF07" w14:textId="509455D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513793" w14:textId="65AF33B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SAKHALIN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E024D" w14:textId="0D5FB5F2"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9249128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D3BCD0"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7B3B4692" w14:textId="74FF3E5E"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0F3FF5" w14:textId="7F088EE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57B4302E"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3CC355" w14:textId="0660718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1E7894" w14:textId="3CEFB72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SANRAYZ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04CAC3" w14:textId="535364E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8862935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53FD04"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3CE38490" w14:textId="4E1E5446"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616D89" w14:textId="7C93E8C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lastRenderedPageBreak/>
              <w:t>24.4.2026</w:t>
            </w:r>
          </w:p>
        </w:tc>
      </w:tr>
      <w:tr w:rsidR="00C42769" w:rsidRPr="0020401F" w14:paraId="4ED275CE"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A94807" w14:textId="5155207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3CFCED" w14:textId="49CB1B85" w:rsidR="00C42769" w:rsidRPr="0020401F" w:rsidRDefault="00C42769"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CAPELLA MB (formerly SEVEN PEARLS)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BFD569" w14:textId="0FEB903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9343986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07573B"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6F6AD14B" w14:textId="43AA4B73"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EC1444" w14:textId="771D4C8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0DDCD812"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FE3879" w14:textId="3A0D910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97598" w14:textId="3581F6E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TOA PAYOH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B0F09C" w14:textId="55E93C8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9298492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C3ED9E"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4B0B407A" w14:textId="4A7FB9CA"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B55DD1" w14:textId="210749BC"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20CDE2C3"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A754A2" w14:textId="2FA4727C"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66B6AD" w14:textId="52C8D9E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VALENTIN PIKUL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7ACCF0" w14:textId="7E5D8C5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9885879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DD3892"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3014CE9B" w14:textId="72D032F2"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46EBB9" w14:textId="383F5C0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704C4BE8"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1226B" w14:textId="71BB85E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12129A" w14:textId="420C388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VENUS III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06C78" w14:textId="69E1254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9599353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5EE768"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642E1F38" w14:textId="3CE074D8"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708933" w14:textId="09EF6A4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5115A509"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08F014" w14:textId="40CBBC51"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EEFF38" w14:textId="6304499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MARVEN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C1B38E" w14:textId="368706DC"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9305556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1EEED3"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5C120881" w14:textId="3EBD0ABD"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DD265E" w14:textId="7551D8B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17D98979"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C33284" w14:textId="5FF2C49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75E6C5" w14:textId="7F6C70A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TRUVOR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22CDF0" w14:textId="7E2A9F6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9676230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32A350"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064336C6" w14:textId="65B00D00"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990173" w14:textId="2DEFAA2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44FE88DC"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7BA1A1" w14:textId="5E5F0B8E"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F45995" w14:textId="7F4B36AD"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OCEAN 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1D7687" w14:textId="037D80DD"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9233777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C55510"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6E590B3B" w14:textId="2D5CF1D3"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 xml:space="preserve">transport crude oil or petroleum products as listed in Annex XXV or mineral products that originate in Russia or are exported from Russia and practice irregular and high-risk shipping practices as set out </w:t>
            </w:r>
            <w:r w:rsidRPr="0020401F">
              <w:rPr>
                <w:rFonts w:ascii="Arial" w:hAnsi="Arial" w:cs="Arial"/>
                <w:sz w:val="20"/>
                <w:szCs w:val="20"/>
                <w:lang w:val="en-US"/>
              </w:rPr>
              <w:lastRenderedPageBreak/>
              <w:t>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10CFBE" w14:textId="61B5E92B"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lastRenderedPageBreak/>
              <w:t>24.4.2026</w:t>
            </w:r>
          </w:p>
        </w:tc>
      </w:tr>
      <w:tr w:rsidR="00C42769" w:rsidRPr="0020401F" w14:paraId="1BCD0136"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53BC8" w14:textId="1ABF00D6"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635C05" w14:textId="2C8FC43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SILVAR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CE091A" w14:textId="226868B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9291262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855D44"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474009C1" w14:textId="0957C310"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30CBF" w14:textId="06E2E9A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526BE6E8"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DC8549" w14:textId="4A29441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F1E389" w14:textId="2C2508B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KAMELOT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B2EA71" w14:textId="23CBDB0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9265873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9D6145"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10D8CB91" w14:textId="56A97ED7"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063D55" w14:textId="3F73D1B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721ADD75"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8623E2" w14:textId="59419B52"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1B412A" w14:textId="44F06EF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KARAKUZ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F943F" w14:textId="56DD827F"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9621558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E425A5"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6206D9E6" w14:textId="6D84E6CF"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E2426B" w14:textId="1E97721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2523F791"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AEC280" w14:textId="32FF81CA"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6858AE" w14:textId="0F23022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ELBUS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1EDD2F" w14:textId="4D15FE29"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9290385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C457FD"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5B1822F9" w14:textId="0A7070BC"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028E90" w14:textId="16A19E6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5DCF6A7C"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A85650" w14:textId="5145F762"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03E9E5" w14:textId="0430460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ATMOS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30BDD3" w14:textId="4AFAD202"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9337418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57664E"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1FEF1402" w14:textId="1AFC6E11"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DF47BA" w14:textId="611750B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7EC04B26"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4EE8F" w14:textId="567FCAA7"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B0EA24" w14:textId="7F8E4A85"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SEADAR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137391" w14:textId="10CDD910"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9333785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0D0152"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594571B1" w14:textId="41F87DB5"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278258" w14:textId="74FB5733"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102E669A"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0FE133" w14:textId="694D468C"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647.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3F26B0" w14:textId="54984EFC"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GRACEP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BBFA83" w14:textId="721B097D" w:rsidR="00C42769" w:rsidRPr="0020401F" w:rsidRDefault="00C42769" w:rsidP="0020401F">
            <w:pPr>
              <w:pStyle w:val="oj-tbl-txt"/>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rPr>
              <w:t>9252967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47E87D"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498665DB" w14:textId="6BAEC26C" w:rsidR="00C42769" w:rsidRPr="0020401F" w:rsidRDefault="00C42769" w:rsidP="0020401F">
            <w:pPr>
              <w:pStyle w:val="tbl-norm"/>
              <w:spacing w:before="60" w:beforeAutospacing="0" w:after="60" w:afterAutospacing="0"/>
              <w:jc w:val="both"/>
              <w:rPr>
                <w:rFonts w:ascii="Arial" w:hAnsi="Arial" w:cs="Arial"/>
                <w:color w:val="333333"/>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FE5C79" w14:textId="2A65A039" w:rsidR="00C42769" w:rsidRPr="0020401F" w:rsidRDefault="00C42769" w:rsidP="0020401F">
            <w:pPr>
              <w:pStyle w:val="oj-tbl-txt"/>
              <w:spacing w:before="60" w:beforeAutospacing="0" w:after="60" w:afterAutospacing="0"/>
              <w:jc w:val="both"/>
              <w:rPr>
                <w:rFonts w:ascii="Arial" w:hAnsi="Arial" w:cs="Arial"/>
                <w:color w:val="333333"/>
                <w:sz w:val="20"/>
                <w:szCs w:val="20"/>
              </w:rPr>
            </w:pPr>
            <w:r w:rsidRPr="0020401F">
              <w:rPr>
                <w:rFonts w:ascii="Arial" w:hAnsi="Arial" w:cs="Arial"/>
                <w:sz w:val="20"/>
                <w:szCs w:val="20"/>
              </w:rPr>
              <w:t>24.4.2026</w:t>
            </w:r>
          </w:p>
        </w:tc>
      </w:tr>
      <w:tr w:rsidR="00C42769" w:rsidRPr="0020401F" w14:paraId="4BF1D8FB"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98C817" w14:textId="3C50FF51"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648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40E50F" w14:textId="0A5FAA62"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SIREN 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A04DF6" w14:textId="131830EB"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9337195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196D82"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64DBA437" w14:textId="448AC84D"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37C79E" w14:textId="1B331508"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lastRenderedPageBreak/>
              <w:t>24.4.2026</w:t>
            </w:r>
          </w:p>
        </w:tc>
      </w:tr>
      <w:tr w:rsidR="00C42769" w:rsidRPr="0020401F" w14:paraId="5F7A6D9C"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3EAE1B" w14:textId="11BA8C55"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649.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AA0A7C" w14:textId="3CA643BD"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SIG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613E98" w14:textId="51817F9A"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9735335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91DE5"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3EAB1753" w14:textId="28CCCA10"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AA9748" w14:textId="537082A1"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24.4.2026</w:t>
            </w:r>
          </w:p>
        </w:tc>
      </w:tr>
      <w:tr w:rsidR="00C42769" w:rsidRPr="0020401F" w14:paraId="128B5F8D"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F1CB85" w14:textId="1E504AE2"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650.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196A88" w14:textId="09558544"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STALINGRAD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18CC9C" w14:textId="30E627EB"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9690212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62E47"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7F6E310B" w14:textId="047A0D59"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5C71ED" w14:textId="595EC19C"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24.4.2026</w:t>
            </w:r>
          </w:p>
        </w:tc>
      </w:tr>
      <w:tr w:rsidR="00C42769" w:rsidRPr="0020401F" w14:paraId="2733DE47" w14:textId="77777777" w:rsidTr="006C3EC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B16234" w14:textId="233652F1"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651.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1156C8" w14:textId="7618B626"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ASTORIA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3B1419" w14:textId="2D10BE66"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9166314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652CC9" w14:textId="77777777"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Article 3s(2), point (b):</w:t>
            </w:r>
          </w:p>
          <w:p w14:paraId="757EA399" w14:textId="22742424" w:rsidR="00C42769" w:rsidRPr="0020401F" w:rsidRDefault="00C42769" w:rsidP="0020401F">
            <w:pPr>
              <w:spacing w:line="240" w:lineRule="auto"/>
              <w:rPr>
                <w:rFonts w:ascii="Arial" w:hAnsi="Arial" w:cs="Arial"/>
                <w:sz w:val="20"/>
                <w:szCs w:val="20"/>
                <w:lang w:val="en-US"/>
              </w:rPr>
            </w:pPr>
            <w:r w:rsidRPr="0020401F">
              <w:rPr>
                <w:rFonts w:ascii="Arial" w:hAnsi="Arial" w:cs="Arial"/>
                <w:sz w:val="20"/>
                <w:szCs w:val="20"/>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571E58" w14:textId="5C9B3C23" w:rsidR="00C42769" w:rsidRPr="0020401F" w:rsidRDefault="00C42769" w:rsidP="0020401F">
            <w:pPr>
              <w:pStyle w:val="oj-tbl-txt"/>
              <w:spacing w:before="60" w:beforeAutospacing="0" w:after="60" w:afterAutospacing="0"/>
              <w:jc w:val="both"/>
              <w:rPr>
                <w:rFonts w:ascii="Arial" w:hAnsi="Arial" w:cs="Arial"/>
                <w:sz w:val="20"/>
                <w:szCs w:val="20"/>
              </w:rPr>
            </w:pPr>
            <w:r w:rsidRPr="0020401F">
              <w:rPr>
                <w:rFonts w:ascii="Arial" w:hAnsi="Arial" w:cs="Arial"/>
                <w:sz w:val="20"/>
                <w:szCs w:val="20"/>
              </w:rPr>
              <w:t>24.4.2026’</w:t>
            </w:r>
          </w:p>
        </w:tc>
      </w:tr>
    </w:tbl>
    <w:p w14:paraId="0B3C7541" w14:textId="77777777" w:rsidR="00BC20F8" w:rsidRPr="0020401F" w:rsidRDefault="00BC20F8" w:rsidP="0020401F">
      <w:pPr>
        <w:spacing w:line="240" w:lineRule="auto"/>
        <w:jc w:val="both"/>
        <w:rPr>
          <w:rFonts w:ascii="Arial" w:hAnsi="Arial" w:cs="Arial"/>
          <w:sz w:val="20"/>
          <w:szCs w:val="20"/>
        </w:rPr>
      </w:pPr>
    </w:p>
    <w:p w14:paraId="29B15AA3" w14:textId="545FA517" w:rsidR="006137D4" w:rsidRPr="0020401F" w:rsidRDefault="006137D4" w:rsidP="0020401F">
      <w:pPr>
        <w:spacing w:line="240" w:lineRule="auto"/>
        <w:jc w:val="center"/>
        <w:rPr>
          <w:rFonts w:ascii="Arial" w:hAnsi="Arial" w:cs="Arial"/>
          <w:b/>
          <w:bCs/>
          <w:sz w:val="20"/>
          <w:szCs w:val="20"/>
        </w:rPr>
      </w:pPr>
      <w:r w:rsidRPr="0020401F">
        <w:rPr>
          <w:rFonts w:ascii="Arial" w:hAnsi="Arial" w:cs="Arial"/>
          <w:b/>
          <w:bCs/>
          <w:sz w:val="20"/>
          <w:szCs w:val="20"/>
        </w:rPr>
        <w:t>Регламент 269</w:t>
      </w:r>
      <w:r w:rsidRPr="0020401F">
        <w:rPr>
          <w:rFonts w:ascii="Arial" w:hAnsi="Arial" w:cs="Arial"/>
          <w:b/>
          <w:bCs/>
          <w:sz w:val="20"/>
          <w:szCs w:val="20"/>
          <w:lang w:val="en-US"/>
        </w:rPr>
        <w:t>/</w:t>
      </w:r>
      <w:r w:rsidRPr="0020401F">
        <w:rPr>
          <w:rFonts w:ascii="Arial" w:hAnsi="Arial" w:cs="Arial"/>
          <w:b/>
          <w:bCs/>
          <w:sz w:val="20"/>
          <w:szCs w:val="20"/>
        </w:rPr>
        <w:t>2014</w:t>
      </w:r>
    </w:p>
    <w:tbl>
      <w:tblPr>
        <w:tblW w:w="9339" w:type="dxa"/>
        <w:tblBorders>
          <w:top w:val="outset" w:sz="6" w:space="0" w:color="auto"/>
          <w:left w:val="outset" w:sz="6" w:space="0" w:color="auto"/>
          <w:bottom w:val="outset" w:sz="6" w:space="0" w:color="auto"/>
          <w:right w:val="outset" w:sz="6"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469"/>
        <w:gridCol w:w="2925"/>
        <w:gridCol w:w="2268"/>
        <w:gridCol w:w="3677"/>
      </w:tblGrid>
      <w:tr w:rsidR="00DD2F84" w:rsidRPr="00624188" w14:paraId="1CB1C459" w14:textId="2A91B9F6"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3290B50" w14:textId="0C8F0C2E"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sz w:val="20"/>
                <w:szCs w:val="20"/>
                <w:lang w:eastAsia="ru-RU"/>
              </w:rPr>
              <w:t>‘44.</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D2F349"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color w:val="000000" w:themeColor="text1"/>
                <w:sz w:val="20"/>
                <w:szCs w:val="20"/>
                <w:lang w:eastAsia="ru-RU"/>
              </w:rPr>
              <w:t>JSC Zaliv Shipyard</w:t>
            </w:r>
          </w:p>
          <w:p w14:paraId="45CC28A9"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color w:val="000000" w:themeColor="text1"/>
                <w:sz w:val="20"/>
                <w:szCs w:val="20"/>
                <w:lang w:eastAsia="ru-RU"/>
              </w:rPr>
              <w:t>Russian: Судостроительный завод “Залив”</w:t>
            </w:r>
          </w:p>
          <w:p w14:paraId="58A39CF4" w14:textId="4440BFE0"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 Zaliv Shipyard</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7C932E2" w14:textId="3C658887" w:rsidR="00DD2F84" w:rsidRPr="0020401F" w:rsidRDefault="00DD2F84" w:rsidP="0020401F">
            <w:pPr>
              <w:spacing w:before="60" w:after="60" w:line="240" w:lineRule="auto"/>
              <w:jc w:val="both"/>
              <w:rPr>
                <w:rFonts w:ascii="Arial" w:eastAsia="Times New Roman" w:hAnsi="Arial" w:cs="Arial"/>
                <w:b/>
                <w:bCs/>
                <w:color w:val="333333"/>
                <w:sz w:val="20"/>
                <w:szCs w:val="20"/>
                <w:lang w:eastAsia="ru-RU"/>
              </w:rPr>
            </w:pPr>
            <w:r w:rsidRPr="0020401F">
              <w:rPr>
                <w:rFonts w:ascii="Arial" w:eastAsia="Times New Roman" w:hAnsi="Arial" w:cs="Arial"/>
                <w:b/>
                <w:bCs/>
                <w:color w:val="000000" w:themeColor="text1"/>
                <w:sz w:val="20"/>
                <w:szCs w:val="20"/>
                <w:lang w:eastAsia="ru-RU"/>
              </w:rPr>
              <w:t>IMO number: 1745868</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3397D847" w14:textId="61E0E669"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JSC Zaliv Shipyard actively participated in the construction of a new railway to the Kerch Bridge, connecting Russia to the illegally annexed Crimean Peninsula. Therefore, it is supporting the consolidation of the illegally annexed Crimean Peninsula into the Russian Federation, which in turn further undermines the territorial integrity, sovereignty and independence of Ukraine.</w:t>
            </w:r>
          </w:p>
        </w:tc>
      </w:tr>
      <w:tr w:rsidR="00DD2F84" w:rsidRPr="00624188" w14:paraId="1770415A" w14:textId="6350E153"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D8551E8" w14:textId="2B17475D"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78.</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3719820B"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JSC Baltic Shipbuilding Plant “Yantar”</w:t>
            </w:r>
          </w:p>
          <w:p w14:paraId="689EAFDE"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color w:val="000000" w:themeColor="text1"/>
                <w:sz w:val="20"/>
                <w:szCs w:val="20"/>
                <w:lang w:eastAsia="ru-RU"/>
              </w:rPr>
              <w:t>Russian: Прибалтийский судостроительный завод “Янтарь”</w:t>
            </w:r>
          </w:p>
          <w:p w14:paraId="2ACDC99E"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 Yantar Shipyard</w:t>
            </w:r>
          </w:p>
          <w:p w14:paraId="1EA402CE" w14:textId="33BC7071"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 Yantar Shipyard JSC</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50C644B" w14:textId="5CA3B7CC"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val="en-US" w:eastAsia="ru-RU"/>
              </w:rPr>
            </w:pPr>
            <w:bookmarkStart w:id="11" w:name="_Hlk224574397"/>
            <w:r w:rsidRPr="0020401F">
              <w:rPr>
                <w:rFonts w:ascii="Arial" w:eastAsia="Times New Roman" w:hAnsi="Arial" w:cs="Arial"/>
                <w:b/>
                <w:bCs/>
                <w:color w:val="000000" w:themeColor="text1"/>
                <w:sz w:val="20"/>
                <w:szCs w:val="20"/>
                <w:lang w:val="en-US" w:eastAsia="ru-RU"/>
              </w:rPr>
              <w:t xml:space="preserve">IMO number: 1736649 </w:t>
            </w:r>
            <w:bookmarkEnd w:id="11"/>
          </w:p>
        </w:tc>
        <w:tc>
          <w:tcPr>
            <w:tcW w:w="3677" w:type="dxa"/>
            <w:tcBorders>
              <w:top w:val="single" w:sz="6" w:space="0" w:color="000000"/>
              <w:left w:val="single" w:sz="6" w:space="0" w:color="000000"/>
              <w:bottom w:val="single" w:sz="6" w:space="0" w:color="000000"/>
              <w:right w:val="single" w:sz="6" w:space="0" w:color="000000"/>
            </w:tcBorders>
          </w:tcPr>
          <w:p w14:paraId="39EE79F0" w14:textId="4CFB866B"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JSC Baltic Shipbuilding Plant ‘Yantar’ (a.k.a. Yantar Shipyard) is part of the United Shipbuilding Corporation, a Russian state-owned shipbuilding conglomerate which is the main provider of the military warships to the Russian Navy.</w:t>
            </w:r>
          </w:p>
          <w:p w14:paraId="0E86FF07" w14:textId="68609B33"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It built ‘Pyotr Morgunov’ project 11711 large landing ship, which was used by Russia during the unprovoked military aggression against Ukraine in 2022.</w:t>
            </w:r>
          </w:p>
          <w:p w14:paraId="30E11C92" w14:textId="6BF2643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 xml:space="preserve">Therefore, it is responsible for supporting, materially or financially, actions which </w:t>
            </w:r>
            <w:r w:rsidRPr="0020401F">
              <w:rPr>
                <w:rFonts w:ascii="Arial" w:eastAsia="Times New Roman" w:hAnsi="Arial" w:cs="Arial"/>
                <w:color w:val="000000" w:themeColor="text1"/>
                <w:sz w:val="20"/>
                <w:szCs w:val="20"/>
                <w:lang w:val="en-US" w:eastAsia="ru-RU"/>
              </w:rPr>
              <w:lastRenderedPageBreak/>
              <w:t>undermined or threatened the territorial integrity, sovereignty and independence of Ukraine.</w:t>
            </w:r>
          </w:p>
        </w:tc>
      </w:tr>
      <w:tr w:rsidR="00DD2F84" w:rsidRPr="00624188" w14:paraId="5C068452" w14:textId="4711EAB3"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3039214" w14:textId="5E876EE3"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83.</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CB5DB20"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Joint Stock Company “State Transport Leasing Company”</w:t>
            </w:r>
          </w:p>
          <w:p w14:paraId="37A41A3D"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 JSC GTLK</w:t>
            </w:r>
          </w:p>
          <w:p w14:paraId="2D8F782B"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 State Transport Leasing Company</w:t>
            </w:r>
          </w:p>
          <w:p w14:paraId="6B080C03" w14:textId="7401D393"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color w:val="000000" w:themeColor="text1"/>
                <w:sz w:val="20"/>
                <w:szCs w:val="20"/>
                <w:lang w:eastAsia="ru-RU"/>
              </w:rPr>
              <w:t>Russian: Акционерное общество “Государственная Транспортная Лизинговая Компания”</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2EC1CDF2" w14:textId="122275EE"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val="en-US" w:eastAsia="ru-RU"/>
              </w:rPr>
            </w:pPr>
            <w:bookmarkStart w:id="12" w:name="_Hlk224574416"/>
            <w:r w:rsidRPr="0020401F">
              <w:rPr>
                <w:rFonts w:ascii="Arial" w:eastAsia="Times New Roman" w:hAnsi="Arial" w:cs="Arial"/>
                <w:b/>
                <w:bCs/>
                <w:color w:val="000000" w:themeColor="text1"/>
                <w:sz w:val="20"/>
                <w:szCs w:val="20"/>
                <w:lang w:eastAsia="ru-RU"/>
              </w:rPr>
              <w:t>IMO number: 5213962</w:t>
            </w:r>
            <w:bookmarkEnd w:id="12"/>
          </w:p>
        </w:tc>
        <w:tc>
          <w:tcPr>
            <w:tcW w:w="3677" w:type="dxa"/>
            <w:tcBorders>
              <w:top w:val="single" w:sz="6" w:space="0" w:color="000000"/>
              <w:left w:val="single" w:sz="6" w:space="0" w:color="000000"/>
              <w:bottom w:val="single" w:sz="6" w:space="0" w:color="000000"/>
              <w:right w:val="single" w:sz="6" w:space="0" w:color="000000"/>
            </w:tcBorders>
          </w:tcPr>
          <w:p w14:paraId="1565B0D1" w14:textId="55610838"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SC GTLK is a Russian state-owned enterprise overseen by the Russian Ministry of Transportation. GTLK operates in air, sea and rail transport, passenger transport, automotive and special equipment for domestic companies in the transport industry and carries out investment activities to develop Russia’s transport infrastructure. It is the largest transportation leasing company in Russia. In 2025, GTLK’s lease portfolio was valued at RUB 2,9 trillion, and it has subsidiary companies in the Middle East, Asia and Europe. GTLK has set itself the goal of creating a fleet of drones, imported from China, to carry out aerial surveillance missions. GTLK has launched a national program for leasing of drones and delivered the first drones in 2024. The planned volume of investments in the production of drones is 2024-2026 is RUB 34 billion. In April 2025 GTLK launched a marketplace for drones titled ‘Naletay.RF’. GTLK is a legal entity, financially supporting and benefitting from the Government of the Russian Federation, which is responsible for the annexation of Crimea and the destabilisation of Ukraine.</w:t>
            </w:r>
          </w:p>
        </w:tc>
      </w:tr>
      <w:tr w:rsidR="00DD2F84" w:rsidRPr="00624188" w14:paraId="31F06854" w14:textId="793D08F4"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E0837CA" w14:textId="3C6276A2"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142.</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286DF4CD"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JSC VOSTOCHNAIA VERF</w:t>
            </w:r>
          </w:p>
          <w:p w14:paraId="1D552F0C"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color w:val="000000" w:themeColor="text1"/>
                <w:sz w:val="20"/>
                <w:szCs w:val="20"/>
                <w:lang w:eastAsia="ru-RU"/>
              </w:rPr>
              <w:t>Russian: АО “ВОСТОЧНАЯ ВЕРФЬ”</w:t>
            </w:r>
          </w:p>
          <w:p w14:paraId="7C513485" w14:textId="67FA994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 VOSTOCHNAYA VERF JSC</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258C0FC" w14:textId="1D125A5A"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eastAsia="ru-RU"/>
              </w:rPr>
            </w:pPr>
            <w:bookmarkStart w:id="13" w:name="_Hlk224574430"/>
            <w:r w:rsidRPr="0020401F">
              <w:rPr>
                <w:rFonts w:ascii="Arial" w:eastAsia="Times New Roman" w:hAnsi="Arial" w:cs="Arial"/>
                <w:b/>
                <w:bCs/>
                <w:color w:val="000000" w:themeColor="text1"/>
                <w:sz w:val="20"/>
                <w:szCs w:val="20"/>
                <w:lang w:eastAsia="ru-RU"/>
              </w:rPr>
              <w:t>IMO number: 5693799</w:t>
            </w:r>
            <w:bookmarkEnd w:id="13"/>
          </w:p>
        </w:tc>
        <w:tc>
          <w:tcPr>
            <w:tcW w:w="3677" w:type="dxa"/>
            <w:tcBorders>
              <w:top w:val="single" w:sz="6" w:space="0" w:color="000000"/>
              <w:left w:val="single" w:sz="6" w:space="0" w:color="000000"/>
              <w:bottom w:val="single" w:sz="6" w:space="0" w:color="000000"/>
              <w:right w:val="single" w:sz="6" w:space="0" w:color="000000"/>
            </w:tcBorders>
          </w:tcPr>
          <w:p w14:paraId="3E7A05C8" w14:textId="3081D18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JSC VOSTOCHNAIA VERF is a Russian shipbuilding company. It is also known to be co-manufacturer of specific types of mine-sweeping boats, a variety of landing craft (such as Project 11770). Public sources indicate that some landing craft produced by JSC VOSTOCHNAIA VERF were used during Russia’s war of aggression against Ukraine. JSC VOSTOCHNAIA VERF provides manufactured landing craft to the Russian Armed Forces which are used in the war of aggression against Ukraine.</w:t>
            </w:r>
          </w:p>
          <w:p w14:paraId="358D8056" w14:textId="6A3C9089"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JSC VOSTOCHNAIA VERF is therefore responsible for supporting materially actions which undermined or threatened the territorial integrity, sovereignty and independence of Ukraine.</w:t>
            </w:r>
          </w:p>
        </w:tc>
      </w:tr>
      <w:tr w:rsidR="00DD2F84" w:rsidRPr="00624188" w14:paraId="4DF61910" w14:textId="10813B49"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A0B28F6" w14:textId="0E5EF25E"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164.</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6B84C72E"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Russian Navy</w:t>
            </w:r>
          </w:p>
          <w:p w14:paraId="5FDA110B"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 xml:space="preserve">Russian: </w:t>
            </w:r>
            <w:r w:rsidRPr="0020401F">
              <w:rPr>
                <w:rFonts w:ascii="Arial" w:eastAsia="Times New Roman" w:hAnsi="Arial" w:cs="Arial"/>
                <w:color w:val="000000" w:themeColor="text1"/>
                <w:sz w:val="20"/>
                <w:szCs w:val="20"/>
                <w:lang w:eastAsia="ru-RU"/>
              </w:rPr>
              <w:t>Военно</w:t>
            </w:r>
            <w:r w:rsidRPr="0020401F">
              <w:rPr>
                <w:rFonts w:ascii="Arial" w:eastAsia="Times New Roman" w:hAnsi="Arial" w:cs="Arial"/>
                <w:color w:val="000000" w:themeColor="text1"/>
                <w:sz w:val="20"/>
                <w:szCs w:val="20"/>
                <w:lang w:val="en-US" w:eastAsia="ru-RU"/>
              </w:rPr>
              <w:t>-</w:t>
            </w:r>
            <w:r w:rsidRPr="0020401F">
              <w:rPr>
                <w:rFonts w:ascii="Arial" w:eastAsia="Times New Roman" w:hAnsi="Arial" w:cs="Arial"/>
                <w:color w:val="000000" w:themeColor="text1"/>
                <w:sz w:val="20"/>
                <w:szCs w:val="20"/>
                <w:lang w:eastAsia="ru-RU"/>
              </w:rPr>
              <w:t>морской</w:t>
            </w:r>
            <w:r w:rsidRPr="0020401F">
              <w:rPr>
                <w:rFonts w:ascii="Arial" w:eastAsia="Times New Roman" w:hAnsi="Arial" w:cs="Arial"/>
                <w:color w:val="000000" w:themeColor="text1"/>
                <w:sz w:val="20"/>
                <w:szCs w:val="20"/>
                <w:lang w:val="en-US" w:eastAsia="ru-RU"/>
              </w:rPr>
              <w:t xml:space="preserve"> </w:t>
            </w:r>
            <w:r w:rsidRPr="0020401F">
              <w:rPr>
                <w:rFonts w:ascii="Arial" w:eastAsia="Times New Roman" w:hAnsi="Arial" w:cs="Arial"/>
                <w:color w:val="000000" w:themeColor="text1"/>
                <w:sz w:val="20"/>
                <w:szCs w:val="20"/>
                <w:lang w:eastAsia="ru-RU"/>
              </w:rPr>
              <w:t>флот</w:t>
            </w:r>
          </w:p>
          <w:p w14:paraId="392F1F4A" w14:textId="4BCCAB09"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color w:val="000000" w:themeColor="text1"/>
                <w:sz w:val="20"/>
                <w:szCs w:val="20"/>
                <w:lang w:val="en-US" w:eastAsia="ru-RU"/>
              </w:rPr>
              <w:t>a.k.a. Russian Govt Navy</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FD01D04" w14:textId="5EA2D95E"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val="en-US" w:eastAsia="ru-RU"/>
              </w:rPr>
            </w:pPr>
            <w:bookmarkStart w:id="14" w:name="_Hlk224574445"/>
            <w:r w:rsidRPr="0020401F">
              <w:rPr>
                <w:rFonts w:ascii="Arial" w:eastAsia="Times New Roman" w:hAnsi="Arial" w:cs="Arial"/>
                <w:b/>
                <w:bCs/>
                <w:color w:val="000000" w:themeColor="text1"/>
                <w:sz w:val="20"/>
                <w:szCs w:val="20"/>
                <w:lang w:val="en-US" w:eastAsia="ru-RU"/>
              </w:rPr>
              <w:t>IMO number: 4255683</w:t>
            </w:r>
            <w:bookmarkEnd w:id="14"/>
          </w:p>
        </w:tc>
        <w:tc>
          <w:tcPr>
            <w:tcW w:w="3677" w:type="dxa"/>
            <w:tcBorders>
              <w:top w:val="single" w:sz="6" w:space="0" w:color="000000"/>
              <w:left w:val="single" w:sz="6" w:space="0" w:color="000000"/>
              <w:bottom w:val="single" w:sz="6" w:space="0" w:color="000000"/>
              <w:right w:val="single" w:sz="6" w:space="0" w:color="000000"/>
            </w:tcBorders>
          </w:tcPr>
          <w:p w14:paraId="2AA1CB76" w14:textId="59F5AEDD"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Russian Navy is the maritime force of the Armed Forces of the Russian Federation. Russian Navy units took part in Russia’s war of aggression against Ukraine.</w:t>
            </w:r>
          </w:p>
          <w:p w14:paraId="48CC2368" w14:textId="1C072A7D"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Therefore, it is responsible for supporting materially actions which undermined or threatened the territorial integrity, sovereignty and independence of Ukraine.</w:t>
            </w:r>
          </w:p>
        </w:tc>
      </w:tr>
      <w:tr w:rsidR="00DD2F84" w:rsidRPr="00624188" w14:paraId="3491F81C" w14:textId="5A7715FC"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EFE1A3F" w14:textId="5CF0D129"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206.</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D9500DE"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color w:val="000000" w:themeColor="text1"/>
                <w:sz w:val="20"/>
                <w:szCs w:val="20"/>
                <w:lang w:eastAsia="ru-RU"/>
              </w:rPr>
              <w:t>FSUE Atomflot</w:t>
            </w:r>
          </w:p>
          <w:p w14:paraId="784EF87F"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color w:val="000000" w:themeColor="text1"/>
                <w:sz w:val="20"/>
                <w:szCs w:val="20"/>
                <w:lang w:eastAsia="ru-RU"/>
              </w:rPr>
              <w:t>Russian: Федеральное Государственное Унитарное Предприятие Атомного Флота</w:t>
            </w:r>
          </w:p>
          <w:p w14:paraId="08A014A7"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color w:val="000000" w:themeColor="text1"/>
                <w:sz w:val="20"/>
                <w:szCs w:val="20"/>
                <w:lang w:eastAsia="ru-RU"/>
              </w:rPr>
              <w:t>a.k.a. ФГУП Атомфлот</w:t>
            </w:r>
          </w:p>
          <w:p w14:paraId="00450F88"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Atomflot</w:t>
            </w:r>
          </w:p>
          <w:p w14:paraId="4541916B" w14:textId="7471851B"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eastAsia="ru-RU"/>
              </w:rPr>
              <w:t>a.k.a. Rosatomflot</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F7487FD" w14:textId="4D9D84E7"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val="en-US" w:eastAsia="ru-RU"/>
              </w:rPr>
            </w:pPr>
            <w:bookmarkStart w:id="15" w:name="_Hlk224574456"/>
            <w:r w:rsidRPr="0020401F">
              <w:rPr>
                <w:rFonts w:ascii="Arial" w:eastAsia="Times New Roman" w:hAnsi="Arial" w:cs="Arial"/>
                <w:b/>
                <w:bCs/>
                <w:color w:val="000000" w:themeColor="text1"/>
                <w:sz w:val="20"/>
                <w:szCs w:val="20"/>
                <w:lang w:eastAsia="ru-RU"/>
              </w:rPr>
              <w:t>IMO number: 1451236</w:t>
            </w:r>
            <w:bookmarkEnd w:id="15"/>
          </w:p>
        </w:tc>
        <w:tc>
          <w:tcPr>
            <w:tcW w:w="3677" w:type="dxa"/>
            <w:tcBorders>
              <w:top w:val="single" w:sz="6" w:space="0" w:color="000000"/>
              <w:left w:val="single" w:sz="6" w:space="0" w:color="000000"/>
              <w:bottom w:val="single" w:sz="6" w:space="0" w:color="000000"/>
              <w:right w:val="single" w:sz="6" w:space="0" w:color="000000"/>
            </w:tcBorders>
          </w:tcPr>
          <w:p w14:paraId="354C742C" w14:textId="295D4075"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Atomflot is a Russian company that maintains Russia’s icebreaker fleet. The icebreaker fleet managed by Atomflot is designed specifically to meet Russia’s maritime transportation objectives along the Northern Sea Route – the Arctic shortcut between Europe and Asia. The Northern Sea Route has emerged as a new strategic opportunity for unlocking and monetising Russia’s vast oil and gas reserves in the Arctic, thereby providing a substantial source of revenue to the government of the Russian Federation. With oil and gas exports shifting from Europe to Asia as a result of Russia’s war of aggression against Ukraine and subsequent Westerns sanctions, Russia’s icebreaker fleet is key to the country’s Arctic hydrocarbon strategy. In order to escort oil and gas tankers on the much longer and more challenging voyage from the Yamal and Gydan peninsulas to Asia, rather than the much shorter and less ice-infested route to Europe, Russia relies on Atomflot’s fleet of nuclear icebreakers.</w:t>
            </w:r>
          </w:p>
          <w:p w14:paraId="25935025" w14:textId="51118D0E"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Therefore, Atomflot is an entity supporting materially or financially, or benefitting from the Government of the Russian Federation, which is responsible for the annexation of Crimea and the destabilisation of Ukraine. Moreover, Atomflot is an entity involved in economic sectors providing a substantial source of revenue to the Government of the Russian Federation, which is responsible for the annexation of Crimea and the destabilisation of Ukraine.</w:t>
            </w:r>
          </w:p>
        </w:tc>
      </w:tr>
      <w:tr w:rsidR="00DD2F84" w:rsidRPr="00624188" w14:paraId="5141BC08" w14:textId="1F766EFD"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687E3F0" w14:textId="48F27C29"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209.</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9921A19"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SUN Ship Management (D) Ltd.</w:t>
            </w:r>
          </w:p>
          <w:p w14:paraId="3640512B" w14:textId="14FFE576"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 SUN Ship Management</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C76B670" w14:textId="3DB22937"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eastAsia="ru-RU"/>
              </w:rPr>
            </w:pPr>
            <w:bookmarkStart w:id="16" w:name="_Hlk224574469"/>
            <w:r w:rsidRPr="0020401F">
              <w:rPr>
                <w:rFonts w:ascii="Arial" w:eastAsia="Times New Roman" w:hAnsi="Arial" w:cs="Arial"/>
                <w:b/>
                <w:bCs/>
                <w:color w:val="000000" w:themeColor="text1"/>
                <w:sz w:val="20"/>
                <w:szCs w:val="20"/>
                <w:lang w:eastAsia="ru-RU"/>
              </w:rPr>
              <w:t>IMO number: 5897756</w:t>
            </w:r>
            <w:bookmarkEnd w:id="16"/>
          </w:p>
        </w:tc>
        <w:tc>
          <w:tcPr>
            <w:tcW w:w="3677" w:type="dxa"/>
            <w:tcBorders>
              <w:top w:val="single" w:sz="6" w:space="0" w:color="000000"/>
              <w:left w:val="single" w:sz="6" w:space="0" w:color="000000"/>
              <w:bottom w:val="single" w:sz="6" w:space="0" w:color="000000"/>
              <w:right w:val="single" w:sz="6" w:space="0" w:color="000000"/>
            </w:tcBorders>
          </w:tcPr>
          <w:p w14:paraId="7FADA8BB" w14:textId="5E26D07A"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 xml:space="preserve">SUN Ship Management (D) Ltd., formerly known as SCF Management Services (Dubai) Ltd., is a Dubai-based ship management company, which is part of PAO Sovcomflot (SCF Group), Russia’s largest shipping company, specialising in the transportation of liquefied gas, crude oil, and petroleum products, as well as the servicing of offshore upstream energy production. SUN Ship Management (D) Ltd. manages and operates a fleet of almost one hundred oil, liquefied natural gas, and chemical vessels with a capacity of more than 150 000 deadweight tonnage. Since the start of Russia’s war of aggression against Ukraine, Sun Ship Management (D) Ltd. has been operating as one of the key companies managing and operating the maritime transport of Russian oil. Importantly, as part of the Russian state shipping company PAO Sovcomflot, the Russian Federation is the ultimate beneficiary of the services </w:t>
            </w:r>
            <w:r w:rsidRPr="0020401F">
              <w:rPr>
                <w:rFonts w:ascii="Arial" w:eastAsia="Times New Roman" w:hAnsi="Arial" w:cs="Arial"/>
                <w:color w:val="000000" w:themeColor="text1"/>
                <w:sz w:val="20"/>
                <w:szCs w:val="20"/>
                <w:lang w:val="en-US" w:eastAsia="ru-RU"/>
              </w:rPr>
              <w:lastRenderedPageBreak/>
              <w:t>offered by SUN Ship Management (D) Ltd. Such services provide a substantial source of revenue to the government of the Russian Federation, accounting for more than 70 % of Russia’s energy revenue, thereby enabling the Kremlin to finance its war of aggression against Ukraine.</w:t>
            </w:r>
          </w:p>
          <w:p w14:paraId="1D8CA7B2" w14:textId="442F1AE0"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Therefore, SUN Ship Management (D) Ltd. is an entity supporting, materially and financially, the Government of the Russian Federation. Moreover, SUN Ship Management (D) Ltd. is an entity involved in an economic sector providing a substantial source of revenue to the Government of the Russian Federation.</w:t>
            </w:r>
          </w:p>
        </w:tc>
      </w:tr>
      <w:tr w:rsidR="00DD2F84" w:rsidRPr="00624188" w14:paraId="4322CD8A" w14:textId="380A0B97" w:rsidTr="00DD2F84">
        <w:trPr>
          <w:trHeight w:val="748"/>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4D12D94" w14:textId="0565144D"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261.</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1C8831A"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color w:val="000000" w:themeColor="text1"/>
                <w:sz w:val="20"/>
                <w:szCs w:val="20"/>
                <w:lang w:eastAsia="ru-RU"/>
              </w:rPr>
              <w:t>LLC “OBORONLOGISTIKA”</w:t>
            </w:r>
          </w:p>
          <w:p w14:paraId="545A279A"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color w:val="000000" w:themeColor="text1"/>
                <w:sz w:val="20"/>
                <w:szCs w:val="20"/>
                <w:lang w:eastAsia="ru-RU"/>
              </w:rPr>
              <w:t>Russian: ООО “ОБОРОНЛОГИСТИКА”</w:t>
            </w:r>
          </w:p>
          <w:p w14:paraId="21AE30C3"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 OBORONLOGISTICS LLC</w:t>
            </w:r>
          </w:p>
          <w:p w14:paraId="37CE3E5D" w14:textId="32917F4F"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 OBL-Shipping LLC</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E3B4714" w14:textId="77518BD9"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eastAsia="ru-RU"/>
              </w:rPr>
            </w:pPr>
            <w:bookmarkStart w:id="17" w:name="_Hlk224574483"/>
            <w:r w:rsidRPr="0020401F">
              <w:rPr>
                <w:rFonts w:ascii="Arial" w:eastAsia="Times New Roman" w:hAnsi="Arial" w:cs="Arial"/>
                <w:b/>
                <w:bCs/>
                <w:color w:val="000000" w:themeColor="text1"/>
                <w:sz w:val="20"/>
                <w:szCs w:val="20"/>
                <w:lang w:eastAsia="ru-RU"/>
              </w:rPr>
              <w:t>IMO number: 5906931</w:t>
            </w:r>
            <w:bookmarkEnd w:id="17"/>
          </w:p>
        </w:tc>
        <w:tc>
          <w:tcPr>
            <w:tcW w:w="3677" w:type="dxa"/>
            <w:tcBorders>
              <w:top w:val="single" w:sz="6" w:space="0" w:color="000000"/>
              <w:left w:val="single" w:sz="6" w:space="0" w:color="000000"/>
              <w:bottom w:val="single" w:sz="6" w:space="0" w:color="000000"/>
              <w:right w:val="single" w:sz="6" w:space="0" w:color="000000"/>
            </w:tcBorders>
          </w:tcPr>
          <w:p w14:paraId="1E390F1B" w14:textId="7A46F69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LLC Oboronlogistika is a shipping company established under the Russian Ministry of Defence.</w:t>
            </w:r>
          </w:p>
          <w:p w14:paraId="746B74F9" w14:textId="0E053ECD"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By participating in supplying military equipment to the Armed Forces of the Russian Federation, LLC Oboronlogistika is supporting materially actions which undermine and threaten the territorial integrity, sovereignty and independence of Ukraine.</w:t>
            </w:r>
          </w:p>
        </w:tc>
      </w:tr>
      <w:tr w:rsidR="00DD2F84" w:rsidRPr="00624188" w14:paraId="004F8E7A" w14:textId="59735B7B"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697869AE" w14:textId="5E7DD02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370.</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BA74BAD"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M Leasing LLC</w:t>
            </w:r>
          </w:p>
          <w:p w14:paraId="7C0EE7B6"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Russian: </w:t>
            </w:r>
            <w:r w:rsidRPr="0020401F">
              <w:rPr>
                <w:rFonts w:ascii="Arial" w:eastAsia="Times New Roman" w:hAnsi="Arial" w:cs="Arial"/>
                <w:sz w:val="20"/>
                <w:szCs w:val="20"/>
                <w:lang w:eastAsia="ru-RU"/>
              </w:rPr>
              <w:t>ООО</w:t>
            </w:r>
            <w:r w:rsidRPr="0020401F">
              <w:rPr>
                <w:rFonts w:ascii="Arial" w:eastAsia="Times New Roman" w:hAnsi="Arial" w:cs="Arial"/>
                <w:sz w:val="20"/>
                <w:szCs w:val="20"/>
                <w:lang w:val="en-US" w:eastAsia="ru-RU"/>
              </w:rPr>
              <w:t xml:space="preserve"> </w:t>
            </w:r>
            <w:r w:rsidRPr="0020401F">
              <w:rPr>
                <w:rFonts w:ascii="Arial" w:eastAsia="Times New Roman" w:hAnsi="Arial" w:cs="Arial"/>
                <w:sz w:val="20"/>
                <w:szCs w:val="20"/>
                <w:lang w:eastAsia="ru-RU"/>
              </w:rPr>
              <w:t>М</w:t>
            </w:r>
            <w:r w:rsidRPr="0020401F">
              <w:rPr>
                <w:rFonts w:ascii="Arial" w:eastAsia="Times New Roman" w:hAnsi="Arial" w:cs="Arial"/>
                <w:sz w:val="20"/>
                <w:szCs w:val="20"/>
                <w:lang w:val="en-US" w:eastAsia="ru-RU"/>
              </w:rPr>
              <w:t xml:space="preserve"> </w:t>
            </w:r>
            <w:r w:rsidRPr="0020401F">
              <w:rPr>
                <w:rFonts w:ascii="Arial" w:eastAsia="Times New Roman" w:hAnsi="Arial" w:cs="Arial"/>
                <w:sz w:val="20"/>
                <w:szCs w:val="20"/>
                <w:lang w:eastAsia="ru-RU"/>
              </w:rPr>
              <w:t>ЛИЗИНГ</w:t>
            </w:r>
          </w:p>
          <w:p w14:paraId="62DC3657"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Общество C Oграниченной Oтветственностью “М Лизинг”</w:t>
            </w:r>
          </w:p>
          <w:p w14:paraId="4B7B356A" w14:textId="351D7FF2"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sz w:val="20"/>
                <w:szCs w:val="20"/>
                <w:lang w:val="en-US" w:eastAsia="ru-RU"/>
              </w:rPr>
              <w:t>a</w:t>
            </w:r>
            <w:r w:rsidRPr="0020401F">
              <w:rPr>
                <w:rFonts w:ascii="Arial" w:eastAsia="Times New Roman" w:hAnsi="Arial" w:cs="Arial"/>
                <w:sz w:val="20"/>
                <w:szCs w:val="20"/>
                <w:lang w:eastAsia="ru-RU"/>
              </w:rPr>
              <w:t>.</w:t>
            </w:r>
            <w:r w:rsidRPr="0020401F">
              <w:rPr>
                <w:rFonts w:ascii="Arial" w:eastAsia="Times New Roman" w:hAnsi="Arial" w:cs="Arial"/>
                <w:sz w:val="20"/>
                <w:szCs w:val="20"/>
                <w:lang w:val="en-US" w:eastAsia="ru-RU"/>
              </w:rPr>
              <w:t>k</w:t>
            </w:r>
            <w:r w:rsidRPr="0020401F">
              <w:rPr>
                <w:rFonts w:ascii="Arial" w:eastAsia="Times New Roman" w:hAnsi="Arial" w:cs="Arial"/>
                <w:sz w:val="20"/>
                <w:szCs w:val="20"/>
                <w:lang w:eastAsia="ru-RU"/>
              </w:rPr>
              <w:t>.</w:t>
            </w:r>
            <w:r w:rsidRPr="0020401F">
              <w:rPr>
                <w:rFonts w:ascii="Arial" w:eastAsia="Times New Roman" w:hAnsi="Arial" w:cs="Arial"/>
                <w:sz w:val="20"/>
                <w:szCs w:val="20"/>
                <w:lang w:val="en-US" w:eastAsia="ru-RU"/>
              </w:rPr>
              <w:t>a</w:t>
            </w:r>
            <w:r w:rsidRPr="0020401F">
              <w:rPr>
                <w:rFonts w:ascii="Arial" w:eastAsia="Times New Roman" w:hAnsi="Arial" w:cs="Arial"/>
                <w:sz w:val="20"/>
                <w:szCs w:val="20"/>
                <w:lang w:eastAsia="ru-RU"/>
              </w:rPr>
              <w:t xml:space="preserve">. </w:t>
            </w:r>
            <w:r w:rsidRPr="0020401F">
              <w:rPr>
                <w:rFonts w:ascii="Arial" w:eastAsia="Times New Roman" w:hAnsi="Arial" w:cs="Arial"/>
                <w:sz w:val="20"/>
                <w:szCs w:val="20"/>
                <w:lang w:val="en-US" w:eastAsia="ru-RU"/>
              </w:rPr>
              <w:t>OOO</w:t>
            </w:r>
            <w:r w:rsidRPr="0020401F">
              <w:rPr>
                <w:rFonts w:ascii="Arial" w:eastAsia="Times New Roman" w:hAnsi="Arial" w:cs="Arial"/>
                <w:sz w:val="20"/>
                <w:szCs w:val="20"/>
                <w:lang w:eastAsia="ru-RU"/>
              </w:rPr>
              <w:t xml:space="preserve"> “</w:t>
            </w:r>
            <w:r w:rsidRPr="0020401F">
              <w:rPr>
                <w:rFonts w:ascii="Arial" w:eastAsia="Times New Roman" w:hAnsi="Arial" w:cs="Arial"/>
                <w:sz w:val="20"/>
                <w:szCs w:val="20"/>
                <w:lang w:val="en-US" w:eastAsia="ru-RU"/>
              </w:rPr>
              <w:t>M</w:t>
            </w:r>
            <w:r w:rsidRPr="0020401F">
              <w:rPr>
                <w:rFonts w:ascii="Arial" w:eastAsia="Times New Roman" w:hAnsi="Arial" w:cs="Arial"/>
                <w:sz w:val="20"/>
                <w:szCs w:val="20"/>
                <w:lang w:eastAsia="ru-RU"/>
              </w:rPr>
              <w:t xml:space="preserve"> </w:t>
            </w:r>
            <w:r w:rsidRPr="0020401F">
              <w:rPr>
                <w:rFonts w:ascii="Arial" w:eastAsia="Times New Roman" w:hAnsi="Arial" w:cs="Arial"/>
                <w:sz w:val="20"/>
                <w:szCs w:val="20"/>
                <w:lang w:val="en-US" w:eastAsia="ru-RU"/>
              </w:rPr>
              <w:t>Lizing</w:t>
            </w:r>
            <w:r w:rsidRPr="0020401F">
              <w:rPr>
                <w:rFonts w:ascii="Arial" w:eastAsia="Times New Roman" w:hAnsi="Arial" w:cs="Arial"/>
                <w:sz w:val="20"/>
                <w:szCs w:val="20"/>
                <w:lang w:eastAsia="ru-RU"/>
              </w:rPr>
              <w:t>”</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0BD115A" w14:textId="2C8853AD"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eastAsia="ru-RU"/>
              </w:rPr>
            </w:pPr>
            <w:bookmarkStart w:id="18" w:name="_Hlk224574498"/>
            <w:r w:rsidRPr="0020401F">
              <w:rPr>
                <w:rFonts w:ascii="Arial" w:eastAsia="Times New Roman" w:hAnsi="Arial" w:cs="Arial"/>
                <w:b/>
                <w:bCs/>
                <w:color w:val="000000" w:themeColor="text1"/>
                <w:sz w:val="20"/>
                <w:szCs w:val="20"/>
                <w:lang w:eastAsia="ru-RU"/>
              </w:rPr>
              <w:t>IMO number: 6246853</w:t>
            </w:r>
            <w:bookmarkEnd w:id="18"/>
          </w:p>
        </w:tc>
        <w:tc>
          <w:tcPr>
            <w:tcW w:w="3677" w:type="dxa"/>
            <w:tcBorders>
              <w:top w:val="single" w:sz="6" w:space="0" w:color="000000"/>
              <w:left w:val="single" w:sz="6" w:space="0" w:color="000000"/>
              <w:bottom w:val="single" w:sz="6" w:space="0" w:color="000000"/>
              <w:right w:val="single" w:sz="6" w:space="0" w:color="000000"/>
            </w:tcBorders>
          </w:tcPr>
          <w:p w14:paraId="25716ACD" w14:textId="28CD33E6"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M Leasing LLC is a Russian shipping company providing logistical support to the Ministry of Defence of the Russian Federation. In particular, M Leasing LLC is involved in a military transportation network of Russian cargo vessels shipping North Korean armaments from Pyongyang to military facilities in the Russian port of Dunai. Subsequently, North Korean munitions transported by M Leasing LLC are transferred to a munitions depot in the town of Tikhoretsk on Russia’s western border to be deployed in Russia’s war of aggression against Ukraine.</w:t>
            </w:r>
          </w:p>
          <w:p w14:paraId="39897498" w14:textId="0B1B13A4"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Therefore, M Leasing LLC is supporting materially the Government of the Russian Federation, which is responsible for the annexation of Crimea and the destabilisation of Ukraine.</w:t>
            </w:r>
          </w:p>
        </w:tc>
      </w:tr>
      <w:tr w:rsidR="00DD2F84" w:rsidRPr="00624188" w14:paraId="72A2D854" w14:textId="694ACF2C"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6597D05" w14:textId="04FEE12D"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371.</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41114035"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Marine Trans Shipping LLC</w:t>
            </w:r>
          </w:p>
          <w:p w14:paraId="4DD90852"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Russian: </w:t>
            </w:r>
            <w:r w:rsidRPr="0020401F">
              <w:rPr>
                <w:rFonts w:ascii="Arial" w:eastAsia="Times New Roman" w:hAnsi="Arial" w:cs="Arial"/>
                <w:sz w:val="20"/>
                <w:szCs w:val="20"/>
                <w:lang w:eastAsia="ru-RU"/>
              </w:rPr>
              <w:t>ООО</w:t>
            </w:r>
            <w:r w:rsidRPr="0020401F">
              <w:rPr>
                <w:rFonts w:ascii="Arial" w:eastAsia="Times New Roman" w:hAnsi="Arial" w:cs="Arial"/>
                <w:sz w:val="20"/>
                <w:szCs w:val="20"/>
                <w:lang w:val="en-US" w:eastAsia="ru-RU"/>
              </w:rPr>
              <w:t xml:space="preserve"> </w:t>
            </w:r>
            <w:r w:rsidRPr="0020401F">
              <w:rPr>
                <w:rFonts w:ascii="Arial" w:eastAsia="Times New Roman" w:hAnsi="Arial" w:cs="Arial"/>
                <w:sz w:val="20"/>
                <w:szCs w:val="20"/>
                <w:lang w:eastAsia="ru-RU"/>
              </w:rPr>
              <w:t>Марин</w:t>
            </w:r>
            <w:r w:rsidRPr="0020401F">
              <w:rPr>
                <w:rFonts w:ascii="Arial" w:eastAsia="Times New Roman" w:hAnsi="Arial" w:cs="Arial"/>
                <w:sz w:val="20"/>
                <w:szCs w:val="20"/>
                <w:lang w:val="en-US" w:eastAsia="ru-RU"/>
              </w:rPr>
              <w:t xml:space="preserve"> </w:t>
            </w:r>
            <w:r w:rsidRPr="0020401F">
              <w:rPr>
                <w:rFonts w:ascii="Arial" w:eastAsia="Times New Roman" w:hAnsi="Arial" w:cs="Arial"/>
                <w:sz w:val="20"/>
                <w:szCs w:val="20"/>
                <w:lang w:eastAsia="ru-RU"/>
              </w:rPr>
              <w:t>Транс</w:t>
            </w:r>
            <w:r w:rsidRPr="0020401F">
              <w:rPr>
                <w:rFonts w:ascii="Arial" w:eastAsia="Times New Roman" w:hAnsi="Arial" w:cs="Arial"/>
                <w:sz w:val="20"/>
                <w:szCs w:val="20"/>
                <w:lang w:val="en-US" w:eastAsia="ru-RU"/>
              </w:rPr>
              <w:t xml:space="preserve"> </w:t>
            </w:r>
            <w:r w:rsidRPr="0020401F">
              <w:rPr>
                <w:rFonts w:ascii="Arial" w:eastAsia="Times New Roman" w:hAnsi="Arial" w:cs="Arial"/>
                <w:sz w:val="20"/>
                <w:szCs w:val="20"/>
                <w:lang w:eastAsia="ru-RU"/>
              </w:rPr>
              <w:t>Шиппинг</w:t>
            </w:r>
          </w:p>
          <w:p w14:paraId="321DCEE2" w14:textId="1A210E2E" w:rsidR="00DD2F84" w:rsidRPr="0020401F" w:rsidRDefault="00DD2F84" w:rsidP="0020401F">
            <w:pPr>
              <w:spacing w:before="60" w:after="60" w:line="240" w:lineRule="auto"/>
              <w:jc w:val="both"/>
              <w:rPr>
                <w:rFonts w:ascii="Arial" w:eastAsia="Times New Roman" w:hAnsi="Arial" w:cs="Arial"/>
                <w:color w:val="000000" w:themeColor="text1"/>
                <w:sz w:val="20"/>
                <w:szCs w:val="20"/>
                <w:lang w:eastAsia="ru-RU"/>
              </w:rPr>
            </w:pPr>
            <w:r w:rsidRPr="0020401F">
              <w:rPr>
                <w:rFonts w:ascii="Arial" w:eastAsia="Times New Roman" w:hAnsi="Arial" w:cs="Arial"/>
                <w:sz w:val="20"/>
                <w:szCs w:val="20"/>
                <w:lang w:eastAsia="ru-RU"/>
              </w:rPr>
              <w:t>a.k.a. Общество С Ограниченной Ответственностью “Марин Транс Шиппинг”</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3C967211" w14:textId="3B7096E5"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eastAsia="ru-RU"/>
              </w:rPr>
            </w:pPr>
            <w:bookmarkStart w:id="19" w:name="_Hlk224574506"/>
            <w:r w:rsidRPr="0020401F">
              <w:rPr>
                <w:rFonts w:ascii="Arial" w:eastAsia="Times New Roman" w:hAnsi="Arial" w:cs="Arial"/>
                <w:b/>
                <w:bCs/>
                <w:color w:val="000000" w:themeColor="text1"/>
                <w:sz w:val="20"/>
                <w:szCs w:val="20"/>
                <w:lang w:eastAsia="ru-RU"/>
              </w:rPr>
              <w:t>IMO number: 6183435</w:t>
            </w:r>
            <w:bookmarkEnd w:id="19"/>
          </w:p>
        </w:tc>
        <w:tc>
          <w:tcPr>
            <w:tcW w:w="3677" w:type="dxa"/>
            <w:tcBorders>
              <w:top w:val="single" w:sz="6" w:space="0" w:color="000000"/>
              <w:left w:val="single" w:sz="6" w:space="0" w:color="000000"/>
              <w:bottom w:val="single" w:sz="6" w:space="0" w:color="000000"/>
              <w:right w:val="single" w:sz="6" w:space="0" w:color="000000"/>
            </w:tcBorders>
          </w:tcPr>
          <w:p w14:paraId="41937B75" w14:textId="1928073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 xml:space="preserve">Marine Trans Shipping LLC is a Russian shipping company providing logistical support to the Ministry of Defence of the Russian Federation. In particular, Marine Trans Shipping LLC is involved in a military transportation network of Russian cargo vessels shipping North Korean armaments from Pyongyang to military facilities in the Russian port of Dunai. Subsequently, North Korean munitions transported by Marine Trans Shipping LLC are transferred to depots on Russia’s western border to be deployed in </w:t>
            </w:r>
            <w:r w:rsidRPr="0020401F">
              <w:rPr>
                <w:rFonts w:ascii="Arial" w:eastAsia="Times New Roman" w:hAnsi="Arial" w:cs="Arial"/>
                <w:color w:val="000000" w:themeColor="text1"/>
                <w:sz w:val="20"/>
                <w:szCs w:val="20"/>
                <w:lang w:val="en-US" w:eastAsia="ru-RU"/>
              </w:rPr>
              <w:lastRenderedPageBreak/>
              <w:t>Russia’s war of aggression against Ukraine.</w:t>
            </w:r>
          </w:p>
          <w:p w14:paraId="75FAB0A9" w14:textId="51F4031B"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Therefore, Marine Trans Shipping LLC is supporting materially the Government of the Russian Federation, which is responsible for the annexation of Crimea and the destabilisation of Ukraine.</w:t>
            </w:r>
          </w:p>
        </w:tc>
      </w:tr>
      <w:tr w:rsidR="00DD2F84" w:rsidRPr="00624188" w14:paraId="2AC62673" w14:textId="77777777" w:rsidTr="00AF0DC7">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4126BA9" w14:textId="3FEB6552"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hAnsi="Arial" w:cs="Arial"/>
                <w:color w:val="333333"/>
                <w:sz w:val="21"/>
                <w:szCs w:val="21"/>
              </w:rPr>
              <w:lastRenderedPageBreak/>
              <w:t>373.</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49AD6A7"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MG-Flot LLC</w:t>
            </w:r>
          </w:p>
          <w:p w14:paraId="032992AC"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 xml:space="preserve">Russian: </w:t>
            </w:r>
            <w:r w:rsidRPr="0020401F">
              <w:rPr>
                <w:rFonts w:ascii="Arial" w:hAnsi="Arial" w:cs="Arial"/>
                <w:color w:val="333333"/>
                <w:sz w:val="21"/>
                <w:szCs w:val="21"/>
              </w:rPr>
              <w:t>ООО</w:t>
            </w:r>
            <w:r w:rsidRPr="0020401F">
              <w:rPr>
                <w:rFonts w:ascii="Arial" w:hAnsi="Arial" w:cs="Arial"/>
                <w:color w:val="333333"/>
                <w:sz w:val="21"/>
                <w:szCs w:val="21"/>
                <w:lang w:val="en-US"/>
              </w:rPr>
              <w:t xml:space="preserve"> </w:t>
            </w:r>
            <w:r w:rsidRPr="0020401F">
              <w:rPr>
                <w:rFonts w:ascii="Arial" w:hAnsi="Arial" w:cs="Arial"/>
                <w:color w:val="333333"/>
                <w:sz w:val="21"/>
                <w:szCs w:val="21"/>
              </w:rPr>
              <w:t>МГ</w:t>
            </w:r>
            <w:r w:rsidRPr="0020401F">
              <w:rPr>
                <w:rFonts w:ascii="Arial" w:hAnsi="Arial" w:cs="Arial"/>
                <w:color w:val="333333"/>
                <w:sz w:val="21"/>
                <w:szCs w:val="21"/>
                <w:lang w:val="en-US"/>
              </w:rPr>
              <w:t>-</w:t>
            </w:r>
            <w:r w:rsidRPr="0020401F">
              <w:rPr>
                <w:rFonts w:ascii="Arial" w:hAnsi="Arial" w:cs="Arial"/>
                <w:color w:val="333333"/>
                <w:sz w:val="21"/>
                <w:szCs w:val="21"/>
              </w:rPr>
              <w:t>ФЛОТ</w:t>
            </w:r>
          </w:p>
          <w:p w14:paraId="6CEC8754"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a.k.a. TransMorFlot</w:t>
            </w:r>
          </w:p>
          <w:p w14:paraId="4910A039"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a.k.a. TransMorFlot shipping company</w:t>
            </w:r>
          </w:p>
          <w:p w14:paraId="1DDF7B1C"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a.k.a. Transseaport</w:t>
            </w:r>
          </w:p>
          <w:p w14:paraId="51B8EDD0" w14:textId="218290D4"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hAnsi="Arial" w:cs="Arial"/>
                <w:color w:val="333333"/>
                <w:sz w:val="21"/>
                <w:szCs w:val="21"/>
                <w:lang w:val="en-US"/>
              </w:rPr>
              <w:t xml:space="preserve">a.k.a. </w:t>
            </w:r>
            <w:r w:rsidRPr="0020401F">
              <w:rPr>
                <w:rFonts w:ascii="Arial" w:hAnsi="Arial" w:cs="Arial"/>
                <w:color w:val="333333"/>
                <w:sz w:val="21"/>
                <w:szCs w:val="21"/>
              </w:rPr>
              <w:t>ООО</w:t>
            </w:r>
            <w:r w:rsidRPr="0020401F">
              <w:rPr>
                <w:rFonts w:ascii="Arial" w:hAnsi="Arial" w:cs="Arial"/>
                <w:color w:val="333333"/>
                <w:sz w:val="21"/>
                <w:szCs w:val="21"/>
                <w:lang w:val="en-US"/>
              </w:rPr>
              <w:t xml:space="preserve"> </w:t>
            </w:r>
            <w:r w:rsidRPr="0020401F">
              <w:rPr>
                <w:rFonts w:ascii="Arial" w:hAnsi="Arial" w:cs="Arial"/>
                <w:color w:val="333333"/>
                <w:sz w:val="21"/>
                <w:szCs w:val="21"/>
              </w:rPr>
              <w:t>Трансморфлот</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E881FFA" w14:textId="5A6625F2"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eastAsia="ru-RU"/>
              </w:rPr>
            </w:pPr>
            <w:r w:rsidRPr="0020401F">
              <w:rPr>
                <w:rFonts w:ascii="Arial" w:hAnsi="Arial" w:cs="Arial"/>
                <w:b/>
                <w:bCs/>
                <w:color w:val="333333"/>
                <w:sz w:val="21"/>
                <w:szCs w:val="21"/>
              </w:rPr>
              <w:t>IMO number: 6016988</w:t>
            </w:r>
          </w:p>
        </w:tc>
        <w:tc>
          <w:tcPr>
            <w:tcW w:w="3677" w:type="dxa"/>
            <w:tcBorders>
              <w:top w:val="single" w:sz="6" w:space="0" w:color="000000"/>
              <w:left w:val="single" w:sz="6" w:space="0" w:color="000000"/>
              <w:bottom w:val="single" w:sz="6" w:space="0" w:color="000000"/>
              <w:right w:val="single" w:sz="6" w:space="0" w:color="000000"/>
            </w:tcBorders>
          </w:tcPr>
          <w:p w14:paraId="5DC87D82"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MG-Flot LLC (previously known as TransMorFlot LLC) is a Russian shipping company providing logistical support to the Ministry of Defence of the Russian Federation. In particular, MG-Flot LLC is involved in a military transportation network of Russian cargo vessels shipping North Korean armaments from Pyongyang to military facilities in the Russian port of Dunai. Subsequently, North Korean munitions transported by MG-Flot LLC are transferred to depots on Russia’s western border to be deployed in Russia’s war of aggression against Ukraine. Additionally, vessels owned by MG-Flot LLC have been involved in weapons shipments from Iran to aid Russia’s full-scale invasion of Ukraine.</w:t>
            </w:r>
          </w:p>
          <w:p w14:paraId="073F8461" w14:textId="6F83C901"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Therefore, MG-Flot LLC is supporting materially, and benefitting from, the Government of the Russian Federation, which is responsible for the annexation of Crimea and the destabilisation of Ukraine.</w:t>
            </w:r>
          </w:p>
        </w:tc>
      </w:tr>
      <w:tr w:rsidR="00DD2F84" w:rsidRPr="00624188" w14:paraId="4EA01FCB" w14:textId="2D582FE4"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441A6BB8" w14:textId="33B8FBAB"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377.</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A9B981A"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Sovfracht JSC</w:t>
            </w:r>
          </w:p>
          <w:p w14:paraId="1E26F424"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Russian: Акционерное Общество “Совфрахт”</w:t>
            </w:r>
          </w:p>
          <w:p w14:paraId="5770C29F"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JSC Sovfracht</w:t>
            </w:r>
          </w:p>
          <w:p w14:paraId="1BE73AC9"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Sovfracht PJSC</w:t>
            </w:r>
          </w:p>
          <w:p w14:paraId="10C6EF83"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Sovfrakht JSC</w:t>
            </w:r>
          </w:p>
          <w:p w14:paraId="44A357B5" w14:textId="3ADF3ACC"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АО СОВФРАХТ</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4968A574" w14:textId="05D59873"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val="en-US" w:eastAsia="ru-RU"/>
              </w:rPr>
            </w:pPr>
            <w:bookmarkStart w:id="20" w:name="_Hlk224574537"/>
            <w:r w:rsidRPr="0020401F">
              <w:rPr>
                <w:rFonts w:ascii="Arial" w:eastAsia="Times New Roman" w:hAnsi="Arial" w:cs="Arial"/>
                <w:b/>
                <w:bCs/>
                <w:color w:val="000000" w:themeColor="text1"/>
                <w:sz w:val="20"/>
                <w:szCs w:val="20"/>
                <w:lang w:val="en-US" w:eastAsia="ru-RU"/>
              </w:rPr>
              <w:t>IMO number: 1618475</w:t>
            </w:r>
            <w:bookmarkEnd w:id="20"/>
          </w:p>
        </w:tc>
        <w:tc>
          <w:tcPr>
            <w:tcW w:w="3677" w:type="dxa"/>
            <w:tcBorders>
              <w:top w:val="single" w:sz="6" w:space="0" w:color="000000"/>
              <w:left w:val="single" w:sz="6" w:space="0" w:color="000000"/>
              <w:bottom w:val="single" w:sz="6" w:space="0" w:color="000000"/>
              <w:right w:val="single" w:sz="6" w:space="0" w:color="000000"/>
            </w:tcBorders>
          </w:tcPr>
          <w:p w14:paraId="70065EF9"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Sovfracht JSC is a Russian shipping company providing logistical support to the Ministry of Defence of the Russian Federation. In particular, Sovfracht JSC functions as a key node in military transportation networks of Russian cargo vessels shipping North Korean armaments from Pyongyang to military facilities in the Russian port of Dunai. Subsequently, North Korean munitions transported by Sovfracht JSC are transferred to weapons depots on Russia’s western border to be deployed in Russia’s war of aggression against Ukraine.</w:t>
            </w:r>
          </w:p>
          <w:p w14:paraId="2B321845" w14:textId="2AF03FB3"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Therefore, Sovfracht JSC is supporting materially and benefitting from the Government of the Russian Federation, which is responsible for the annexation of Crimea and the destabilisation of Ukraine.</w:t>
            </w:r>
          </w:p>
        </w:tc>
      </w:tr>
      <w:tr w:rsidR="00DD2F84" w:rsidRPr="00624188" w14:paraId="57667A83" w14:textId="3BD9CBC2"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7F51929" w14:textId="45E8489D"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471.</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B368AAB"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JSC Sovcomflot</w:t>
            </w:r>
          </w:p>
          <w:p w14:paraId="7672C7F1"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Russian: ПАО Современный коммерческий флот</w:t>
            </w:r>
          </w:p>
          <w:p w14:paraId="2C6D5247"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ПАО Совкомфлот</w:t>
            </w:r>
          </w:p>
          <w:p w14:paraId="70D31CB9" w14:textId="78FA2CA8"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Sovcomflot</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6E01D572" w14:textId="012A8916"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val="en-US" w:eastAsia="ru-RU"/>
              </w:rPr>
            </w:pPr>
            <w:bookmarkStart w:id="21" w:name="_Hlk224574558"/>
            <w:r w:rsidRPr="0020401F">
              <w:rPr>
                <w:rFonts w:ascii="Arial" w:eastAsia="Times New Roman" w:hAnsi="Arial" w:cs="Arial"/>
                <w:b/>
                <w:bCs/>
                <w:color w:val="000000" w:themeColor="text1"/>
                <w:sz w:val="20"/>
                <w:szCs w:val="20"/>
                <w:lang w:val="en-US" w:eastAsia="ru-RU"/>
              </w:rPr>
              <w:t>IMO number: 1351347</w:t>
            </w:r>
            <w:bookmarkEnd w:id="21"/>
          </w:p>
        </w:tc>
        <w:tc>
          <w:tcPr>
            <w:tcW w:w="3677" w:type="dxa"/>
            <w:tcBorders>
              <w:top w:val="single" w:sz="6" w:space="0" w:color="000000"/>
              <w:left w:val="single" w:sz="6" w:space="0" w:color="000000"/>
              <w:bottom w:val="single" w:sz="6" w:space="0" w:color="000000"/>
              <w:right w:val="single" w:sz="6" w:space="0" w:color="000000"/>
            </w:tcBorders>
          </w:tcPr>
          <w:p w14:paraId="728732AD"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 xml:space="preserve">Sovcomflot is Russia’s largest shipping company, specialising in the transportation of liquefied gas, crude oil, and petroleum products, as well as the servicing of offshore upstream energy production. Sovcomflot focuses its activities on domestic cargos and </w:t>
            </w:r>
            <w:r w:rsidRPr="0020401F">
              <w:rPr>
                <w:rFonts w:ascii="Arial" w:eastAsia="Times New Roman" w:hAnsi="Arial" w:cs="Arial"/>
                <w:color w:val="000000" w:themeColor="text1"/>
                <w:sz w:val="20"/>
                <w:szCs w:val="20"/>
                <w:lang w:val="en-US" w:eastAsia="ru-RU"/>
              </w:rPr>
              <w:lastRenderedPageBreak/>
              <w:t>specialises in the tanker market segments that are particularly necessary for Russian foreign trade. Sovcomflot is a global leader in Aframax tankers (80 000  – 120 000 tonnes in deadweight tonnage) and product tankers. Since the start of Russia’s war of aggression against Ukraine, Sovcomflot has been operating as one of the key companies managing and operating the maritime transport of Russian oil. Sovcomflot is a Russian state shipping company, and therefore the Russian Federation is the ultimate beneficiary of its services. Such services provide a substantial source of revenue to the Government of the Russian Federation, accounting for more than 70 % of Russia’s energy revenue, thereby enabling the Kremlin to finance its war of aggression against Ukraine.</w:t>
            </w:r>
          </w:p>
          <w:p w14:paraId="2D6AB043" w14:textId="47B00FC8"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Therefore, Sovcomflot is supporting, materially and financially, the Government of the Russian Federation. Moreover, Sovcomflot is involved in an economic sector providing a substantial source of revenue to the Government of the Russian Federation.</w:t>
            </w:r>
          </w:p>
        </w:tc>
      </w:tr>
      <w:tr w:rsidR="00DD2F84" w:rsidRPr="00624188" w14:paraId="40752FD7" w14:textId="70F8CB8F"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860D15D" w14:textId="360EECC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lastRenderedPageBreak/>
              <w:t>480.</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59E6728"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Limited Liability Company Investneftetrade</w:t>
            </w:r>
          </w:p>
          <w:p w14:paraId="58E853B4"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Russian: ОБЩЕСТВО С ОГРАНИЧЕННОЙ ОТВЕТСТВЕННОСТЬЮ “ИНВЕСТНЕФТЕТРЕЙД”</w:t>
            </w:r>
          </w:p>
          <w:p w14:paraId="63E00910"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a.k.a. Investneftetrade</w:t>
            </w:r>
          </w:p>
          <w:p w14:paraId="24C8A180"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a.k.a. Investneftetrade LLC</w:t>
            </w:r>
          </w:p>
          <w:p w14:paraId="3FE87A8D"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a.k.a. Investneftetreyd</w:t>
            </w:r>
          </w:p>
          <w:p w14:paraId="54B23EE6"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a.k.a. </w:t>
            </w:r>
            <w:r w:rsidRPr="0020401F">
              <w:rPr>
                <w:rFonts w:ascii="Arial" w:eastAsia="Times New Roman" w:hAnsi="Arial" w:cs="Arial"/>
                <w:sz w:val="20"/>
                <w:szCs w:val="20"/>
                <w:lang w:eastAsia="ru-RU"/>
              </w:rPr>
              <w:t>ООО</w:t>
            </w:r>
            <w:r w:rsidRPr="0020401F">
              <w:rPr>
                <w:rFonts w:ascii="Arial" w:eastAsia="Times New Roman" w:hAnsi="Arial" w:cs="Arial"/>
                <w:sz w:val="20"/>
                <w:szCs w:val="20"/>
                <w:lang w:val="en-US" w:eastAsia="ru-RU"/>
              </w:rPr>
              <w:t xml:space="preserve"> “</w:t>
            </w:r>
            <w:r w:rsidRPr="0020401F">
              <w:rPr>
                <w:rFonts w:ascii="Arial" w:eastAsia="Times New Roman" w:hAnsi="Arial" w:cs="Arial"/>
                <w:sz w:val="20"/>
                <w:szCs w:val="20"/>
                <w:lang w:eastAsia="ru-RU"/>
              </w:rPr>
              <w:t>ИНВЕСТНЕФТЕТРЕЙД</w:t>
            </w:r>
            <w:r w:rsidRPr="0020401F">
              <w:rPr>
                <w:rFonts w:ascii="Arial" w:eastAsia="Times New Roman" w:hAnsi="Arial" w:cs="Arial"/>
                <w:sz w:val="20"/>
                <w:szCs w:val="20"/>
                <w:lang w:val="en-US" w:eastAsia="ru-RU"/>
              </w:rPr>
              <w:t>”</w:t>
            </w:r>
          </w:p>
          <w:p w14:paraId="354CCE61" w14:textId="5523E8ED"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ИНВЕСТНЕФТЕТРЕЙД</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E9620CD" w14:textId="19597FCA"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val="en-US" w:eastAsia="ru-RU"/>
              </w:rPr>
            </w:pPr>
            <w:bookmarkStart w:id="22" w:name="_Hlk224574568"/>
            <w:r w:rsidRPr="0020401F">
              <w:rPr>
                <w:rFonts w:ascii="Arial" w:eastAsia="Times New Roman" w:hAnsi="Arial" w:cs="Arial"/>
                <w:b/>
                <w:bCs/>
                <w:color w:val="000000" w:themeColor="text1"/>
                <w:sz w:val="20"/>
                <w:szCs w:val="20"/>
                <w:lang w:eastAsia="ru-RU"/>
              </w:rPr>
              <w:t>IMO number: 6385581</w:t>
            </w:r>
            <w:bookmarkEnd w:id="22"/>
          </w:p>
        </w:tc>
        <w:tc>
          <w:tcPr>
            <w:tcW w:w="3677" w:type="dxa"/>
            <w:tcBorders>
              <w:top w:val="single" w:sz="6" w:space="0" w:color="000000"/>
              <w:left w:val="single" w:sz="6" w:space="0" w:color="000000"/>
              <w:bottom w:val="single" w:sz="6" w:space="0" w:color="000000"/>
              <w:right w:val="single" w:sz="6" w:space="0" w:color="000000"/>
            </w:tcBorders>
          </w:tcPr>
          <w:p w14:paraId="13A62942" w14:textId="56C1129E"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LLC Investneftetrade is a Russian company carrying out transportation of crude oil and oil products by sea, including for export purposes. The energy sector, especially oil, provides substantial revenues to the Government of the Russian Federation. Therefore, LLC Investneftetrade is an entity involved in an economic sector providing a substantial source of revenue to the Government of the Russian Federation, which is responsible for the illegal annexation of Crimea and the destabilisation of Ukraine.</w:t>
            </w:r>
          </w:p>
        </w:tc>
      </w:tr>
      <w:tr w:rsidR="00DD2F84" w:rsidRPr="00624188" w14:paraId="460AC78D" w14:textId="688989A3"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68467C0D" w14:textId="66D4CF06"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481.</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D1718DC"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Limited Liability Company Prime Shipping</w:t>
            </w:r>
          </w:p>
          <w:p w14:paraId="4A21772E"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Russian: Общество с Ограниченной Ответственностью “Прайм Шиппинг”</w:t>
            </w:r>
          </w:p>
          <w:p w14:paraId="00E5EF97"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a.k.a. PRIME SHIPPING LLC-RUS</w:t>
            </w:r>
          </w:p>
          <w:p w14:paraId="10251919"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a.k.a. Prime Shipping</w:t>
            </w:r>
          </w:p>
          <w:p w14:paraId="7A40921F"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a.k.a. Praim Shipping</w:t>
            </w:r>
          </w:p>
          <w:p w14:paraId="1A32A3E4"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a.k.a. </w:t>
            </w:r>
            <w:r w:rsidRPr="0020401F">
              <w:rPr>
                <w:rFonts w:ascii="Arial" w:eastAsia="Times New Roman" w:hAnsi="Arial" w:cs="Arial"/>
                <w:sz w:val="20"/>
                <w:szCs w:val="20"/>
                <w:lang w:eastAsia="ru-RU"/>
              </w:rPr>
              <w:t>ООО</w:t>
            </w:r>
            <w:r w:rsidRPr="0020401F">
              <w:rPr>
                <w:rFonts w:ascii="Arial" w:eastAsia="Times New Roman" w:hAnsi="Arial" w:cs="Arial"/>
                <w:sz w:val="20"/>
                <w:szCs w:val="20"/>
                <w:lang w:val="en-US" w:eastAsia="ru-RU"/>
              </w:rPr>
              <w:t xml:space="preserve"> “</w:t>
            </w:r>
            <w:r w:rsidRPr="0020401F">
              <w:rPr>
                <w:rFonts w:ascii="Arial" w:eastAsia="Times New Roman" w:hAnsi="Arial" w:cs="Arial"/>
                <w:sz w:val="20"/>
                <w:szCs w:val="20"/>
                <w:lang w:eastAsia="ru-RU"/>
              </w:rPr>
              <w:t>Прайм</w:t>
            </w:r>
            <w:r w:rsidRPr="0020401F">
              <w:rPr>
                <w:rFonts w:ascii="Arial" w:eastAsia="Times New Roman" w:hAnsi="Arial" w:cs="Arial"/>
                <w:sz w:val="20"/>
                <w:szCs w:val="20"/>
                <w:lang w:val="en-US" w:eastAsia="ru-RU"/>
              </w:rPr>
              <w:t xml:space="preserve"> </w:t>
            </w:r>
            <w:r w:rsidRPr="0020401F">
              <w:rPr>
                <w:rFonts w:ascii="Arial" w:eastAsia="Times New Roman" w:hAnsi="Arial" w:cs="Arial"/>
                <w:sz w:val="20"/>
                <w:szCs w:val="20"/>
                <w:lang w:eastAsia="ru-RU"/>
              </w:rPr>
              <w:t>Шиппинг</w:t>
            </w:r>
            <w:r w:rsidRPr="0020401F">
              <w:rPr>
                <w:rFonts w:ascii="Arial" w:eastAsia="Times New Roman" w:hAnsi="Arial" w:cs="Arial"/>
                <w:sz w:val="20"/>
                <w:szCs w:val="20"/>
                <w:lang w:val="en-US" w:eastAsia="ru-RU"/>
              </w:rPr>
              <w:t>”</w:t>
            </w:r>
          </w:p>
          <w:p w14:paraId="73120092" w14:textId="23C61DFF"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 xml:space="preserve">a.k.a. </w:t>
            </w:r>
            <w:r w:rsidRPr="0020401F">
              <w:rPr>
                <w:rFonts w:ascii="Arial" w:eastAsia="Times New Roman" w:hAnsi="Arial" w:cs="Arial"/>
                <w:sz w:val="20"/>
                <w:szCs w:val="20"/>
                <w:lang w:eastAsia="ru-RU"/>
              </w:rPr>
              <w:t>Прайм</w:t>
            </w:r>
            <w:r w:rsidRPr="0020401F">
              <w:rPr>
                <w:rFonts w:ascii="Arial" w:eastAsia="Times New Roman" w:hAnsi="Arial" w:cs="Arial"/>
                <w:sz w:val="20"/>
                <w:szCs w:val="20"/>
                <w:lang w:val="en-US" w:eastAsia="ru-RU"/>
              </w:rPr>
              <w:t xml:space="preserve"> </w:t>
            </w:r>
            <w:r w:rsidRPr="0020401F">
              <w:rPr>
                <w:rFonts w:ascii="Arial" w:eastAsia="Times New Roman" w:hAnsi="Arial" w:cs="Arial"/>
                <w:sz w:val="20"/>
                <w:szCs w:val="20"/>
                <w:lang w:eastAsia="ru-RU"/>
              </w:rPr>
              <w:t>Шиппинг</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4ACD8ED" w14:textId="692A6A2E"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eastAsia="ru-RU"/>
              </w:rPr>
            </w:pPr>
            <w:bookmarkStart w:id="23" w:name="_Hlk224574584"/>
            <w:r w:rsidRPr="0020401F">
              <w:rPr>
                <w:rFonts w:ascii="Arial" w:eastAsia="Times New Roman" w:hAnsi="Arial" w:cs="Arial"/>
                <w:b/>
                <w:bCs/>
                <w:color w:val="000000" w:themeColor="text1"/>
                <w:sz w:val="20"/>
                <w:szCs w:val="20"/>
                <w:lang w:eastAsia="ru-RU"/>
              </w:rPr>
              <w:t>IMO number: 4105625</w:t>
            </w:r>
            <w:bookmarkEnd w:id="23"/>
          </w:p>
        </w:tc>
        <w:tc>
          <w:tcPr>
            <w:tcW w:w="3677" w:type="dxa"/>
            <w:tcBorders>
              <w:top w:val="single" w:sz="6" w:space="0" w:color="000000"/>
              <w:left w:val="single" w:sz="6" w:space="0" w:color="000000"/>
              <w:bottom w:val="single" w:sz="6" w:space="0" w:color="000000"/>
              <w:right w:val="single" w:sz="6" w:space="0" w:color="000000"/>
            </w:tcBorders>
          </w:tcPr>
          <w:p w14:paraId="7F72290C" w14:textId="0CEE5F22"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LLC Prime Shipping is a Russian company carrying out transportation of crude oil and oil products by sea, including for export purposes. The energy sector, especially oil, provides substantial revenues to the Government of the Russian Federation. Therefore, LLC Prime Shipping is an entity involved in an economic sector providing a substantial source of revenue to the Government of the Russian Federation, which is responsible for the illegal annexation of Crimea and the destabilisation of Ukraine.</w:t>
            </w:r>
          </w:p>
        </w:tc>
      </w:tr>
      <w:tr w:rsidR="00DD2F84" w:rsidRPr="00624188" w14:paraId="6EA39C89" w14:textId="599DB4B5"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7A5EE3" w14:textId="77777777"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color w:val="333333"/>
                <w:sz w:val="20"/>
                <w:szCs w:val="20"/>
                <w:lang w:eastAsia="ru-RU"/>
              </w:rPr>
              <w:t>586.</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796DFD0"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Moonlight Shipmanagement L.L.C – FZ</w:t>
            </w:r>
          </w:p>
          <w:p w14:paraId="521514FD"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Arabic:</w:t>
            </w:r>
          </w:p>
          <w:p w14:paraId="0DD3135E"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eastAsia="ru-RU"/>
              </w:rPr>
              <w:t>مونلايت</w:t>
            </w:r>
            <w:r w:rsidRPr="0020401F">
              <w:rPr>
                <w:rFonts w:ascii="Arial" w:eastAsia="Times New Roman" w:hAnsi="Arial" w:cs="Arial"/>
                <w:color w:val="000000" w:themeColor="text1"/>
                <w:sz w:val="20"/>
                <w:szCs w:val="20"/>
                <w:lang w:val="en-US" w:eastAsia="ru-RU"/>
              </w:rPr>
              <w:t xml:space="preserve"> </w:t>
            </w:r>
            <w:r w:rsidRPr="0020401F">
              <w:rPr>
                <w:rFonts w:ascii="Arial" w:eastAsia="Times New Roman" w:hAnsi="Arial" w:cs="Arial"/>
                <w:color w:val="000000" w:themeColor="text1"/>
                <w:sz w:val="20"/>
                <w:szCs w:val="20"/>
                <w:lang w:eastAsia="ru-RU"/>
              </w:rPr>
              <w:t>لادارة</w:t>
            </w:r>
            <w:r w:rsidRPr="0020401F">
              <w:rPr>
                <w:rFonts w:ascii="Arial" w:eastAsia="Times New Roman" w:hAnsi="Arial" w:cs="Arial"/>
                <w:color w:val="000000" w:themeColor="text1"/>
                <w:sz w:val="20"/>
                <w:szCs w:val="20"/>
                <w:lang w:val="en-US" w:eastAsia="ru-RU"/>
              </w:rPr>
              <w:t xml:space="preserve"> </w:t>
            </w:r>
            <w:r w:rsidRPr="0020401F">
              <w:rPr>
                <w:rFonts w:ascii="Arial" w:eastAsia="Times New Roman" w:hAnsi="Arial" w:cs="Arial"/>
                <w:color w:val="000000" w:themeColor="text1"/>
                <w:sz w:val="20"/>
                <w:szCs w:val="20"/>
                <w:lang w:eastAsia="ru-RU"/>
              </w:rPr>
              <w:t>السفن</w:t>
            </w:r>
            <w:r w:rsidRPr="0020401F">
              <w:rPr>
                <w:rFonts w:ascii="Arial" w:eastAsia="Times New Roman" w:hAnsi="Arial" w:cs="Arial"/>
                <w:color w:val="000000" w:themeColor="text1"/>
                <w:sz w:val="20"/>
                <w:szCs w:val="20"/>
                <w:lang w:val="en-US" w:eastAsia="ru-RU"/>
              </w:rPr>
              <w:t xml:space="preserve"> </w:t>
            </w:r>
            <w:r w:rsidRPr="0020401F">
              <w:rPr>
                <w:rFonts w:ascii="Arial" w:eastAsia="Times New Roman" w:hAnsi="Arial" w:cs="Arial"/>
                <w:color w:val="000000" w:themeColor="text1"/>
                <w:sz w:val="20"/>
                <w:szCs w:val="20"/>
                <w:lang w:eastAsia="ru-RU"/>
              </w:rPr>
              <w:t>ش</w:t>
            </w:r>
            <w:r w:rsidRPr="0020401F">
              <w:rPr>
                <w:rFonts w:ascii="Arial" w:eastAsia="Times New Roman" w:hAnsi="Arial" w:cs="Arial"/>
                <w:color w:val="000000" w:themeColor="text1"/>
                <w:sz w:val="20"/>
                <w:szCs w:val="20"/>
                <w:lang w:val="en-US" w:eastAsia="ru-RU"/>
              </w:rPr>
              <w:t>.</w:t>
            </w:r>
            <w:r w:rsidRPr="0020401F">
              <w:rPr>
                <w:rFonts w:ascii="Arial" w:eastAsia="Times New Roman" w:hAnsi="Arial" w:cs="Arial"/>
                <w:color w:val="000000" w:themeColor="text1"/>
                <w:sz w:val="20"/>
                <w:szCs w:val="20"/>
                <w:lang w:eastAsia="ru-RU"/>
              </w:rPr>
              <w:t>ذ</w:t>
            </w:r>
            <w:r w:rsidRPr="0020401F">
              <w:rPr>
                <w:rFonts w:ascii="Arial" w:eastAsia="Times New Roman" w:hAnsi="Arial" w:cs="Arial"/>
                <w:color w:val="000000" w:themeColor="text1"/>
                <w:sz w:val="20"/>
                <w:szCs w:val="20"/>
                <w:lang w:val="en-US" w:eastAsia="ru-RU"/>
              </w:rPr>
              <w:t>.</w:t>
            </w:r>
            <w:r w:rsidRPr="0020401F">
              <w:rPr>
                <w:rFonts w:ascii="Arial" w:eastAsia="Times New Roman" w:hAnsi="Arial" w:cs="Arial"/>
                <w:color w:val="000000" w:themeColor="text1"/>
                <w:sz w:val="20"/>
                <w:szCs w:val="20"/>
                <w:lang w:eastAsia="ru-RU"/>
              </w:rPr>
              <w:t>م</w:t>
            </w:r>
            <w:r w:rsidRPr="0020401F">
              <w:rPr>
                <w:rFonts w:ascii="Arial" w:eastAsia="Times New Roman" w:hAnsi="Arial" w:cs="Arial"/>
                <w:color w:val="000000" w:themeColor="text1"/>
                <w:sz w:val="20"/>
                <w:szCs w:val="20"/>
                <w:lang w:val="en-US" w:eastAsia="ru-RU"/>
              </w:rPr>
              <w:t>.</w:t>
            </w:r>
            <w:r w:rsidRPr="0020401F">
              <w:rPr>
                <w:rFonts w:ascii="Arial" w:eastAsia="Times New Roman" w:hAnsi="Arial" w:cs="Arial"/>
                <w:color w:val="000000" w:themeColor="text1"/>
                <w:sz w:val="20"/>
                <w:szCs w:val="20"/>
                <w:lang w:eastAsia="ru-RU"/>
              </w:rPr>
              <w:t>م</w:t>
            </w:r>
            <w:r w:rsidRPr="0020401F">
              <w:rPr>
                <w:rFonts w:ascii="Arial" w:eastAsia="Times New Roman" w:hAnsi="Arial" w:cs="Arial"/>
                <w:color w:val="000000" w:themeColor="text1"/>
                <w:sz w:val="20"/>
                <w:szCs w:val="20"/>
                <w:lang w:val="en-US" w:eastAsia="ru-RU"/>
              </w:rPr>
              <w:t>-</w:t>
            </w:r>
            <w:r w:rsidRPr="0020401F">
              <w:rPr>
                <w:rFonts w:ascii="Arial" w:eastAsia="Times New Roman" w:hAnsi="Arial" w:cs="Arial"/>
                <w:color w:val="000000" w:themeColor="text1"/>
                <w:sz w:val="20"/>
                <w:szCs w:val="20"/>
                <w:lang w:eastAsia="ru-RU"/>
              </w:rPr>
              <w:t>منطقة</w:t>
            </w:r>
          </w:p>
          <w:p w14:paraId="759AAE60"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lastRenderedPageBreak/>
              <w:t>a.k.a. Avebury Shipmanagement L.L.C – FZ</w:t>
            </w:r>
          </w:p>
          <w:p w14:paraId="4A207FAD"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a.k.a.</w:t>
            </w:r>
          </w:p>
          <w:p w14:paraId="5BCEF1C7" w14:textId="77777777"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eastAsia="ru-RU"/>
              </w:rPr>
              <w:t>افيبوري</w:t>
            </w:r>
            <w:r w:rsidRPr="0020401F">
              <w:rPr>
                <w:rFonts w:ascii="Arial" w:eastAsia="Times New Roman" w:hAnsi="Arial" w:cs="Arial"/>
                <w:color w:val="000000" w:themeColor="text1"/>
                <w:sz w:val="20"/>
                <w:szCs w:val="20"/>
                <w:lang w:val="en-US" w:eastAsia="ru-RU"/>
              </w:rPr>
              <w:t xml:space="preserve"> </w:t>
            </w:r>
            <w:r w:rsidRPr="0020401F">
              <w:rPr>
                <w:rFonts w:ascii="Arial" w:eastAsia="Times New Roman" w:hAnsi="Arial" w:cs="Arial"/>
                <w:color w:val="000000" w:themeColor="text1"/>
                <w:sz w:val="20"/>
                <w:szCs w:val="20"/>
                <w:lang w:eastAsia="ru-RU"/>
              </w:rPr>
              <w:t>شيبمانجمينت</w:t>
            </w:r>
            <w:r w:rsidRPr="0020401F">
              <w:rPr>
                <w:rFonts w:ascii="Arial" w:eastAsia="Times New Roman" w:hAnsi="Arial" w:cs="Arial"/>
                <w:color w:val="000000" w:themeColor="text1"/>
                <w:sz w:val="20"/>
                <w:szCs w:val="20"/>
                <w:lang w:val="en-US" w:eastAsia="ru-RU"/>
              </w:rPr>
              <w:t xml:space="preserve"> </w:t>
            </w:r>
            <w:r w:rsidRPr="0020401F">
              <w:rPr>
                <w:rFonts w:ascii="Arial" w:eastAsia="Times New Roman" w:hAnsi="Arial" w:cs="Arial"/>
                <w:color w:val="000000" w:themeColor="text1"/>
                <w:sz w:val="20"/>
                <w:szCs w:val="20"/>
                <w:lang w:eastAsia="ru-RU"/>
              </w:rPr>
              <w:t>ش</w:t>
            </w:r>
            <w:r w:rsidRPr="0020401F">
              <w:rPr>
                <w:rFonts w:ascii="Arial" w:eastAsia="Times New Roman" w:hAnsi="Arial" w:cs="Arial"/>
                <w:color w:val="000000" w:themeColor="text1"/>
                <w:sz w:val="20"/>
                <w:szCs w:val="20"/>
                <w:lang w:val="en-US" w:eastAsia="ru-RU"/>
              </w:rPr>
              <w:t>.</w:t>
            </w:r>
            <w:r w:rsidRPr="0020401F">
              <w:rPr>
                <w:rFonts w:ascii="Arial" w:eastAsia="Times New Roman" w:hAnsi="Arial" w:cs="Arial"/>
                <w:color w:val="000000" w:themeColor="text1"/>
                <w:sz w:val="20"/>
                <w:szCs w:val="20"/>
                <w:lang w:eastAsia="ru-RU"/>
              </w:rPr>
              <w:t>ذ</w:t>
            </w:r>
            <w:r w:rsidRPr="0020401F">
              <w:rPr>
                <w:rFonts w:ascii="Arial" w:eastAsia="Times New Roman" w:hAnsi="Arial" w:cs="Arial"/>
                <w:color w:val="000000" w:themeColor="text1"/>
                <w:sz w:val="20"/>
                <w:szCs w:val="20"/>
                <w:lang w:val="en-US" w:eastAsia="ru-RU"/>
              </w:rPr>
              <w:t>.</w:t>
            </w:r>
            <w:r w:rsidRPr="0020401F">
              <w:rPr>
                <w:rFonts w:ascii="Arial" w:eastAsia="Times New Roman" w:hAnsi="Arial" w:cs="Arial"/>
                <w:color w:val="000000" w:themeColor="text1"/>
                <w:sz w:val="20"/>
                <w:szCs w:val="20"/>
                <w:lang w:eastAsia="ru-RU"/>
              </w:rPr>
              <w:t>م</w:t>
            </w:r>
            <w:r w:rsidRPr="0020401F">
              <w:rPr>
                <w:rFonts w:ascii="Arial" w:eastAsia="Times New Roman" w:hAnsi="Arial" w:cs="Arial"/>
                <w:color w:val="000000" w:themeColor="text1"/>
                <w:sz w:val="20"/>
                <w:szCs w:val="20"/>
                <w:lang w:val="en-US" w:eastAsia="ru-RU"/>
              </w:rPr>
              <w:t>.</w:t>
            </w:r>
            <w:r w:rsidRPr="0020401F">
              <w:rPr>
                <w:rFonts w:ascii="Arial" w:eastAsia="Times New Roman" w:hAnsi="Arial" w:cs="Arial"/>
                <w:color w:val="000000" w:themeColor="text1"/>
                <w:sz w:val="20"/>
                <w:szCs w:val="20"/>
                <w:lang w:eastAsia="ru-RU"/>
              </w:rPr>
              <w:t>م</w:t>
            </w:r>
            <w:r w:rsidRPr="0020401F">
              <w:rPr>
                <w:rFonts w:ascii="Arial" w:eastAsia="Times New Roman" w:hAnsi="Arial" w:cs="Arial"/>
                <w:color w:val="000000" w:themeColor="text1"/>
                <w:sz w:val="20"/>
                <w:szCs w:val="20"/>
                <w:lang w:val="en-US" w:eastAsia="ru-RU"/>
              </w:rPr>
              <w:t>-</w:t>
            </w:r>
            <w:r w:rsidRPr="0020401F">
              <w:rPr>
                <w:rFonts w:ascii="Arial" w:eastAsia="Times New Roman" w:hAnsi="Arial" w:cs="Arial"/>
                <w:color w:val="000000" w:themeColor="text1"/>
                <w:sz w:val="20"/>
                <w:szCs w:val="20"/>
                <w:lang w:eastAsia="ru-RU"/>
              </w:rPr>
              <w:t>منطقة</w:t>
            </w:r>
            <w:r w:rsidRPr="0020401F">
              <w:rPr>
                <w:rFonts w:ascii="Arial" w:eastAsia="Times New Roman" w:hAnsi="Arial" w:cs="Arial"/>
                <w:color w:val="000000" w:themeColor="text1"/>
                <w:sz w:val="20"/>
                <w:szCs w:val="20"/>
                <w:lang w:val="en-US" w:eastAsia="ru-RU"/>
              </w:rPr>
              <w:t xml:space="preserve"> </w:t>
            </w:r>
            <w:r w:rsidRPr="0020401F">
              <w:rPr>
                <w:rFonts w:ascii="Arial" w:eastAsia="Times New Roman" w:hAnsi="Arial" w:cs="Arial"/>
                <w:color w:val="000000" w:themeColor="text1"/>
                <w:sz w:val="20"/>
                <w:szCs w:val="20"/>
                <w:lang w:eastAsia="ru-RU"/>
              </w:rPr>
              <w:t>حرة</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617EB1D" w14:textId="77777777" w:rsidR="00DD2F84" w:rsidRPr="0020401F" w:rsidRDefault="00DD2F84" w:rsidP="0020401F">
            <w:pPr>
              <w:spacing w:before="60" w:after="60" w:line="240" w:lineRule="auto"/>
              <w:jc w:val="both"/>
              <w:rPr>
                <w:rFonts w:ascii="Arial" w:eastAsia="Times New Roman" w:hAnsi="Arial" w:cs="Arial"/>
                <w:b/>
                <w:bCs/>
                <w:color w:val="333333"/>
                <w:sz w:val="20"/>
                <w:szCs w:val="20"/>
                <w:lang w:eastAsia="ru-RU"/>
              </w:rPr>
            </w:pPr>
            <w:r w:rsidRPr="0020401F">
              <w:rPr>
                <w:rFonts w:ascii="Arial" w:eastAsia="Times New Roman" w:hAnsi="Arial" w:cs="Arial"/>
                <w:b/>
                <w:bCs/>
                <w:color w:val="333333"/>
                <w:sz w:val="20"/>
                <w:szCs w:val="20"/>
                <w:lang w:eastAsia="ru-RU"/>
              </w:rPr>
              <w:lastRenderedPageBreak/>
              <w:t>IMO number: 0011359</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3CA3551C" w14:textId="791D942D"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 xml:space="preserve">Moonlight Shipmanagement L.L.C – FZ, previously known as Avebury Shipmanagement L.L.C – FZ, is a UAE-based shipping company, which </w:t>
            </w:r>
            <w:r w:rsidRPr="0020401F">
              <w:rPr>
                <w:rFonts w:ascii="Arial" w:eastAsia="Times New Roman" w:hAnsi="Arial" w:cs="Arial"/>
                <w:color w:val="333333"/>
                <w:sz w:val="20"/>
                <w:szCs w:val="20"/>
                <w:lang w:val="en-US" w:eastAsia="ru-RU"/>
              </w:rPr>
              <w:lastRenderedPageBreak/>
              <w:t>manages tankers transporting Russian crude oil, including for export purposes.</w:t>
            </w:r>
          </w:p>
          <w:p w14:paraId="117346E4" w14:textId="7ECA7BCE"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Various tankers managed by Moonlight Shipmanagement L.L.C – FZ are part of the so-called ‘shadow fleet’, and are involved in high-risk shipping practices, such as intentionally taking measures to avoid ship detection by manipulating their AIS transponders and not maintaining adequate liability insurance, while transporting Russian seaborne crude oil. In particular, it manages tankers previously managed by the Sovcomflot group, such as the vessels Vega (IMO 9316127) and Capella (IMO 9341079) and previously Atlas (9413573).</w:t>
            </w:r>
          </w:p>
          <w:p w14:paraId="122A6DA1" w14:textId="0E735200"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Therefore, Moonlight Shipmanagment L.L.C – FZ is controlling and managing vessels that transport crude oil or petroleum products, originating in Russia or exported from Russia, while practicing irregular and high-risk shipping practices as set out in the International Maritime Organisation General Assembly resolution A.1192(33).</w:t>
            </w:r>
          </w:p>
        </w:tc>
      </w:tr>
      <w:tr w:rsidR="00DD2F84" w:rsidRPr="00624188" w14:paraId="569B9739" w14:textId="00BC8638"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1D53709" w14:textId="77777777"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color w:val="333333"/>
                <w:sz w:val="20"/>
                <w:szCs w:val="20"/>
                <w:lang w:eastAsia="ru-RU"/>
              </w:rPr>
              <w:lastRenderedPageBreak/>
              <w:t>595.</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BAD0113" w14:textId="77777777"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Cape Gemi Isletmeciligi AS</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2F33095" w14:textId="4AF0DFAC" w:rsidR="00DD2F84" w:rsidRPr="0020401F" w:rsidRDefault="00DD2F84" w:rsidP="0020401F">
            <w:pPr>
              <w:spacing w:before="60" w:after="60" w:line="240" w:lineRule="auto"/>
              <w:jc w:val="both"/>
              <w:rPr>
                <w:rFonts w:ascii="Arial" w:eastAsia="Times New Roman" w:hAnsi="Arial" w:cs="Arial"/>
                <w:b/>
                <w:bCs/>
                <w:color w:val="333333"/>
                <w:sz w:val="20"/>
                <w:szCs w:val="20"/>
                <w:lang w:val="en-US" w:eastAsia="ru-RU"/>
              </w:rPr>
            </w:pPr>
            <w:r w:rsidRPr="0020401F">
              <w:rPr>
                <w:rFonts w:ascii="Arial" w:eastAsia="Times New Roman" w:hAnsi="Arial" w:cs="Arial"/>
                <w:b/>
                <w:bCs/>
                <w:color w:val="333333"/>
                <w:sz w:val="20"/>
                <w:szCs w:val="20"/>
                <w:lang w:val="en-US" w:eastAsia="ru-RU"/>
              </w:rPr>
              <w:t>IMO number: 6477894</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5B75C5D1" w14:textId="143ECE65"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Cape Gemi Isletmeciligi AS is a company based in Türkiye and one of the biggest exporters of Russian oil products in 2025. It manages several ships that have engaged in dangerous practices at sea while transporting oil originating in Russia or exported from Russia, such as AIS gaps and high-risk ship-to-ship transfers. Therefore, Cape Gemi Isletmeciligi AS is managing vessels that transport crude oil or petroleum products, originating in Russia or exported from Russia, while practicing irregular and high-risk shipping practices as set out in the International Maritime Organisation General Assembly resolution A.1192(33).</w:t>
            </w:r>
          </w:p>
        </w:tc>
      </w:tr>
      <w:tr w:rsidR="0020401F" w:rsidRPr="00624188" w14:paraId="3DE4B56F" w14:textId="77777777"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08A5F97" w14:textId="0C8DA12F" w:rsidR="0020401F" w:rsidRPr="0020401F" w:rsidRDefault="0020401F" w:rsidP="0020401F">
            <w:pPr>
              <w:spacing w:before="60" w:after="60" w:line="240" w:lineRule="auto"/>
              <w:jc w:val="both"/>
              <w:rPr>
                <w:rFonts w:ascii="Arial" w:eastAsia="Times New Roman" w:hAnsi="Arial" w:cs="Arial"/>
                <w:color w:val="333333"/>
                <w:sz w:val="20"/>
                <w:szCs w:val="20"/>
                <w:lang w:eastAsia="ru-RU"/>
              </w:rPr>
            </w:pPr>
            <w:r>
              <w:rPr>
                <w:rFonts w:ascii="Arial Unicode MS" w:hAnsi="Arial Unicode MS"/>
                <w:color w:val="333333"/>
                <w:sz w:val="21"/>
                <w:szCs w:val="21"/>
              </w:rPr>
              <w:t>596.</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822569" w14:textId="306D30B0" w:rsidR="0020401F" w:rsidRPr="0020401F" w:rsidRDefault="0020401F" w:rsidP="0020401F">
            <w:pPr>
              <w:spacing w:before="60" w:after="60" w:line="240" w:lineRule="auto"/>
              <w:jc w:val="both"/>
              <w:rPr>
                <w:rFonts w:ascii="Arial" w:eastAsia="Times New Roman" w:hAnsi="Arial" w:cs="Arial"/>
                <w:color w:val="333333"/>
                <w:sz w:val="20"/>
                <w:szCs w:val="20"/>
                <w:lang w:val="en-US" w:eastAsia="ru-RU"/>
              </w:rPr>
            </w:pPr>
            <w:r>
              <w:rPr>
                <w:rFonts w:ascii="Arial Unicode MS" w:hAnsi="Arial Unicode MS"/>
                <w:color w:val="333333"/>
                <w:sz w:val="21"/>
                <w:szCs w:val="21"/>
              </w:rPr>
              <w:t>Prominent Shipmanagement Ltd</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6E1E2DF" w14:textId="3C66525C" w:rsidR="0020401F" w:rsidRPr="0020401F" w:rsidRDefault="0020401F" w:rsidP="0020401F">
            <w:pPr>
              <w:spacing w:before="60" w:after="60" w:line="240" w:lineRule="auto"/>
              <w:jc w:val="both"/>
              <w:rPr>
                <w:rFonts w:ascii="Arial" w:eastAsia="Times New Roman" w:hAnsi="Arial" w:cs="Arial"/>
                <w:b/>
                <w:bCs/>
                <w:color w:val="333333"/>
                <w:sz w:val="20"/>
                <w:szCs w:val="20"/>
                <w:lang w:val="en-US" w:eastAsia="ru-RU"/>
              </w:rPr>
            </w:pPr>
            <w:r w:rsidRPr="0020401F">
              <w:rPr>
                <w:rFonts w:ascii="Arial Unicode MS" w:hAnsi="Arial Unicode MS"/>
                <w:b/>
                <w:bCs/>
                <w:color w:val="333333"/>
                <w:sz w:val="21"/>
                <w:szCs w:val="21"/>
              </w:rPr>
              <w:t>IMO: 6378969</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42C9418E" w14:textId="3C7274E7" w:rsidR="0020401F" w:rsidRPr="0020401F" w:rsidRDefault="0020401F"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Unicode MS" w:hAnsi="Arial Unicode MS"/>
                <w:color w:val="333333"/>
                <w:sz w:val="21"/>
                <w:szCs w:val="21"/>
                <w:lang w:val="en-US"/>
              </w:rPr>
              <w:t xml:space="preserve">The company Prominent Shipmanagement Ltd, which is based in Hong Kong, was one of the biggest exporters of Russian oil in December 2024. It manages several ships that have engaged in dangerous practices at sea while transporting oil originating in Russia or exported from Russia, such as AIS gaps, high-risk ship-to-ship transfers and AIS spoofings. Therefore, Prominent Shipmanagement Ltd is managing vessels that transport crude oil or petroleum products, originating in Russia or exported from Russia, while practicing irregular and high-risk shipping practices as set out in the International Maritime Organisation </w:t>
            </w:r>
            <w:r w:rsidRPr="0020401F">
              <w:rPr>
                <w:rFonts w:ascii="Arial Unicode MS" w:hAnsi="Arial Unicode MS"/>
                <w:color w:val="333333"/>
                <w:sz w:val="21"/>
                <w:szCs w:val="21"/>
                <w:lang w:val="en-US"/>
              </w:rPr>
              <w:lastRenderedPageBreak/>
              <w:t>General Assembly resolution A.1192(33).</w:t>
            </w:r>
          </w:p>
        </w:tc>
      </w:tr>
      <w:tr w:rsidR="00DD2F84" w:rsidRPr="00624188" w14:paraId="1F48B760" w14:textId="5032DAF6"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F485919" w14:textId="77777777"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color w:val="333333"/>
                <w:sz w:val="20"/>
                <w:szCs w:val="20"/>
                <w:lang w:eastAsia="ru-RU"/>
              </w:rPr>
              <w:lastRenderedPageBreak/>
              <w:t>617.</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58F18DB" w14:textId="77777777"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Aqua Fleet Management Limited Liability Company</w:t>
            </w:r>
          </w:p>
          <w:p w14:paraId="1DB95E4E" w14:textId="77777777"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Azerbaijani: ‘Aqua Fleet Management’ Məhdud Məsuliyyətli Cəmiyyəti</w:t>
            </w:r>
          </w:p>
          <w:p w14:paraId="6B639A85" w14:textId="77777777"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a.k.a. Aqua Fleet Management LLC</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177E2E7" w14:textId="77777777" w:rsidR="00DD2F84" w:rsidRPr="0020401F" w:rsidRDefault="00DD2F84" w:rsidP="0020401F">
            <w:pPr>
              <w:spacing w:before="60" w:after="60" w:line="240" w:lineRule="auto"/>
              <w:jc w:val="both"/>
              <w:rPr>
                <w:rFonts w:ascii="Arial" w:eastAsia="Times New Roman" w:hAnsi="Arial" w:cs="Arial"/>
                <w:b/>
                <w:bCs/>
                <w:color w:val="333333"/>
                <w:sz w:val="20"/>
                <w:szCs w:val="20"/>
                <w:lang w:val="en-US" w:eastAsia="ru-RU"/>
              </w:rPr>
            </w:pPr>
            <w:r w:rsidRPr="0020401F">
              <w:rPr>
                <w:rFonts w:ascii="Arial" w:eastAsia="Times New Roman" w:hAnsi="Arial" w:cs="Arial"/>
                <w:b/>
                <w:bCs/>
                <w:color w:val="333333"/>
                <w:sz w:val="20"/>
                <w:szCs w:val="20"/>
                <w:lang w:val="en-US" w:eastAsia="ru-RU"/>
              </w:rPr>
              <w:t>IMO Number: 0052896</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4A06F438" w14:textId="0B3E97B2"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Aqua Fleet Management LLC is a company registered in Azerbaijan, which manages a fleet of three vessels. The vessels in the company’s fleet are EDERRA (IMO: 9258026), SAURI (IMO: 9266475) and TEMIRO (IMO: 9209972), all of which are listed under Annex XVI to Decision 2014/512/CFSP. Aqua Fleet Management LLC is the ship manager and technical manager for all three vessels. All three vessels have transported crude oil or petroleum products, originating in Russia or exported from Russia, while practicing irregular and high-risk shipping practices as set out in the International Maritime Organisation General Assembly resolution A.1192(33). As both the ship manager and technical manager of the vessels, Aqua Fleet Management LLC is therefore managing and operating vessels that transport crude oil or petroleum products, originating in Russia or exported from Russia, while practicing irregular and high-risk shipping practices as set out in the International Maritime Organisation General Assembly resolution A.1192(33).</w:t>
            </w:r>
          </w:p>
        </w:tc>
      </w:tr>
      <w:tr w:rsidR="00DD2F84" w:rsidRPr="00624188" w14:paraId="0412B39C" w14:textId="07D3F4EB"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8F9B63" w14:textId="77777777"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color w:val="333333"/>
                <w:sz w:val="20"/>
                <w:szCs w:val="20"/>
                <w:lang w:eastAsia="ru-RU"/>
              </w:rPr>
              <w:t>618.</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648DE84" w14:textId="77777777"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Sapang Shipping Inc</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BB40438" w14:textId="77777777" w:rsidR="00DD2F84" w:rsidRPr="0020401F" w:rsidRDefault="00DD2F84" w:rsidP="0020401F">
            <w:pPr>
              <w:spacing w:before="60" w:after="60" w:line="240" w:lineRule="auto"/>
              <w:jc w:val="both"/>
              <w:rPr>
                <w:rFonts w:ascii="Arial" w:eastAsia="Times New Roman" w:hAnsi="Arial" w:cs="Arial"/>
                <w:b/>
                <w:bCs/>
                <w:color w:val="333333"/>
                <w:sz w:val="20"/>
                <w:szCs w:val="20"/>
                <w:lang w:val="en-US" w:eastAsia="ru-RU"/>
              </w:rPr>
            </w:pPr>
            <w:r w:rsidRPr="0020401F">
              <w:rPr>
                <w:rFonts w:ascii="Arial" w:eastAsia="Times New Roman" w:hAnsi="Arial" w:cs="Arial"/>
                <w:b/>
                <w:bCs/>
                <w:color w:val="333333"/>
                <w:sz w:val="20"/>
                <w:szCs w:val="20"/>
                <w:lang w:val="en-US" w:eastAsia="ru-RU"/>
              </w:rPr>
              <w:t>IMO number: 6474841</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6967966A" w14:textId="04B52A16"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 xml:space="preserve">Sapang Shipping Inc is a company registered in Mauritius and is the registered owner and ship manager of crude oil tanker ARGENT (formerly JAGUAR, IMO: 9293002). ARGENT is not registered with the International Group of Protection and Indemnity Clubs and therefore is sailing without a trusted liability cover. It is also the only vessel managed by Sapang Shipping Inc, which indicates that it operates under a non-transparent corporate governance policy. ARGENT has changed management companies and flag state multiple times in the last few years and has also sailed without a flag. It has also not verified its Automatic Identification Systems on multiple occasions. ARGENT is a vessel that has transported crude oil or petroleum products, originating in Russia or exported from Russia, while practicing irregular and high-risk shipping practices as set out in the International Maritime Organisation General Assembly resolution A.1192(33). As both the registered owner and ship manager of the tanker, Sapang Shipping Inc is therefore managing and operating a vessel that transports crude oil or petroleum products, originating in Russia or exported from Russia, while practicing </w:t>
            </w:r>
            <w:r w:rsidRPr="0020401F">
              <w:rPr>
                <w:rFonts w:ascii="Arial" w:eastAsia="Times New Roman" w:hAnsi="Arial" w:cs="Arial"/>
                <w:color w:val="333333"/>
                <w:sz w:val="20"/>
                <w:szCs w:val="20"/>
                <w:lang w:val="en-US" w:eastAsia="ru-RU"/>
              </w:rPr>
              <w:lastRenderedPageBreak/>
              <w:t>irregular and high-risk shipping practices as set out in the International Maritime Organisation General Assembly resolution A.1192(33).</w:t>
            </w:r>
          </w:p>
        </w:tc>
      </w:tr>
      <w:tr w:rsidR="00DD2F84" w:rsidRPr="00624188" w14:paraId="2CCB2709" w14:textId="46023F71"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44431E1" w14:textId="6C4519A6"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sz w:val="20"/>
                <w:szCs w:val="20"/>
                <w:lang w:eastAsia="ru-RU"/>
              </w:rPr>
              <w:lastRenderedPageBreak/>
              <w:t>619.</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31F5E3FA"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Zhu Jiang Shipmanagement Co., Ltd</w:t>
            </w:r>
          </w:p>
          <w:p w14:paraId="473A2927" w14:textId="4137AC3C"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sz w:val="20"/>
                <w:szCs w:val="20"/>
                <w:lang w:val="en-US" w:eastAsia="ru-RU"/>
              </w:rPr>
              <w:t>a.k.a. Zhu Jiang Shipmanagement Co</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D49A1A6" w14:textId="3D951F1D" w:rsidR="00DD2F84" w:rsidRPr="0020401F" w:rsidRDefault="00DD2F84" w:rsidP="0020401F">
            <w:pPr>
              <w:spacing w:before="60" w:after="60" w:line="240" w:lineRule="auto"/>
              <w:jc w:val="both"/>
              <w:rPr>
                <w:rFonts w:ascii="Arial" w:eastAsia="Times New Roman" w:hAnsi="Arial" w:cs="Arial"/>
                <w:b/>
                <w:bCs/>
                <w:color w:val="333333"/>
                <w:sz w:val="20"/>
                <w:szCs w:val="20"/>
                <w:lang w:val="en-US" w:eastAsia="ru-RU"/>
              </w:rPr>
            </w:pPr>
            <w:bookmarkStart w:id="24" w:name="_Hlk224574601"/>
            <w:r w:rsidRPr="0020401F">
              <w:rPr>
                <w:rFonts w:ascii="Arial" w:eastAsia="Times New Roman" w:hAnsi="Arial" w:cs="Arial"/>
                <w:b/>
                <w:bCs/>
                <w:color w:val="000000" w:themeColor="text1"/>
                <w:sz w:val="20"/>
                <w:szCs w:val="20"/>
                <w:lang w:eastAsia="ru-RU"/>
              </w:rPr>
              <w:t>IMO</w:t>
            </w:r>
            <w:r w:rsidRPr="0020401F">
              <w:rPr>
                <w:rFonts w:ascii="Arial" w:eastAsia="Times New Roman" w:hAnsi="Arial" w:cs="Arial"/>
                <w:b/>
                <w:bCs/>
                <w:color w:val="000000" w:themeColor="text1"/>
                <w:sz w:val="20"/>
                <w:szCs w:val="20"/>
                <w:lang w:val="en-US" w:eastAsia="ru-RU"/>
              </w:rPr>
              <w:t xml:space="preserve"> number</w:t>
            </w:r>
            <w:r w:rsidRPr="0020401F">
              <w:rPr>
                <w:rFonts w:ascii="Arial" w:eastAsia="Times New Roman" w:hAnsi="Arial" w:cs="Arial"/>
                <w:b/>
                <w:bCs/>
                <w:color w:val="000000" w:themeColor="text1"/>
                <w:sz w:val="20"/>
                <w:szCs w:val="20"/>
                <w:lang w:eastAsia="ru-RU"/>
              </w:rPr>
              <w:t>: 0113880</w:t>
            </w:r>
            <w:bookmarkEnd w:id="24"/>
          </w:p>
        </w:tc>
        <w:tc>
          <w:tcPr>
            <w:tcW w:w="3677" w:type="dxa"/>
            <w:tcBorders>
              <w:top w:val="single" w:sz="6" w:space="0" w:color="000000"/>
              <w:left w:val="single" w:sz="6" w:space="0" w:color="000000"/>
              <w:bottom w:val="single" w:sz="6" w:space="0" w:color="000000"/>
              <w:right w:val="single" w:sz="6" w:space="0" w:color="000000"/>
            </w:tcBorders>
          </w:tcPr>
          <w:p w14:paraId="5F48B135" w14:textId="167D410A"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Zhu Jiang Shipmanagement Co., Ltd is a company registered in Hong Kong and is the technical manager of crude oil tanker ARGENT (formerly JAGUAR, IMO: 9293002). ARGENT is not registered with the International Group of Protection and Indemnity Clubs and therefore is sailing without a trusted liability cover. It is also the only vessel managed by Zhu Jiang Shipmanagement Co., Ltd, which indicates that it operates under a non-transparent corporate governance policy. ARGENT has changed management companies and flag state multiple times in the last few years and has also sailed without a flag. It has also not verified its Automatic Identification Systems on multiple occasions. ARGENT is a vessel that has transported crude oil or petroleum products, originating in Russia or exported from Russia, while practicing irregular and high-risk shipping practices as set out in the International Maritime Organisation General Assembly resolution A.1192(33). As the technical manager of the tanker, Zhu Jiang Shipmanagement Co., Ltd is therefore managing and operating a vessel that transports crude oil or petroleum products, originating in Russia or exported from Russia, while practicing irregular and high-risk shipping practices as set out in the International Maritime Organisation General Assembly resolution A.1192(33).</w:t>
            </w:r>
          </w:p>
        </w:tc>
      </w:tr>
      <w:tr w:rsidR="0020401F" w:rsidRPr="00624188" w14:paraId="146FE20A" w14:textId="77777777"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1A32F1" w14:textId="75D9EBF1" w:rsidR="0020401F" w:rsidRPr="0020401F" w:rsidRDefault="0020401F" w:rsidP="0020401F">
            <w:pPr>
              <w:spacing w:before="60" w:after="60" w:line="240" w:lineRule="auto"/>
              <w:jc w:val="both"/>
              <w:rPr>
                <w:rFonts w:ascii="Arial" w:eastAsia="Times New Roman" w:hAnsi="Arial" w:cs="Arial"/>
                <w:color w:val="333333"/>
                <w:sz w:val="20"/>
                <w:szCs w:val="20"/>
                <w:lang w:eastAsia="ru-RU"/>
              </w:rPr>
            </w:pPr>
            <w:r w:rsidRPr="0020401F">
              <w:rPr>
                <w:rFonts w:ascii="Arial" w:hAnsi="Arial" w:cs="Arial"/>
                <w:color w:val="333333"/>
                <w:sz w:val="21"/>
                <w:szCs w:val="21"/>
              </w:rPr>
              <w:t>620.</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820FDBA" w14:textId="443D6F7E" w:rsidR="0020401F" w:rsidRPr="0020401F" w:rsidRDefault="0020401F"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hAnsi="Arial" w:cs="Arial"/>
                <w:color w:val="333333"/>
                <w:sz w:val="21"/>
                <w:szCs w:val="21"/>
              </w:rPr>
              <w:t>Redbird Corporate Services Ltd</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4B28890" w14:textId="0FA3BAF2" w:rsidR="0020401F" w:rsidRPr="0020401F" w:rsidRDefault="0020401F" w:rsidP="0020401F">
            <w:pPr>
              <w:spacing w:before="60" w:after="60" w:line="240" w:lineRule="auto"/>
              <w:jc w:val="both"/>
              <w:rPr>
                <w:rFonts w:ascii="Arial" w:eastAsia="Times New Roman" w:hAnsi="Arial" w:cs="Arial"/>
                <w:b/>
                <w:bCs/>
                <w:color w:val="333333"/>
                <w:sz w:val="20"/>
                <w:szCs w:val="20"/>
                <w:lang w:val="en-US" w:eastAsia="ru-RU"/>
              </w:rPr>
            </w:pP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5EE9B191" w14:textId="77777777"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 xml:space="preserve">Redbird Corporate Services Ltd is a company registered in Mauritius, which offers corporate and trust services in Mauritius. It is the registered agent of Sapang Shipping Inc, a company registered in Mauritius, which is the registered owner and ship manager of crude oil tanker ARGENT (formerly JAGUAR, IMO: 9293002). The role of the registered agent is to ensure compliance with local regulations and handle the administrative functions of the company. ARGENT is not registered with the International Group of Protection and Indemnity Clubs and therefore is sailing without a trusted liability cover. It is also the only vessel managed by Sapang Shipping Inc, which indicates that it operates under a non-transparent corporate </w:t>
            </w:r>
            <w:r w:rsidRPr="0020401F">
              <w:rPr>
                <w:rFonts w:ascii="Arial" w:hAnsi="Arial" w:cs="Arial"/>
                <w:color w:val="333333"/>
                <w:sz w:val="21"/>
                <w:szCs w:val="21"/>
                <w:lang w:val="en-US"/>
              </w:rPr>
              <w:lastRenderedPageBreak/>
              <w:t>governance policy. ARGENT has changed management companies and flag state multiple times in the last few years and has also sailed without a flag. It has also not verified its Automatic Identification Systems on multiple occasions. As the registered agent of the company, Redbird Corporate Services Ltd is therefore associated with Sapang Shipping Inc.</w:t>
            </w:r>
          </w:p>
          <w:p w14:paraId="202DB470" w14:textId="464DE94F" w:rsidR="0020401F" w:rsidRPr="0020401F" w:rsidRDefault="0020401F"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hAnsi="Arial" w:cs="Arial"/>
                <w:color w:val="333333"/>
                <w:sz w:val="21"/>
                <w:szCs w:val="21"/>
                <w:lang w:val="en-US"/>
              </w:rPr>
              <w:t>Redbird Corporate Services Ltd is moreover the registered agent of other companies owning vessels that transport crude oil or petroleum products, originating in Russia or exported from Russia, while practicing irregular and high-risk shipping practices as set out in the International Maritime Organisation General Assembly resolution A.1192(33). These companies require such a registered agent in order to be able to operate in Mauritius. Therefore, through its activity as registered agent, Redbird Corporate Services Ltd is supporting the operation of such vessels.</w:t>
            </w:r>
          </w:p>
        </w:tc>
      </w:tr>
      <w:tr w:rsidR="00DD2F84" w:rsidRPr="00624188" w14:paraId="0EDA58B5" w14:textId="02C33252"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3D35B7D" w14:textId="77777777"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color w:val="333333"/>
                <w:sz w:val="20"/>
                <w:szCs w:val="20"/>
                <w:lang w:eastAsia="ru-RU"/>
              </w:rPr>
              <w:lastRenderedPageBreak/>
              <w:t>621.</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E697E68" w14:textId="77777777"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Tarabya Logistics Ltd</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8A6B77F" w14:textId="77777777" w:rsidR="00DD2F84" w:rsidRPr="0020401F" w:rsidRDefault="00DD2F84" w:rsidP="0020401F">
            <w:pPr>
              <w:spacing w:before="60" w:after="60" w:line="240" w:lineRule="auto"/>
              <w:jc w:val="both"/>
              <w:rPr>
                <w:rFonts w:ascii="Arial" w:eastAsia="Times New Roman" w:hAnsi="Arial" w:cs="Arial"/>
                <w:b/>
                <w:bCs/>
                <w:color w:val="333333"/>
                <w:sz w:val="20"/>
                <w:szCs w:val="20"/>
                <w:lang w:val="en-US" w:eastAsia="ru-RU"/>
              </w:rPr>
            </w:pPr>
            <w:r w:rsidRPr="0020401F">
              <w:rPr>
                <w:rFonts w:ascii="Arial" w:eastAsia="Times New Roman" w:hAnsi="Arial" w:cs="Arial"/>
                <w:b/>
                <w:bCs/>
                <w:color w:val="333333"/>
                <w:sz w:val="20"/>
                <w:szCs w:val="20"/>
                <w:lang w:val="en-US" w:eastAsia="ru-RU"/>
              </w:rPr>
              <w:t>IMO number: 0108990</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156E3521" w14:textId="178CCB4A"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Tarabya Logistics Ltd is a UAE-based company which manages several vessels that have engaged in irregular and high-risk shipping practices, such as sailing with Automatic Identification Systems gaps and high-risk ship-to-ship transfers, while transporting oil originating in Russia or exported from Russia. Therefore, Tarabya Logistics Ltd is managing vessels that transport crude oil or petroleum products, originating in Russia or exported from Russia, while practicing irregular and high-risk shipping practices as set out in the International Maritime Organisation General Assembly resolution A.1192(33).</w:t>
            </w:r>
          </w:p>
        </w:tc>
      </w:tr>
      <w:tr w:rsidR="00DD2F84" w:rsidRPr="00624188" w14:paraId="0866F914" w14:textId="3FF8F574"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CCB562F" w14:textId="77777777"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color w:val="333333"/>
                <w:sz w:val="20"/>
                <w:szCs w:val="20"/>
                <w:lang w:eastAsia="ru-RU"/>
              </w:rPr>
              <w:t>630.</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FB634E6" w14:textId="77777777"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Twister Shipmanagement LLC-FZ</w:t>
            </w:r>
          </w:p>
          <w:p w14:paraId="2C181DB8" w14:textId="77777777"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a.k.a. Starfish Ship Management LLC-FZ</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629B08E" w14:textId="77777777" w:rsidR="00DD2F84" w:rsidRPr="0020401F" w:rsidRDefault="00DD2F84" w:rsidP="0020401F">
            <w:pPr>
              <w:spacing w:before="60" w:after="60" w:line="240" w:lineRule="auto"/>
              <w:jc w:val="both"/>
              <w:rPr>
                <w:rFonts w:ascii="Arial" w:eastAsia="Times New Roman" w:hAnsi="Arial" w:cs="Arial"/>
                <w:b/>
                <w:bCs/>
                <w:color w:val="333333"/>
                <w:sz w:val="20"/>
                <w:szCs w:val="20"/>
                <w:lang w:val="en-US" w:eastAsia="ru-RU"/>
              </w:rPr>
            </w:pPr>
            <w:r w:rsidRPr="0020401F">
              <w:rPr>
                <w:rFonts w:ascii="Arial" w:eastAsia="Times New Roman" w:hAnsi="Arial" w:cs="Arial"/>
                <w:b/>
                <w:bCs/>
                <w:color w:val="333333"/>
                <w:sz w:val="20"/>
                <w:szCs w:val="20"/>
                <w:lang w:val="en-US" w:eastAsia="ru-RU"/>
              </w:rPr>
              <w:t>IMO number: 0024553</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4CED320A" w14:textId="527D9CB3"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color w:val="333333"/>
                <w:sz w:val="20"/>
                <w:szCs w:val="20"/>
                <w:lang w:val="en-US" w:eastAsia="ru-RU"/>
              </w:rPr>
              <w:t xml:space="preserve">Twister Shipmanagement LLC-FZ is a Dubai-based company which manages oil tankers transporting crude oil or petroleum products, originating in Russia or exported from Russia, while practicing irregular and high-risk shipping practices as set out in the International Maritime Organisation General Assembly resolution A.1192(33). Twister Shipmanagement LLC-FZ is therefore providing technical support to the operations of vessels that transport crude oil or petroleum products, originating in Russia or exported from Russia, while practicing irregular and high-risk shipping practices as set out in the International </w:t>
            </w:r>
            <w:r w:rsidRPr="0020401F">
              <w:rPr>
                <w:rFonts w:ascii="Arial" w:eastAsia="Times New Roman" w:hAnsi="Arial" w:cs="Arial"/>
                <w:color w:val="333333"/>
                <w:sz w:val="20"/>
                <w:szCs w:val="20"/>
                <w:lang w:val="en-US" w:eastAsia="ru-RU"/>
              </w:rPr>
              <w:lastRenderedPageBreak/>
              <w:t>Maritime Organisation General Assembly resolution A.1192(33).</w:t>
            </w:r>
          </w:p>
        </w:tc>
      </w:tr>
      <w:tr w:rsidR="00DD2F84" w:rsidRPr="00624188" w14:paraId="3F86F169" w14:textId="42A58DBD"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46D1332" w14:textId="1FFED6B5"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sz w:val="20"/>
                <w:szCs w:val="20"/>
                <w:lang w:eastAsia="ru-RU"/>
              </w:rPr>
              <w:lastRenderedPageBreak/>
              <w:t>632.</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E7F9F78"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Limited Liability Company “Volgotrans”</w:t>
            </w:r>
          </w:p>
          <w:p w14:paraId="51157D88"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Oбщество с ограниченной ответственностью “Bолготранс”</w:t>
            </w:r>
          </w:p>
          <w:p w14:paraId="407DBA6D"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val="en-US" w:eastAsia="ru-RU"/>
              </w:rPr>
              <w:t>a</w:t>
            </w:r>
            <w:r w:rsidRPr="0020401F">
              <w:rPr>
                <w:rFonts w:ascii="Arial" w:eastAsia="Times New Roman" w:hAnsi="Arial" w:cs="Arial"/>
                <w:sz w:val="20"/>
                <w:szCs w:val="20"/>
                <w:lang w:eastAsia="ru-RU"/>
              </w:rPr>
              <w:t>.</w:t>
            </w:r>
            <w:r w:rsidRPr="0020401F">
              <w:rPr>
                <w:rFonts w:ascii="Arial" w:eastAsia="Times New Roman" w:hAnsi="Arial" w:cs="Arial"/>
                <w:sz w:val="20"/>
                <w:szCs w:val="20"/>
                <w:lang w:val="en-US" w:eastAsia="ru-RU"/>
              </w:rPr>
              <w:t>k</w:t>
            </w:r>
            <w:r w:rsidRPr="0020401F">
              <w:rPr>
                <w:rFonts w:ascii="Arial" w:eastAsia="Times New Roman" w:hAnsi="Arial" w:cs="Arial"/>
                <w:sz w:val="20"/>
                <w:szCs w:val="20"/>
                <w:lang w:eastAsia="ru-RU"/>
              </w:rPr>
              <w:t>.</w:t>
            </w:r>
            <w:r w:rsidRPr="0020401F">
              <w:rPr>
                <w:rFonts w:ascii="Arial" w:eastAsia="Times New Roman" w:hAnsi="Arial" w:cs="Arial"/>
                <w:sz w:val="20"/>
                <w:szCs w:val="20"/>
                <w:lang w:val="en-US" w:eastAsia="ru-RU"/>
              </w:rPr>
              <w:t>a</w:t>
            </w:r>
            <w:r w:rsidRPr="0020401F">
              <w:rPr>
                <w:rFonts w:ascii="Arial" w:eastAsia="Times New Roman" w:hAnsi="Arial" w:cs="Arial"/>
                <w:sz w:val="20"/>
                <w:szCs w:val="20"/>
                <w:lang w:eastAsia="ru-RU"/>
              </w:rPr>
              <w:t xml:space="preserve">. </w:t>
            </w:r>
            <w:r w:rsidRPr="0020401F">
              <w:rPr>
                <w:rFonts w:ascii="Arial" w:eastAsia="Times New Roman" w:hAnsi="Arial" w:cs="Arial"/>
                <w:sz w:val="20"/>
                <w:szCs w:val="20"/>
                <w:lang w:val="en-US" w:eastAsia="ru-RU"/>
              </w:rPr>
              <w:t>LLC</w:t>
            </w:r>
            <w:r w:rsidRPr="0020401F">
              <w:rPr>
                <w:rFonts w:ascii="Arial" w:eastAsia="Times New Roman" w:hAnsi="Arial" w:cs="Arial"/>
                <w:sz w:val="20"/>
                <w:szCs w:val="20"/>
                <w:lang w:eastAsia="ru-RU"/>
              </w:rPr>
              <w:t xml:space="preserve"> “</w:t>
            </w:r>
            <w:r w:rsidRPr="0020401F">
              <w:rPr>
                <w:rFonts w:ascii="Arial" w:eastAsia="Times New Roman" w:hAnsi="Arial" w:cs="Arial"/>
                <w:sz w:val="20"/>
                <w:szCs w:val="20"/>
                <w:lang w:val="en-US" w:eastAsia="ru-RU"/>
              </w:rPr>
              <w:t>Volgotrans</w:t>
            </w:r>
            <w:r w:rsidRPr="0020401F">
              <w:rPr>
                <w:rFonts w:ascii="Arial" w:eastAsia="Times New Roman" w:hAnsi="Arial" w:cs="Arial"/>
                <w:sz w:val="20"/>
                <w:szCs w:val="20"/>
                <w:lang w:eastAsia="ru-RU"/>
              </w:rPr>
              <w:t>”</w:t>
            </w:r>
          </w:p>
          <w:p w14:paraId="3265B047" w14:textId="77777777"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eastAsia="Times New Roman" w:hAnsi="Arial" w:cs="Arial"/>
                <w:sz w:val="20"/>
                <w:szCs w:val="20"/>
                <w:lang w:eastAsia="ru-RU"/>
              </w:rPr>
              <w:t>a.k.a. ООО “Волготранс”</w:t>
            </w:r>
          </w:p>
          <w:p w14:paraId="778648D1" w14:textId="022874FB"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sz w:val="20"/>
                <w:szCs w:val="20"/>
                <w:lang w:val="en-US" w:eastAsia="ru-RU"/>
              </w:rPr>
              <w:t>a.k.a. Volgotrans LLC</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5A46A17" w14:textId="477C9BC6" w:rsidR="00DD2F84" w:rsidRPr="0020401F" w:rsidRDefault="00DD2F84" w:rsidP="0020401F">
            <w:pPr>
              <w:spacing w:before="60" w:after="60" w:line="240" w:lineRule="auto"/>
              <w:jc w:val="both"/>
              <w:rPr>
                <w:rFonts w:ascii="Arial" w:eastAsia="Times New Roman" w:hAnsi="Arial" w:cs="Arial"/>
                <w:b/>
                <w:bCs/>
                <w:color w:val="333333"/>
                <w:sz w:val="20"/>
                <w:szCs w:val="20"/>
                <w:lang w:val="en-US" w:eastAsia="ru-RU"/>
              </w:rPr>
            </w:pPr>
            <w:bookmarkStart w:id="25" w:name="_Hlk224574617"/>
            <w:r w:rsidRPr="0020401F">
              <w:rPr>
                <w:rFonts w:ascii="Arial" w:eastAsia="Times New Roman" w:hAnsi="Arial" w:cs="Arial"/>
                <w:b/>
                <w:bCs/>
                <w:color w:val="000000" w:themeColor="text1"/>
                <w:sz w:val="20"/>
                <w:szCs w:val="20"/>
                <w:lang w:val="en-US" w:eastAsia="ru-RU"/>
              </w:rPr>
              <w:t>IMO number: 5511841</w:t>
            </w:r>
            <w:bookmarkEnd w:id="25"/>
          </w:p>
        </w:tc>
        <w:tc>
          <w:tcPr>
            <w:tcW w:w="3677" w:type="dxa"/>
            <w:tcBorders>
              <w:top w:val="single" w:sz="6" w:space="0" w:color="000000"/>
              <w:left w:val="single" w:sz="6" w:space="0" w:color="000000"/>
              <w:bottom w:val="single" w:sz="6" w:space="0" w:color="000000"/>
              <w:right w:val="single" w:sz="6" w:space="0" w:color="000000"/>
            </w:tcBorders>
          </w:tcPr>
          <w:p w14:paraId="643B58E9" w14:textId="6A0D325E" w:rsidR="00DD2F84" w:rsidRPr="0020401F" w:rsidRDefault="00DD2F84"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LLC Volgotrans is a Russian company operating a fleet of several tankers and carrying out transportation of crude oil and oil products by sea, including for export purposes. The energy sector, especially oil, provides substantial revenue to the Government of the Russian Federation. Therefore, LLC Volgotrans is an entity involved in an economic sector providing a substantial source of revenue to the Government of the Russian Federation, which is responsible for the annexation of Crimea and the destabilisation of Ukraine.</w:t>
            </w:r>
          </w:p>
        </w:tc>
      </w:tr>
      <w:tr w:rsidR="00DD2F84" w:rsidRPr="00624188" w14:paraId="65C81834" w14:textId="53CEC6E6" w:rsidTr="00DD2F84">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hideMark/>
          </w:tcPr>
          <w:p w14:paraId="5F9DC228" w14:textId="196810E2" w:rsidR="00DD2F84" w:rsidRPr="0020401F" w:rsidRDefault="00DD2F84" w:rsidP="0020401F">
            <w:pPr>
              <w:spacing w:before="60" w:after="60" w:line="240" w:lineRule="auto"/>
              <w:jc w:val="both"/>
              <w:rPr>
                <w:rFonts w:ascii="Arial" w:eastAsia="Times New Roman" w:hAnsi="Arial" w:cs="Arial"/>
                <w:color w:val="333333"/>
                <w:sz w:val="20"/>
                <w:szCs w:val="20"/>
                <w:lang w:eastAsia="ru-RU"/>
              </w:rPr>
            </w:pPr>
            <w:r w:rsidRPr="0020401F">
              <w:rPr>
                <w:rFonts w:ascii="Arial" w:eastAsia="Times New Roman" w:hAnsi="Arial" w:cs="Arial"/>
                <w:sz w:val="20"/>
                <w:szCs w:val="20"/>
                <w:lang w:eastAsia="ru-RU"/>
              </w:rPr>
              <w:t>656.</w:t>
            </w:r>
          </w:p>
        </w:tc>
        <w:tc>
          <w:tcPr>
            <w:tcW w:w="2925"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hideMark/>
          </w:tcPr>
          <w:p w14:paraId="1E261943" w14:textId="77777777"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eastAsia="Times New Roman" w:hAnsi="Arial" w:cs="Arial"/>
                <w:sz w:val="20"/>
                <w:szCs w:val="20"/>
                <w:lang w:val="en-US" w:eastAsia="ru-RU"/>
              </w:rPr>
              <w:t>Volgotanker Joint Stock Company</w:t>
            </w:r>
          </w:p>
          <w:p w14:paraId="422E64E1" w14:textId="36A3F057" w:rsidR="00DD2F84" w:rsidRPr="0020401F" w:rsidRDefault="00DD2F84" w:rsidP="0020401F">
            <w:pPr>
              <w:spacing w:before="60" w:after="60" w:line="240" w:lineRule="auto"/>
              <w:jc w:val="both"/>
              <w:rPr>
                <w:rFonts w:ascii="Arial" w:eastAsia="Times New Roman" w:hAnsi="Arial" w:cs="Arial"/>
                <w:color w:val="333333"/>
                <w:sz w:val="20"/>
                <w:szCs w:val="20"/>
                <w:lang w:val="en-US" w:eastAsia="ru-RU"/>
              </w:rPr>
            </w:pPr>
            <w:r w:rsidRPr="0020401F">
              <w:rPr>
                <w:rFonts w:ascii="Arial" w:eastAsia="Times New Roman" w:hAnsi="Arial" w:cs="Arial"/>
                <w:sz w:val="20"/>
                <w:szCs w:val="20"/>
                <w:lang w:val="en-US" w:eastAsia="ru-RU"/>
              </w:rPr>
              <w:t>a.k.a. VOLGOTANKER VOLZHSKI OIL SHPG</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hideMark/>
          </w:tcPr>
          <w:p w14:paraId="05A6A9AD" w14:textId="4B0F1B41" w:rsidR="00DD2F84" w:rsidRPr="0020401F" w:rsidRDefault="00DD2F84" w:rsidP="0020401F">
            <w:pPr>
              <w:spacing w:before="60" w:after="60" w:line="240" w:lineRule="auto"/>
              <w:jc w:val="both"/>
              <w:rPr>
                <w:rFonts w:ascii="Arial" w:eastAsia="Times New Roman" w:hAnsi="Arial" w:cs="Arial"/>
                <w:b/>
                <w:bCs/>
                <w:color w:val="333333"/>
                <w:sz w:val="20"/>
                <w:szCs w:val="20"/>
                <w:lang w:eastAsia="ru-RU"/>
              </w:rPr>
            </w:pPr>
            <w:bookmarkStart w:id="26" w:name="_Hlk224574629"/>
            <w:r w:rsidRPr="0020401F">
              <w:rPr>
                <w:rFonts w:ascii="Arial" w:eastAsia="Times New Roman" w:hAnsi="Arial" w:cs="Arial"/>
                <w:b/>
                <w:bCs/>
                <w:color w:val="000000" w:themeColor="text1"/>
                <w:sz w:val="20"/>
                <w:szCs w:val="20"/>
                <w:lang w:eastAsia="ru-RU"/>
              </w:rPr>
              <w:t>IMO number: 0555669</w:t>
            </w:r>
            <w:bookmarkEnd w:id="26"/>
          </w:p>
        </w:tc>
        <w:tc>
          <w:tcPr>
            <w:tcW w:w="3677" w:type="dxa"/>
            <w:tcBorders>
              <w:top w:val="single" w:sz="6" w:space="0" w:color="000000"/>
              <w:left w:val="single" w:sz="6" w:space="0" w:color="000000"/>
              <w:bottom w:val="single" w:sz="6" w:space="0" w:color="000000"/>
              <w:right w:val="single" w:sz="6" w:space="0" w:color="000000"/>
            </w:tcBorders>
          </w:tcPr>
          <w:p w14:paraId="7C781C97" w14:textId="0CD4DF22" w:rsidR="0020401F" w:rsidRPr="0020401F" w:rsidRDefault="0020401F"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Volgotanker JSC is a shipping company based in Russia and specialised in the business of tank storage and transporting oil and oil products. The company is registered as the beneficial owner of multiple vessels that transport crude oil or petroleum products, originating in Russia or exported from Russia, while practicing irregular and high-risk shipping practices as set out in the International Maritime Organisation General Assembly resolution A.1192(33). Volgotanker JSC also manages those vessels.</w:t>
            </w:r>
          </w:p>
          <w:p w14:paraId="3EB140BE" w14:textId="26EDD36E" w:rsidR="00DD2F84" w:rsidRPr="0020401F" w:rsidRDefault="0020401F" w:rsidP="0020401F">
            <w:pPr>
              <w:spacing w:before="60" w:after="60" w:line="240" w:lineRule="auto"/>
              <w:jc w:val="both"/>
              <w:rPr>
                <w:rFonts w:ascii="Arial" w:eastAsia="Times New Roman" w:hAnsi="Arial" w:cs="Arial"/>
                <w:color w:val="000000" w:themeColor="text1"/>
                <w:sz w:val="20"/>
                <w:szCs w:val="20"/>
                <w:lang w:val="en-US" w:eastAsia="ru-RU"/>
              </w:rPr>
            </w:pPr>
            <w:r w:rsidRPr="0020401F">
              <w:rPr>
                <w:rFonts w:ascii="Arial" w:eastAsia="Times New Roman" w:hAnsi="Arial" w:cs="Arial"/>
                <w:color w:val="000000" w:themeColor="text1"/>
                <w:sz w:val="20"/>
                <w:szCs w:val="20"/>
                <w:lang w:val="en-US" w:eastAsia="ru-RU"/>
              </w:rPr>
              <w:t>Therefore, Volgotanker JSC owns and manages vessels that transport crude oil or petroleum products, originating in Russia or exported from Russia, while practicing irregular and high-risk shipping practices as set out in the International Maritime Organisation General Assembly resolution A.1192(33).</w:t>
            </w:r>
          </w:p>
        </w:tc>
      </w:tr>
      <w:tr w:rsidR="00DD2F84" w:rsidRPr="00624188" w14:paraId="3084E7F6" w14:textId="310D9509"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0E405B" w14:textId="200B1DF1" w:rsidR="00DD2F84" w:rsidRPr="0020401F" w:rsidRDefault="00DD2F84"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t>662.</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5885E25"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Public Joint Stock Company ‘Far Eastern Shipping Company’</w:t>
            </w:r>
          </w:p>
          <w:p w14:paraId="3B90A91A"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a.k.a. FESCO</w:t>
            </w:r>
          </w:p>
          <w:p w14:paraId="37B4275B"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a.k.a. Far-Eastern Shipping Company</w:t>
            </w:r>
          </w:p>
          <w:p w14:paraId="1556B0E4"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rPr>
            </w:pPr>
            <w:r w:rsidRPr="0020401F">
              <w:rPr>
                <w:rFonts w:ascii="Arial" w:hAnsi="Arial" w:cs="Arial"/>
                <w:color w:val="333333"/>
                <w:sz w:val="21"/>
                <w:szCs w:val="21"/>
              </w:rPr>
              <w:t>Russian: Публичное акционерное общество ‘Дальневосточное морское пароходство’</w:t>
            </w:r>
          </w:p>
          <w:p w14:paraId="09C7BF4D" w14:textId="39CCE4B5" w:rsidR="00DD2F84" w:rsidRPr="0020401F" w:rsidRDefault="00DD2F84" w:rsidP="0020401F">
            <w:pPr>
              <w:pStyle w:val="tbl-norm"/>
              <w:spacing w:before="60" w:beforeAutospacing="0" w:after="60" w:afterAutospacing="0"/>
              <w:jc w:val="both"/>
              <w:rPr>
                <w:rFonts w:ascii="Arial" w:hAnsi="Arial" w:cs="Arial"/>
                <w:color w:val="333333"/>
                <w:sz w:val="21"/>
                <w:szCs w:val="21"/>
              </w:rPr>
            </w:pPr>
            <w:r w:rsidRPr="0020401F">
              <w:rPr>
                <w:rFonts w:ascii="Arial" w:hAnsi="Arial" w:cs="Arial"/>
                <w:color w:val="333333"/>
                <w:sz w:val="21"/>
                <w:szCs w:val="21"/>
              </w:rPr>
              <w:t>a.k.a. ПАО ‘ДВМП’</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F029116" w14:textId="16DDB430" w:rsidR="00DD2F84" w:rsidRPr="0020401F" w:rsidRDefault="00DD2F84" w:rsidP="0020401F">
            <w:pPr>
              <w:spacing w:before="60" w:after="60" w:line="240" w:lineRule="auto"/>
              <w:jc w:val="both"/>
              <w:rPr>
                <w:rFonts w:ascii="Arial" w:hAnsi="Arial" w:cs="Arial"/>
                <w:b/>
                <w:bCs/>
                <w:color w:val="333333"/>
                <w:sz w:val="21"/>
                <w:szCs w:val="21"/>
                <w:lang w:val="en-US"/>
              </w:rPr>
            </w:pPr>
            <w:r w:rsidRPr="0020401F">
              <w:rPr>
                <w:rFonts w:ascii="Arial" w:hAnsi="Arial" w:cs="Arial"/>
                <w:b/>
                <w:bCs/>
                <w:color w:val="333333"/>
                <w:sz w:val="21"/>
                <w:szCs w:val="21"/>
                <w:lang w:val="en-US"/>
              </w:rPr>
              <w:t>IMO number: 0555567</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68616A4D" w14:textId="17673106"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PJSC ‘Far Eastern Shipping Company’ (FESCO) is one of Russia’s largest transportation and logistics firms, and the largest port container operator in the Russian Far East. The company specialises in container shipping, port operations, and intermodal transport across sea, rail and road. Its core operations are concentrated in the Russian Far East, with key assets including the Commercial Port of Vladivostok and a fleet of 30 vessels. The company plays a vital role in connecting Russia with Asia and the Middle East, offering services for general, chemical and petroleum cargo.</w:t>
            </w:r>
          </w:p>
          <w:p w14:paraId="0A49ADC7" w14:textId="5514BB6D"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 xml:space="preserve">FESCO is a State-controlled company. Its shares were controlled by the Russian Government and were then transferred to a State corporation specialising in nuclear energy. That </w:t>
            </w:r>
            <w:r w:rsidRPr="0020401F">
              <w:rPr>
                <w:rFonts w:ascii="Arial" w:hAnsi="Arial" w:cs="Arial"/>
                <w:color w:val="333333"/>
                <w:sz w:val="21"/>
                <w:szCs w:val="21"/>
                <w:lang w:val="en-US"/>
              </w:rPr>
              <w:lastRenderedPageBreak/>
              <w:t>integration has secured FESCO long-term contracts, such as its status as sole logistics operator for a nuclear power plant in Turkey. FESCO supports State projects, moving heavy components for nuclear power plants – infrastructure that underpins Russia’s broader industrial base. The company collaborates with regional governments on infrastructure development and benefits from federal support, including special economic zone status and expedited approvals for strategic terminals. Additionally, FESCO works closely with the Russian Ministry of Transport on pilot logistics initiatives, reinforcing its integration into Russia’s State-backed logistics ecosystem.</w:t>
            </w:r>
          </w:p>
          <w:p w14:paraId="711B5634" w14:textId="479C5FD1" w:rsidR="00DD2F84"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Therefore, FESCO is supporting materially and benefitting from the Government of the Russian Federation, which is responsible for the annexation of Crimea and the destabilisation of Ukraine. Moreover, FESCO is involved in an economic sector providing a substantial source of revenue to the Government of the Russian Federation.</w:t>
            </w:r>
          </w:p>
        </w:tc>
      </w:tr>
      <w:tr w:rsidR="0020401F" w:rsidRPr="00624188" w14:paraId="14807B02" w14:textId="77777777"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040B72A" w14:textId="163C3C74" w:rsidR="0020401F" w:rsidRPr="0020401F" w:rsidRDefault="0020401F" w:rsidP="0020401F">
            <w:pPr>
              <w:spacing w:before="60" w:after="60" w:line="240" w:lineRule="auto"/>
              <w:jc w:val="both"/>
              <w:rPr>
                <w:rFonts w:ascii="Arial" w:hAnsi="Arial" w:cs="Arial"/>
                <w:color w:val="333333"/>
                <w:sz w:val="21"/>
                <w:szCs w:val="21"/>
              </w:rPr>
            </w:pPr>
            <w:r>
              <w:rPr>
                <w:rFonts w:ascii="Arial Unicode MS" w:hAnsi="Arial Unicode MS"/>
                <w:color w:val="333333"/>
                <w:sz w:val="21"/>
                <w:szCs w:val="21"/>
              </w:rPr>
              <w:lastRenderedPageBreak/>
              <w:t>684.</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DBFB586" w14:textId="1FE7DC39" w:rsidR="0020401F" w:rsidRPr="0020401F" w:rsidRDefault="0020401F" w:rsidP="0020401F">
            <w:pPr>
              <w:pStyle w:val="tbl-norm"/>
              <w:spacing w:before="60" w:beforeAutospacing="0" w:after="60" w:afterAutospacing="0"/>
              <w:jc w:val="both"/>
              <w:rPr>
                <w:rFonts w:ascii="Arial" w:hAnsi="Arial" w:cs="Arial"/>
                <w:color w:val="333333"/>
                <w:sz w:val="21"/>
                <w:szCs w:val="21"/>
              </w:rPr>
            </w:pPr>
            <w:r>
              <w:rPr>
                <w:rFonts w:ascii="Arial Unicode MS" w:hAnsi="Arial Unicode MS"/>
                <w:color w:val="333333"/>
                <w:sz w:val="21"/>
                <w:szCs w:val="21"/>
              </w:rPr>
              <w:t>Nova Shipmanagement LLC-FZ</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EA3D762" w14:textId="0E3FCFA7" w:rsidR="0020401F" w:rsidRPr="0020401F" w:rsidRDefault="0020401F" w:rsidP="0020401F">
            <w:pPr>
              <w:spacing w:before="60" w:after="60" w:line="240" w:lineRule="auto"/>
              <w:jc w:val="both"/>
              <w:rPr>
                <w:rFonts w:ascii="Arial" w:hAnsi="Arial" w:cs="Arial"/>
                <w:b/>
                <w:bCs/>
                <w:color w:val="333333"/>
                <w:sz w:val="21"/>
                <w:szCs w:val="21"/>
              </w:rPr>
            </w:pPr>
            <w:r w:rsidRPr="0020401F">
              <w:rPr>
                <w:rFonts w:ascii="Arial Unicode MS" w:hAnsi="Arial Unicode MS"/>
                <w:b/>
                <w:bCs/>
                <w:color w:val="333333"/>
                <w:sz w:val="21"/>
                <w:szCs w:val="21"/>
              </w:rPr>
              <w:t>IMO</w:t>
            </w:r>
            <w:r>
              <w:rPr>
                <w:b/>
                <w:bCs/>
                <w:color w:val="333333"/>
                <w:sz w:val="21"/>
                <w:szCs w:val="21"/>
              </w:rPr>
              <w:t xml:space="preserve"> </w:t>
            </w:r>
            <w:r>
              <w:rPr>
                <w:b/>
                <w:bCs/>
                <w:color w:val="333333"/>
                <w:sz w:val="21"/>
                <w:szCs w:val="21"/>
                <w:lang w:val="en-US"/>
              </w:rPr>
              <w:t>number</w:t>
            </w:r>
            <w:r w:rsidRPr="0020401F">
              <w:rPr>
                <w:rFonts w:ascii="Arial Unicode MS" w:hAnsi="Arial Unicode MS"/>
                <w:b/>
                <w:bCs/>
                <w:color w:val="333333"/>
                <w:sz w:val="21"/>
                <w:szCs w:val="21"/>
              </w:rPr>
              <w:t>: 0055652</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4B590B04" w14:textId="77777777" w:rsidR="0020401F" w:rsidRPr="0020401F" w:rsidRDefault="0020401F" w:rsidP="0020401F">
            <w:pPr>
              <w:pStyle w:val="tbl-norm"/>
              <w:spacing w:before="60" w:beforeAutospacing="0" w:after="60" w:afterAutospacing="0"/>
              <w:jc w:val="both"/>
              <w:rPr>
                <w:rFonts w:ascii="Arial Unicode MS" w:hAnsi="Arial Unicode MS"/>
                <w:color w:val="333333"/>
                <w:sz w:val="21"/>
                <w:szCs w:val="21"/>
                <w:lang w:val="en-US"/>
              </w:rPr>
            </w:pPr>
            <w:r w:rsidRPr="0020401F">
              <w:rPr>
                <w:rFonts w:ascii="Arial Unicode MS" w:hAnsi="Arial Unicode MS"/>
                <w:color w:val="333333"/>
                <w:sz w:val="21"/>
                <w:szCs w:val="21"/>
                <w:lang w:val="en-US"/>
              </w:rPr>
              <w:t>Nova Shipmanagement LLC-FZ is a UAE-based shipping company, which manages tankers transporting Russian crude oil, including for export purposes.</w:t>
            </w:r>
          </w:p>
          <w:p w14:paraId="320865B5" w14:textId="77777777" w:rsidR="0020401F" w:rsidRPr="0020401F" w:rsidRDefault="0020401F" w:rsidP="0020401F">
            <w:pPr>
              <w:pStyle w:val="tbl-norm"/>
              <w:spacing w:before="60" w:beforeAutospacing="0" w:after="60" w:afterAutospacing="0"/>
              <w:jc w:val="both"/>
              <w:rPr>
                <w:rFonts w:ascii="Arial Unicode MS" w:hAnsi="Arial Unicode MS"/>
                <w:color w:val="333333"/>
                <w:sz w:val="21"/>
                <w:szCs w:val="21"/>
                <w:lang w:val="en-US"/>
              </w:rPr>
            </w:pPr>
            <w:r w:rsidRPr="0020401F">
              <w:rPr>
                <w:rFonts w:ascii="Arial Unicode MS" w:hAnsi="Arial Unicode MS"/>
                <w:color w:val="333333"/>
                <w:sz w:val="21"/>
                <w:szCs w:val="21"/>
                <w:lang w:val="en-US"/>
              </w:rPr>
              <w:t>Various tankers managed by Nova Shipmanagement LLC-FZ are part of Russia’s so-called ‘shadow fleet’, and are involved in high-risk shipping practices, while transporting Russian crude oil. In particular, it manages tankers previously managed by the Sovcomflot group, such as the vessels Arrow (IMO: 9413561), Amulet (IMO: 9413547) and Bobcat (IMO: 9422457).</w:t>
            </w:r>
          </w:p>
          <w:p w14:paraId="2E8A8E43" w14:textId="07328EA6"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Unicode MS" w:hAnsi="Arial Unicode MS"/>
                <w:color w:val="333333"/>
                <w:sz w:val="21"/>
                <w:szCs w:val="21"/>
                <w:lang w:val="en-US"/>
              </w:rPr>
              <w:t>Therefore, Nova Shipmanagement LLC-FZ is controlling and managing vessels that transport crude oil or petroleum products, originating in Russia or exported from Russia, while practicing irregular and high-risk shipping practices as set out in the International Maritime Organisation General Assembly resolution A.1192(33).</w:t>
            </w:r>
          </w:p>
        </w:tc>
      </w:tr>
      <w:tr w:rsidR="0020401F" w:rsidRPr="00624188" w14:paraId="3D2B0912" w14:textId="77777777"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A6429C" w14:textId="4448C911" w:rsidR="0020401F" w:rsidRPr="0020401F" w:rsidRDefault="0020401F"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t>685.</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7561C76" w14:textId="37567641"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rPr>
              <w:t>Citrine Marine SPC</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D8EA0C7" w14:textId="522945BC" w:rsidR="0020401F" w:rsidRPr="0020401F" w:rsidRDefault="0020401F" w:rsidP="0020401F">
            <w:pPr>
              <w:spacing w:before="60" w:after="60" w:line="240" w:lineRule="auto"/>
              <w:jc w:val="both"/>
              <w:rPr>
                <w:rFonts w:ascii="Arial" w:hAnsi="Arial" w:cs="Arial"/>
                <w:b/>
                <w:bCs/>
                <w:color w:val="333333"/>
                <w:sz w:val="21"/>
                <w:szCs w:val="21"/>
              </w:rPr>
            </w:pPr>
            <w:r w:rsidRPr="0020401F">
              <w:rPr>
                <w:rFonts w:ascii="Arial" w:hAnsi="Arial" w:cs="Arial"/>
                <w:b/>
                <w:bCs/>
                <w:color w:val="333333"/>
                <w:sz w:val="21"/>
                <w:szCs w:val="21"/>
              </w:rPr>
              <w:t>IMO</w:t>
            </w:r>
            <w:r>
              <w:rPr>
                <w:rFonts w:ascii="Arial" w:hAnsi="Arial" w:cs="Arial"/>
                <w:b/>
                <w:bCs/>
                <w:color w:val="333333"/>
                <w:sz w:val="21"/>
                <w:szCs w:val="21"/>
                <w:lang w:val="en-US"/>
              </w:rPr>
              <w:t xml:space="preserve"> number</w:t>
            </w:r>
            <w:r w:rsidRPr="0020401F">
              <w:rPr>
                <w:rFonts w:ascii="Arial" w:hAnsi="Arial" w:cs="Arial"/>
                <w:b/>
                <w:bCs/>
                <w:color w:val="333333"/>
                <w:sz w:val="21"/>
                <w:szCs w:val="21"/>
              </w:rPr>
              <w:t>: 0138716</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3B972BAD" w14:textId="77777777"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Citrine Marine SPC is a UAE-based shipping company, which owns tankers transporting Russian crude oil, including for export purposes.</w:t>
            </w:r>
          </w:p>
          <w:p w14:paraId="317352CE" w14:textId="77777777"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lastRenderedPageBreak/>
              <w:t>Various tankers owned by Citrine Marine SPC are managed by Nova Shipmanagement LLC-FZ; both share the same address in the UAE. The ships are part of Russia’s so-called ‘shadow fleet’ and are involved in high-risk shipping practices, while transporting Russian crude oil. In particular, Citrine Marine SPC manages tankers previously managed by the Sovcomflot group, such as the vessels Arrow (IMO: 9413561), Amulet (IMO: 9413547) and Bobcat (IMO: 9422457).</w:t>
            </w:r>
          </w:p>
          <w:p w14:paraId="53BAB7D3" w14:textId="303C8333"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Therefore, Citrine Marine SPC owns vessels that transport crude oil or petroleum products, originating in Russia or exported from Russia, while practicing irregular and high-risk shipping practices as set out in the International Maritime Organisation General Assembly resolution A.1192(33). Citrine Marine SPC is also associated with Nova Shipmanagement LLC-FZ.</w:t>
            </w:r>
          </w:p>
        </w:tc>
      </w:tr>
      <w:tr w:rsidR="0020401F" w:rsidRPr="00624188" w14:paraId="41CBF246" w14:textId="77777777"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1A7DDF5" w14:textId="1253EA52" w:rsidR="0020401F" w:rsidRPr="0020401F" w:rsidRDefault="0020401F"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lastRenderedPageBreak/>
              <w:t>686.</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85112BF" w14:textId="77777777"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Hung Phat Maritime Trading</w:t>
            </w:r>
          </w:p>
          <w:p w14:paraId="2FFAD5F3" w14:textId="194903C1"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a.k.a. HPMT</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4EE8BDE" w14:textId="316792EA" w:rsidR="0020401F" w:rsidRPr="0020401F" w:rsidRDefault="0020401F" w:rsidP="0020401F">
            <w:pPr>
              <w:spacing w:before="60" w:after="60" w:line="240" w:lineRule="auto"/>
              <w:jc w:val="both"/>
              <w:rPr>
                <w:rFonts w:ascii="Arial" w:hAnsi="Arial" w:cs="Arial"/>
                <w:b/>
                <w:bCs/>
                <w:color w:val="333333"/>
                <w:sz w:val="21"/>
                <w:szCs w:val="21"/>
              </w:rPr>
            </w:pPr>
            <w:r w:rsidRPr="0020401F">
              <w:rPr>
                <w:rFonts w:ascii="Arial" w:hAnsi="Arial" w:cs="Arial"/>
                <w:b/>
                <w:bCs/>
                <w:color w:val="333333"/>
                <w:sz w:val="21"/>
                <w:szCs w:val="21"/>
              </w:rPr>
              <w:t>IMO</w:t>
            </w:r>
            <w:r>
              <w:rPr>
                <w:rFonts w:ascii="Arial" w:hAnsi="Arial" w:cs="Arial"/>
                <w:b/>
                <w:bCs/>
                <w:color w:val="333333"/>
                <w:sz w:val="21"/>
                <w:szCs w:val="21"/>
                <w:lang w:val="en-US"/>
              </w:rPr>
              <w:t xml:space="preserve"> number</w:t>
            </w:r>
            <w:r w:rsidRPr="0020401F">
              <w:rPr>
                <w:rFonts w:ascii="Arial" w:hAnsi="Arial" w:cs="Arial"/>
                <w:b/>
                <w:bCs/>
                <w:color w:val="333333"/>
                <w:sz w:val="21"/>
                <w:szCs w:val="21"/>
              </w:rPr>
              <w:t>: 6198018</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4A8A5E0B" w14:textId="77777777"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Hung Phat Maritime Trading is a company that owns or manages tankers that are subject to restrictive measures imposed by the Union and by other countries for being part of the Russia’s so-called ‘shadow fleet’, transporting crude oil or petroleum products while practicing irregular and high-risk shipping practices.</w:t>
            </w:r>
          </w:p>
          <w:p w14:paraId="0E788D28" w14:textId="3946B9FE"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Therefore, Hung Phat Maritime Trading owns and manages vessels that transport crude oil or petroleum products, originating in Russia or exported from Russia, while practicing irregular and high-risk shipping practices as set out in the International Maritime Organisation General Assembly resolution A.1192(33). Hung Phat Maritime Trading is furthermore providing technical support to the operations of such vessels.</w:t>
            </w:r>
          </w:p>
        </w:tc>
      </w:tr>
      <w:tr w:rsidR="0020401F" w:rsidRPr="00624188" w14:paraId="374CFE68" w14:textId="77777777"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BA3F6A6" w14:textId="28CAEA24" w:rsidR="0020401F" w:rsidRPr="0020401F" w:rsidRDefault="0020401F"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t>687.</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3A2AA7" w14:textId="0B8526D8"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rPr>
              <w:t>SeverTransBunker Company Limited</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83152C" w14:textId="2DC1F7B9" w:rsidR="0020401F" w:rsidRPr="0020401F" w:rsidRDefault="0020401F" w:rsidP="0020401F">
            <w:pPr>
              <w:spacing w:before="60" w:after="60" w:line="240" w:lineRule="auto"/>
              <w:jc w:val="both"/>
              <w:rPr>
                <w:rFonts w:ascii="Arial" w:hAnsi="Arial" w:cs="Arial"/>
                <w:b/>
                <w:bCs/>
                <w:color w:val="333333"/>
                <w:sz w:val="21"/>
                <w:szCs w:val="21"/>
                <w:lang w:val="en-US"/>
              </w:rPr>
            </w:pPr>
            <w:r w:rsidRPr="0020401F">
              <w:rPr>
                <w:rFonts w:ascii="Arial" w:hAnsi="Arial" w:cs="Arial"/>
                <w:b/>
                <w:bCs/>
                <w:color w:val="333333"/>
                <w:sz w:val="21"/>
                <w:szCs w:val="21"/>
              </w:rPr>
              <w:t>IMO</w:t>
            </w:r>
            <w:r>
              <w:rPr>
                <w:rFonts w:ascii="Arial" w:hAnsi="Arial" w:cs="Arial"/>
                <w:b/>
                <w:bCs/>
                <w:color w:val="333333"/>
                <w:sz w:val="21"/>
                <w:szCs w:val="21"/>
                <w:lang w:val="en-US"/>
              </w:rPr>
              <w:t xml:space="preserve"> number</w:t>
            </w:r>
            <w:r w:rsidRPr="0020401F">
              <w:rPr>
                <w:rFonts w:ascii="Arial" w:hAnsi="Arial" w:cs="Arial"/>
                <w:b/>
                <w:bCs/>
                <w:color w:val="333333"/>
                <w:sz w:val="21"/>
                <w:szCs w:val="21"/>
              </w:rPr>
              <w:t>: 6197187</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25CFFDEC" w14:textId="347311A1"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 xml:space="preserve">SeverTransBunker Company Limited is a shipping company based in Russia which owns and manages tankers. The company is registered as the Beneficial Owner of multiple vessels that transport crude oil or petroleum products, originating in Russia or exported from Russia, while practicing irregular and high-risk shipping practices as set out in the International Maritime </w:t>
            </w:r>
            <w:r w:rsidRPr="0020401F">
              <w:rPr>
                <w:rFonts w:ascii="Arial" w:hAnsi="Arial" w:cs="Arial"/>
                <w:color w:val="333333"/>
                <w:sz w:val="21"/>
                <w:szCs w:val="21"/>
                <w:lang w:val="en-US"/>
              </w:rPr>
              <w:lastRenderedPageBreak/>
              <w:t>Organization General Assembly resolution A.1192(33).</w:t>
            </w:r>
          </w:p>
        </w:tc>
      </w:tr>
      <w:tr w:rsidR="00DD2F84" w:rsidRPr="00624188" w14:paraId="1EC6D12F" w14:textId="40C70439"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FF8C801" w14:textId="2CC559A1" w:rsidR="00DD2F84" w:rsidRPr="0020401F" w:rsidRDefault="00DD2F84"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lastRenderedPageBreak/>
              <w:t>706.</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1DC6A0" w14:textId="2A0C364E" w:rsidR="00DD2F84" w:rsidRPr="0020401F" w:rsidRDefault="00DD2F84" w:rsidP="0020401F">
            <w:pPr>
              <w:pStyle w:val="tbl-norm"/>
              <w:spacing w:before="60" w:beforeAutospacing="0" w:after="60" w:afterAutospacing="0"/>
              <w:jc w:val="both"/>
              <w:rPr>
                <w:rFonts w:ascii="Arial" w:hAnsi="Arial" w:cs="Arial"/>
                <w:color w:val="333333"/>
                <w:sz w:val="21"/>
                <w:szCs w:val="21"/>
              </w:rPr>
            </w:pPr>
            <w:r w:rsidRPr="0020401F">
              <w:rPr>
                <w:rFonts w:ascii="Arial" w:hAnsi="Arial" w:cs="Arial"/>
                <w:color w:val="333333"/>
                <w:sz w:val="21"/>
                <w:szCs w:val="21"/>
              </w:rPr>
              <w:t>Al Houda Holding Limited</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F59B022" w14:textId="63DDB258" w:rsidR="00DD2F84" w:rsidRPr="0020401F" w:rsidRDefault="00DD2F84" w:rsidP="0020401F">
            <w:pPr>
              <w:spacing w:before="60" w:after="60" w:line="240" w:lineRule="auto"/>
              <w:jc w:val="both"/>
              <w:rPr>
                <w:rFonts w:ascii="Arial" w:hAnsi="Arial" w:cs="Arial"/>
                <w:b/>
                <w:bCs/>
                <w:color w:val="333333"/>
                <w:sz w:val="21"/>
                <w:szCs w:val="21"/>
              </w:rPr>
            </w:pPr>
            <w:r w:rsidRPr="0020401F">
              <w:rPr>
                <w:rFonts w:ascii="Arial" w:hAnsi="Arial" w:cs="Arial"/>
                <w:b/>
                <w:bCs/>
                <w:color w:val="333333"/>
                <w:sz w:val="21"/>
                <w:szCs w:val="21"/>
              </w:rPr>
              <w:t>IMO number: 6421505</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2DF9D7F3" w14:textId="61531419" w:rsidR="00DD2F84"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Al Houda Holding is the registered owner of the San Damian (IMO 9274331, formerly known as the Souria), a vessel listed by the Union which is used to transport stolen Ukrainian grain. In 2023, Al Houda Holding bought three vessels listed by the Union: the Finikia (IMO: 9385233), the Laodicea (IMO: 9274343), and the Souria aka San Damian (IMO: 9274331). To transport Ukrainian grain, these vessels obscure their actions by carrying false flags and practicing irregular and high-risk shipping practices. The systematic plunder of Ukrainian grain on Russian-occupied territories is a Russian state policy to strip Ukraine of essential agricultural produce and income. Therefore, Al Houda Holding is responsible for and supporting actions or policies which undermine or threaten the territorial integrity, sovereignty and independence of Ukraine, and stability and security in Ukraine</w:t>
            </w:r>
          </w:p>
        </w:tc>
      </w:tr>
      <w:tr w:rsidR="0020401F" w:rsidRPr="00624188" w14:paraId="25783733" w14:textId="77777777"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C0BF472" w14:textId="3196E723" w:rsidR="0020401F" w:rsidRPr="0020401F" w:rsidRDefault="0020401F"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t>707.</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ADBA38" w14:textId="052DF878" w:rsidR="0020401F" w:rsidRPr="0020401F" w:rsidRDefault="0020401F" w:rsidP="0020401F">
            <w:pPr>
              <w:pStyle w:val="tbl-norm"/>
              <w:spacing w:before="60" w:beforeAutospacing="0" w:after="60" w:afterAutospacing="0"/>
              <w:jc w:val="both"/>
              <w:rPr>
                <w:rFonts w:ascii="Arial" w:hAnsi="Arial" w:cs="Arial"/>
                <w:color w:val="333333"/>
                <w:sz w:val="21"/>
                <w:szCs w:val="21"/>
              </w:rPr>
            </w:pPr>
            <w:r w:rsidRPr="0020401F">
              <w:rPr>
                <w:rFonts w:ascii="Arial" w:hAnsi="Arial" w:cs="Arial"/>
                <w:color w:val="333333"/>
                <w:sz w:val="21"/>
                <w:szCs w:val="21"/>
              </w:rPr>
              <w:t>Levant Fleet</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CDB31D" w14:textId="10C5DF5E" w:rsidR="0020401F" w:rsidRPr="0020401F" w:rsidRDefault="0020401F" w:rsidP="0020401F">
            <w:pPr>
              <w:spacing w:before="60" w:after="60" w:line="240" w:lineRule="auto"/>
              <w:jc w:val="both"/>
              <w:rPr>
                <w:rFonts w:ascii="Arial" w:hAnsi="Arial" w:cs="Arial"/>
                <w:b/>
                <w:bCs/>
                <w:color w:val="333333"/>
                <w:sz w:val="21"/>
                <w:szCs w:val="21"/>
              </w:rPr>
            </w:pP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0E5D1EEE" w14:textId="0BD1F58D"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Levant Fleet is the registered owner of the Monte Biance (IMO: 9385233) (formerly known as Finikia and San Severus), which is listed by the Union and used to transport stolen Ukrainian grain. The Monte Biance, while under the ownership of Levant Fleet, made a call at the occupied grain port of Komysh-Burun as recently as August 2025 and continues to carry false flags and practice irregular and high-risk shipping practices. The systematic plunder of Ukrainian grain on Russian-occupied territories is a Russian state policy to strip Ukraine of essential agricultural produce and income. Therefore, Levant Fleet is responsible for and supporting actions or policies which undermine or threaten the territorial integrity, sovereignty and independence of Ukraine, and stability and security in Ukraine.</w:t>
            </w:r>
          </w:p>
        </w:tc>
      </w:tr>
      <w:tr w:rsidR="00DD2F84" w:rsidRPr="00624188" w14:paraId="5AE032B7" w14:textId="64DE4590"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8D19592" w14:textId="0F3DC76B" w:rsidR="00DD2F84" w:rsidRPr="0020401F" w:rsidRDefault="00DD2F84"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t>727.</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63ECE3" w14:textId="5017FB35" w:rsidR="00DD2F84" w:rsidRPr="0020401F" w:rsidRDefault="00DD2F84" w:rsidP="0020401F">
            <w:pPr>
              <w:pStyle w:val="tbl-norm"/>
              <w:spacing w:before="60" w:beforeAutospacing="0" w:after="60" w:afterAutospacing="0"/>
              <w:jc w:val="both"/>
              <w:rPr>
                <w:rFonts w:ascii="Arial" w:hAnsi="Arial" w:cs="Arial"/>
                <w:color w:val="333333"/>
                <w:sz w:val="21"/>
                <w:szCs w:val="21"/>
              </w:rPr>
            </w:pPr>
            <w:r w:rsidRPr="0020401F">
              <w:rPr>
                <w:rFonts w:ascii="Arial" w:hAnsi="Arial" w:cs="Arial"/>
                <w:color w:val="333333"/>
                <w:sz w:val="21"/>
                <w:szCs w:val="21"/>
              </w:rPr>
              <w:t>Centauri Services LLC</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3839B0E" w14:textId="5073277D" w:rsidR="00DD2F84" w:rsidRPr="0020401F" w:rsidRDefault="00DD2F84" w:rsidP="0020401F">
            <w:pPr>
              <w:spacing w:before="60" w:after="60" w:line="240" w:lineRule="auto"/>
              <w:jc w:val="both"/>
              <w:rPr>
                <w:rFonts w:ascii="Arial" w:hAnsi="Arial" w:cs="Arial"/>
                <w:b/>
                <w:bCs/>
                <w:color w:val="333333"/>
                <w:sz w:val="21"/>
                <w:szCs w:val="21"/>
              </w:rPr>
            </w:pPr>
            <w:r w:rsidRPr="0020401F">
              <w:rPr>
                <w:rFonts w:ascii="Arial" w:hAnsi="Arial" w:cs="Arial"/>
                <w:b/>
                <w:bCs/>
                <w:color w:val="333333"/>
                <w:sz w:val="21"/>
                <w:szCs w:val="21"/>
              </w:rPr>
              <w:t>IMO number: 0110029</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7EE83BDA" w14:textId="47268EF0"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Centauri Services LLC is a UAE-based shipping company, which owns and manages tankers transporting Russian crude oil, including for export purposes.</w:t>
            </w:r>
          </w:p>
          <w:p w14:paraId="5E651386" w14:textId="2D4676FD"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 xml:space="preserve">Various tankers owned by Centauri Services LLC are part of the so-called “shadow fleet” and are involved in high-risk shipping practices, while </w:t>
            </w:r>
            <w:r w:rsidRPr="0020401F">
              <w:rPr>
                <w:rFonts w:ascii="Arial" w:hAnsi="Arial" w:cs="Arial"/>
                <w:color w:val="333333"/>
                <w:sz w:val="21"/>
                <w:szCs w:val="21"/>
                <w:lang w:val="en-US"/>
              </w:rPr>
              <w:lastRenderedPageBreak/>
              <w:t>transporting crude oil or petroleum products, originating in Russia or exported from Russia. Such practices include not maintaining adequate liability insurance, carrying out unsafe operations, intentionally taking measures to avoid ship detection or not operating under a transparent corporate governance policy</w:t>
            </w:r>
          </w:p>
          <w:p w14:paraId="3E1F9FAC" w14:textId="66AAF284" w:rsidR="00DD2F84"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Therefore, Centauri Services LLC owns and manages vessels that transport crude oil or petroleum products, originating in Russia or exported from Russia, while practicing irregular and high-risk shipping practices as set out in the International Maritime Organisation General Assembly resolution A.1192(33).</w:t>
            </w:r>
          </w:p>
        </w:tc>
      </w:tr>
      <w:tr w:rsidR="00DD2F84" w:rsidRPr="00624188" w14:paraId="0EDD2924" w14:textId="5E3D54B6"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AA49295" w14:textId="2472D5D9" w:rsidR="00DD2F84" w:rsidRPr="0020401F" w:rsidRDefault="00DD2F84"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lastRenderedPageBreak/>
              <w:t>728.</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6984EE5" w14:textId="64829B54"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rPr>
              <w:t>Lumen Ship Management – FZCO</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C178F31" w14:textId="3A0CC1D4" w:rsidR="00DD2F84" w:rsidRPr="0020401F" w:rsidRDefault="00DD2F84" w:rsidP="0020401F">
            <w:pPr>
              <w:spacing w:before="60" w:after="60" w:line="240" w:lineRule="auto"/>
              <w:jc w:val="both"/>
              <w:rPr>
                <w:rFonts w:ascii="Arial" w:hAnsi="Arial" w:cs="Arial"/>
                <w:b/>
                <w:bCs/>
                <w:color w:val="333333"/>
                <w:sz w:val="21"/>
                <w:szCs w:val="21"/>
              </w:rPr>
            </w:pPr>
            <w:r w:rsidRPr="0020401F">
              <w:rPr>
                <w:rFonts w:ascii="Arial" w:hAnsi="Arial" w:cs="Arial"/>
                <w:b/>
                <w:bCs/>
                <w:color w:val="333333"/>
                <w:sz w:val="21"/>
                <w:szCs w:val="21"/>
              </w:rPr>
              <w:t>IMO number: 0019646</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695C9171" w14:textId="7F73A091"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Lumen Ship Management – FZCO is a UAE-based shipping company, which manages tankers transporting Russian crude oil, including for export purposes.</w:t>
            </w:r>
          </w:p>
          <w:p w14:paraId="246DAF55" w14:textId="62F58170"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Various tankers managed by Lumen Ship Management – FZCO are part of the so-called “shadow fleet” and are involved in high-risk shipping practices, while transporting crude oil or petroleum products, originating in Russia or exported from Russia. Such practices include not maintaining adequate liability insurance, carrying out unsafe operations, intentionally taking measures to avoid ship detection or not operating under a transparent corporate governance policy</w:t>
            </w:r>
          </w:p>
          <w:p w14:paraId="71E7B20A" w14:textId="1EEC1BDC" w:rsidR="00DD2F84"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Therefore, Lumen Ship Management – FZCO manages vessels that transport crude oil or petroleum products, originating in Russia or exported from Russia, while practicing irregular and high-risk shipping practices as set out in the International Maritime Organisation General Assembly resolution A.1192(33).</w:t>
            </w:r>
          </w:p>
        </w:tc>
      </w:tr>
      <w:tr w:rsidR="00DD2F84" w:rsidRPr="00624188" w14:paraId="423211AC" w14:textId="60A6275C"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79F2AD8" w14:textId="409B20BA"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hAnsi="Arial" w:cs="Arial"/>
                <w:color w:val="333333"/>
                <w:sz w:val="21"/>
                <w:szCs w:val="21"/>
              </w:rPr>
              <w:t>746.</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A434ABA"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LLC Gazpromneft Marine Bunker Limited</w:t>
            </w:r>
          </w:p>
          <w:p w14:paraId="22967C2B"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 xml:space="preserve">Russian: </w:t>
            </w:r>
            <w:r w:rsidRPr="0020401F">
              <w:rPr>
                <w:rFonts w:ascii="Arial" w:hAnsi="Arial" w:cs="Arial"/>
                <w:color w:val="333333"/>
                <w:sz w:val="21"/>
                <w:szCs w:val="21"/>
              </w:rPr>
              <w:t>ООО</w:t>
            </w:r>
            <w:r w:rsidRPr="0020401F">
              <w:rPr>
                <w:rFonts w:ascii="Arial" w:hAnsi="Arial" w:cs="Arial"/>
                <w:color w:val="333333"/>
                <w:sz w:val="21"/>
                <w:szCs w:val="21"/>
                <w:lang w:val="en-US"/>
              </w:rPr>
              <w:t xml:space="preserve"> “</w:t>
            </w:r>
            <w:r w:rsidRPr="0020401F">
              <w:rPr>
                <w:rFonts w:ascii="Arial" w:hAnsi="Arial" w:cs="Arial"/>
                <w:color w:val="333333"/>
                <w:sz w:val="21"/>
                <w:szCs w:val="21"/>
              </w:rPr>
              <w:t>Газпромнефть</w:t>
            </w:r>
            <w:r w:rsidRPr="0020401F">
              <w:rPr>
                <w:rFonts w:ascii="Arial" w:hAnsi="Arial" w:cs="Arial"/>
                <w:color w:val="333333"/>
                <w:sz w:val="21"/>
                <w:szCs w:val="21"/>
                <w:lang w:val="en-US"/>
              </w:rPr>
              <w:t xml:space="preserve"> </w:t>
            </w:r>
            <w:r w:rsidRPr="0020401F">
              <w:rPr>
                <w:rFonts w:ascii="Arial" w:hAnsi="Arial" w:cs="Arial"/>
                <w:color w:val="333333"/>
                <w:sz w:val="21"/>
                <w:szCs w:val="21"/>
              </w:rPr>
              <w:t>Марин</w:t>
            </w:r>
            <w:r w:rsidRPr="0020401F">
              <w:rPr>
                <w:rFonts w:ascii="Arial" w:hAnsi="Arial" w:cs="Arial"/>
                <w:color w:val="333333"/>
                <w:sz w:val="21"/>
                <w:szCs w:val="21"/>
                <w:lang w:val="en-US"/>
              </w:rPr>
              <w:t xml:space="preserve"> </w:t>
            </w:r>
            <w:r w:rsidRPr="0020401F">
              <w:rPr>
                <w:rFonts w:ascii="Arial" w:hAnsi="Arial" w:cs="Arial"/>
                <w:color w:val="333333"/>
                <w:sz w:val="21"/>
                <w:szCs w:val="21"/>
              </w:rPr>
              <w:t>Бункер</w:t>
            </w:r>
            <w:r w:rsidRPr="0020401F">
              <w:rPr>
                <w:rFonts w:ascii="Arial" w:hAnsi="Arial" w:cs="Arial"/>
                <w:color w:val="333333"/>
                <w:sz w:val="21"/>
                <w:szCs w:val="21"/>
                <w:lang w:val="en-US"/>
              </w:rPr>
              <w:t>”</w:t>
            </w:r>
          </w:p>
          <w:p w14:paraId="603B9F78" w14:textId="022632C0"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hAnsi="Arial" w:cs="Arial"/>
                <w:color w:val="333333"/>
                <w:sz w:val="21"/>
                <w:szCs w:val="21"/>
                <w:lang w:val="en-US"/>
              </w:rPr>
              <w:t>a.k.a. Gazpromneft Marine Bunker Limited</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A61BA39" w14:textId="43F40E0C"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eastAsia="ru-RU"/>
              </w:rPr>
            </w:pPr>
            <w:r w:rsidRPr="0020401F">
              <w:rPr>
                <w:rFonts w:ascii="Arial" w:hAnsi="Arial" w:cs="Arial"/>
                <w:b/>
                <w:bCs/>
                <w:color w:val="333333"/>
                <w:sz w:val="21"/>
                <w:szCs w:val="21"/>
              </w:rPr>
              <w:t>IMO Number: 5402692</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2AEA5E96" w14:textId="106F24F3"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LLC Gazpromneft Marine Bunker Limited is a Russian shipping company based in the Russian Federation. It manages tankers that transport crude oil or petroleum products, originating in Russia or exported from Russia, while practicing irregular and high-risk shipping practices as set out in the International Maritime Organization General Assembly resolution A.1192(33).</w:t>
            </w:r>
          </w:p>
          <w:p w14:paraId="6140ECD4" w14:textId="7C3B77C8" w:rsidR="00DD2F84"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 xml:space="preserve">Therefore, LLC Gazpromneft Marine Bunker Limited is managing vessels </w:t>
            </w:r>
            <w:r w:rsidRPr="0020401F">
              <w:rPr>
                <w:rFonts w:ascii="Arial" w:hAnsi="Arial" w:cs="Arial"/>
                <w:color w:val="333333"/>
                <w:sz w:val="21"/>
                <w:szCs w:val="21"/>
                <w:lang w:val="en-US"/>
              </w:rPr>
              <w:lastRenderedPageBreak/>
              <w:t>that transport crude oil or petroleum products, originating in Russia or exported from Russia, while practicing irregular and high-risk shipping practices as set out in the International Maritime Organization General Assembly resolution A.1192(33).</w:t>
            </w:r>
          </w:p>
        </w:tc>
      </w:tr>
      <w:tr w:rsidR="00DD2F84" w:rsidRPr="00624188" w14:paraId="35876220" w14:textId="12CA7D40"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4286045" w14:textId="4E3402E3" w:rsidR="00DD2F84" w:rsidRPr="0020401F" w:rsidRDefault="00DD2F84" w:rsidP="0020401F">
            <w:pPr>
              <w:spacing w:before="60" w:after="60" w:line="240" w:lineRule="auto"/>
              <w:jc w:val="both"/>
              <w:rPr>
                <w:rFonts w:ascii="Arial" w:eastAsia="Times New Roman" w:hAnsi="Arial" w:cs="Arial"/>
                <w:sz w:val="20"/>
                <w:szCs w:val="20"/>
                <w:lang w:eastAsia="ru-RU"/>
              </w:rPr>
            </w:pPr>
            <w:r w:rsidRPr="0020401F">
              <w:rPr>
                <w:rFonts w:ascii="Arial" w:hAnsi="Arial" w:cs="Arial"/>
                <w:color w:val="333333"/>
                <w:sz w:val="21"/>
                <w:szCs w:val="21"/>
              </w:rPr>
              <w:lastRenderedPageBreak/>
              <w:t>747.</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5F923C" w14:textId="77777777" w:rsidR="00DD2F84" w:rsidRPr="0020401F" w:rsidRDefault="00DD2F84"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JSC Rosneftflot</w:t>
            </w:r>
          </w:p>
          <w:p w14:paraId="3C01EF43" w14:textId="3979E47C" w:rsidR="00DD2F84" w:rsidRPr="0020401F" w:rsidRDefault="00DD2F84" w:rsidP="0020401F">
            <w:pPr>
              <w:spacing w:before="60" w:after="60" w:line="240" w:lineRule="auto"/>
              <w:jc w:val="both"/>
              <w:rPr>
                <w:rFonts w:ascii="Arial" w:eastAsia="Times New Roman" w:hAnsi="Arial" w:cs="Arial"/>
                <w:sz w:val="20"/>
                <w:szCs w:val="20"/>
                <w:lang w:val="en-US" w:eastAsia="ru-RU"/>
              </w:rPr>
            </w:pPr>
            <w:r w:rsidRPr="0020401F">
              <w:rPr>
                <w:rFonts w:ascii="Arial" w:hAnsi="Arial" w:cs="Arial"/>
                <w:color w:val="333333"/>
                <w:sz w:val="21"/>
                <w:szCs w:val="21"/>
                <w:lang w:val="en-US"/>
              </w:rPr>
              <w:t xml:space="preserve">Russian: </w:t>
            </w:r>
            <w:r w:rsidRPr="0020401F">
              <w:rPr>
                <w:rFonts w:ascii="Arial" w:hAnsi="Arial" w:cs="Arial"/>
                <w:color w:val="333333"/>
                <w:sz w:val="21"/>
                <w:szCs w:val="21"/>
              </w:rPr>
              <w:t>АО</w:t>
            </w:r>
            <w:r w:rsidRPr="0020401F">
              <w:rPr>
                <w:rFonts w:ascii="Arial" w:hAnsi="Arial" w:cs="Arial"/>
                <w:color w:val="333333"/>
                <w:sz w:val="21"/>
                <w:szCs w:val="21"/>
                <w:lang w:val="en-US"/>
              </w:rPr>
              <w:t xml:space="preserve"> “</w:t>
            </w:r>
            <w:r w:rsidRPr="0020401F">
              <w:rPr>
                <w:rFonts w:ascii="Arial" w:hAnsi="Arial" w:cs="Arial"/>
                <w:color w:val="333333"/>
                <w:sz w:val="21"/>
                <w:szCs w:val="21"/>
              </w:rPr>
              <w:t>Роснефтефлот</w:t>
            </w:r>
            <w:r w:rsidRPr="0020401F">
              <w:rPr>
                <w:rFonts w:ascii="Arial" w:hAnsi="Arial" w:cs="Arial"/>
                <w:color w:val="333333"/>
                <w:sz w:val="21"/>
                <w:szCs w:val="21"/>
                <w:lang w:val="en-US"/>
              </w:rPr>
              <w:t>”</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44C006" w14:textId="3E64A7DB" w:rsidR="00DD2F84" w:rsidRPr="0020401F" w:rsidRDefault="00DD2F84" w:rsidP="0020401F">
            <w:pPr>
              <w:spacing w:before="60" w:after="60" w:line="240" w:lineRule="auto"/>
              <w:jc w:val="both"/>
              <w:rPr>
                <w:rFonts w:ascii="Arial" w:eastAsia="Times New Roman" w:hAnsi="Arial" w:cs="Arial"/>
                <w:b/>
                <w:bCs/>
                <w:color w:val="000000" w:themeColor="text1"/>
                <w:sz w:val="20"/>
                <w:szCs w:val="20"/>
                <w:lang w:eastAsia="ru-RU"/>
              </w:rPr>
            </w:pPr>
            <w:r w:rsidRPr="0020401F">
              <w:rPr>
                <w:rFonts w:ascii="Arial" w:hAnsi="Arial" w:cs="Arial"/>
                <w:b/>
                <w:bCs/>
                <w:color w:val="333333"/>
                <w:sz w:val="21"/>
                <w:szCs w:val="21"/>
              </w:rPr>
              <w:t>IMO Number: 3025603</w:t>
            </w: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5793F46C" w14:textId="4E09E608"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JSC Rosnefteflot is a shipping company based in Russia and the commercial operator of several ships transporting crude oil or petroleum products, originating in Russia or exported from Russia, while practicing irregular and high-risk shipping practices as set out in the International Maritime Organisation General Assembly resolution A.1192(33).</w:t>
            </w:r>
          </w:p>
          <w:p w14:paraId="7D33B9DE" w14:textId="6214ABA6" w:rsidR="00DD2F84"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Therefore, JSC Rosnefteflot is operating vessels that transport crude oil or petroleum products, originating in Russia or exported from Russia, while practicing irregular and high-risk shipping practices as set out in the International Maritime Organization General Assembly resolution A.1192(33).</w:t>
            </w:r>
          </w:p>
        </w:tc>
      </w:tr>
      <w:tr w:rsidR="0020401F" w:rsidRPr="00624188" w14:paraId="40A20842" w14:textId="77777777"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4E72390" w14:textId="1A64D422" w:rsidR="0020401F" w:rsidRPr="0020401F" w:rsidRDefault="0020401F"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t>749.</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92ACDF5" w14:textId="77777777" w:rsidR="0020401F" w:rsidRPr="0020401F" w:rsidRDefault="0020401F" w:rsidP="0020401F">
            <w:pPr>
              <w:pStyle w:val="tbl-norm"/>
              <w:spacing w:before="60" w:beforeAutospacing="0" w:after="60" w:afterAutospacing="0"/>
              <w:jc w:val="both"/>
              <w:rPr>
                <w:rFonts w:ascii="Arial" w:hAnsi="Arial" w:cs="Arial"/>
                <w:color w:val="333333"/>
                <w:sz w:val="21"/>
                <w:szCs w:val="21"/>
              </w:rPr>
            </w:pPr>
            <w:r w:rsidRPr="0020401F">
              <w:rPr>
                <w:rFonts w:ascii="Arial" w:hAnsi="Arial" w:cs="Arial"/>
                <w:color w:val="333333"/>
                <w:sz w:val="21"/>
                <w:szCs w:val="21"/>
              </w:rPr>
              <w:t>LUKOIL–NIZHNEVOLZHSKNEFT</w:t>
            </w:r>
          </w:p>
          <w:p w14:paraId="424C291F" w14:textId="6A2BECEB" w:rsidR="0020401F" w:rsidRPr="0020401F" w:rsidRDefault="0020401F" w:rsidP="0020401F">
            <w:pPr>
              <w:pStyle w:val="tbl-norm"/>
              <w:spacing w:before="60" w:beforeAutospacing="0" w:after="60" w:afterAutospacing="0"/>
              <w:jc w:val="both"/>
              <w:rPr>
                <w:rFonts w:ascii="Arial" w:hAnsi="Arial" w:cs="Arial"/>
                <w:color w:val="333333"/>
                <w:sz w:val="21"/>
                <w:szCs w:val="21"/>
              </w:rPr>
            </w:pPr>
            <w:r w:rsidRPr="0020401F">
              <w:rPr>
                <w:rFonts w:ascii="Arial" w:hAnsi="Arial" w:cs="Arial"/>
                <w:color w:val="333333"/>
                <w:sz w:val="21"/>
                <w:szCs w:val="21"/>
              </w:rPr>
              <w:t>Russian: ООО “ЛУКОЙЛ-Нижневолжскнефть”</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FA915AB" w14:textId="613AC5B0" w:rsidR="0020401F" w:rsidRPr="0020401F" w:rsidRDefault="0020401F" w:rsidP="0020401F">
            <w:pPr>
              <w:pStyle w:val="tbl-norm"/>
              <w:spacing w:before="60" w:beforeAutospacing="0" w:after="60" w:afterAutospacing="0"/>
              <w:jc w:val="both"/>
              <w:rPr>
                <w:rFonts w:ascii="Arial" w:hAnsi="Arial" w:cs="Arial"/>
                <w:b/>
                <w:bCs/>
                <w:color w:val="333333"/>
                <w:sz w:val="21"/>
                <w:szCs w:val="21"/>
              </w:rPr>
            </w:pPr>
            <w:r w:rsidRPr="0020401F">
              <w:rPr>
                <w:rFonts w:ascii="Arial" w:hAnsi="Arial" w:cs="Arial"/>
                <w:b/>
                <w:bCs/>
                <w:color w:val="333333"/>
                <w:sz w:val="21"/>
                <w:szCs w:val="21"/>
              </w:rPr>
              <w:t>IMO</w:t>
            </w:r>
            <w:r>
              <w:rPr>
                <w:rFonts w:ascii="Arial" w:hAnsi="Arial" w:cs="Arial"/>
                <w:b/>
                <w:bCs/>
                <w:color w:val="333333"/>
                <w:sz w:val="21"/>
                <w:szCs w:val="21"/>
                <w:lang w:val="en-US"/>
              </w:rPr>
              <w:t xml:space="preserve"> number</w:t>
            </w:r>
            <w:r w:rsidRPr="0020401F">
              <w:rPr>
                <w:rFonts w:ascii="Arial" w:hAnsi="Arial" w:cs="Arial"/>
                <w:b/>
                <w:bCs/>
                <w:color w:val="333333"/>
                <w:sz w:val="21"/>
                <w:szCs w:val="21"/>
              </w:rPr>
              <w:t>: 4131096</w:t>
            </w:r>
          </w:p>
          <w:p w14:paraId="7ED273FB" w14:textId="1DDF39D4" w:rsidR="0020401F" w:rsidRPr="0020401F" w:rsidRDefault="0020401F" w:rsidP="0020401F">
            <w:pPr>
              <w:spacing w:before="60" w:after="60" w:line="240" w:lineRule="auto"/>
              <w:jc w:val="both"/>
              <w:rPr>
                <w:rFonts w:ascii="Arial" w:hAnsi="Arial" w:cs="Arial"/>
                <w:b/>
                <w:bCs/>
                <w:color w:val="333333"/>
                <w:sz w:val="21"/>
                <w:szCs w:val="21"/>
              </w:rPr>
            </w:pP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6AB86FB3" w14:textId="5E008FD4"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Lukoil Nizhnevolzhskneft is an entity operating two oil platforms in the Caspian Sea. It extracts oil from the Korchagin and Filanovsky oil fields. Filanovsky oil field is one of the biggest oil fields in Russia. The energy sector, especially the oil and gas sectors, provides a substantial source of revenue to the Government of the Russian Federation. Therefore, Lukoil Nizhnevolzhskneft is involved in an economic sector providing a substantial source of revenue to the Government of the Russian Federation, which is responsible for the annexation of Crimea and the destabilisation of Ukraine.</w:t>
            </w:r>
          </w:p>
        </w:tc>
      </w:tr>
      <w:tr w:rsidR="0020401F" w:rsidRPr="00624188" w14:paraId="2540C5DF" w14:textId="77777777" w:rsidTr="00DD2F8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712860E" w14:textId="341EC95A" w:rsidR="0020401F" w:rsidRPr="0020401F" w:rsidRDefault="0020401F" w:rsidP="0020401F">
            <w:pPr>
              <w:spacing w:before="60" w:after="60" w:line="240" w:lineRule="auto"/>
              <w:jc w:val="both"/>
              <w:rPr>
                <w:rFonts w:ascii="Arial" w:hAnsi="Arial" w:cs="Arial"/>
                <w:color w:val="333333"/>
                <w:sz w:val="21"/>
                <w:szCs w:val="21"/>
              </w:rPr>
            </w:pPr>
            <w:r w:rsidRPr="0020401F">
              <w:rPr>
                <w:rFonts w:ascii="Arial" w:hAnsi="Arial" w:cs="Arial"/>
                <w:color w:val="333333"/>
                <w:sz w:val="21"/>
                <w:szCs w:val="21"/>
              </w:rPr>
              <w:t>751.</w:t>
            </w:r>
          </w:p>
        </w:tc>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ADB7B4" w14:textId="1C1F5EC2"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rPr>
              <w:t>Lark Shipmanagement LLC-FZ</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F6D4E74" w14:textId="2455B704" w:rsidR="0020401F" w:rsidRPr="0020401F" w:rsidRDefault="0020401F" w:rsidP="0020401F">
            <w:pPr>
              <w:spacing w:before="60" w:after="60" w:line="240" w:lineRule="auto"/>
              <w:jc w:val="both"/>
              <w:rPr>
                <w:rFonts w:ascii="Arial" w:hAnsi="Arial" w:cs="Arial"/>
                <w:b/>
                <w:bCs/>
                <w:color w:val="333333"/>
                <w:sz w:val="21"/>
                <w:szCs w:val="21"/>
              </w:rPr>
            </w:pPr>
          </w:p>
        </w:tc>
        <w:tc>
          <w:tcPr>
            <w:tcW w:w="3677" w:type="dxa"/>
            <w:tcBorders>
              <w:top w:val="outset" w:sz="6" w:space="0" w:color="auto"/>
              <w:left w:val="outset" w:sz="6" w:space="0" w:color="auto"/>
              <w:bottom w:val="outset" w:sz="6" w:space="0" w:color="auto"/>
              <w:right w:val="outset" w:sz="6" w:space="0" w:color="auto"/>
            </w:tcBorders>
            <w:shd w:val="clear" w:color="auto" w:fill="FFFFFF"/>
          </w:tcPr>
          <w:p w14:paraId="5E665569" w14:textId="77777777"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Lark Shipmanagement LLC-FZ is a shipping company based in the United Arab Emirates, which operates and manages tankers transporting Russian crude oil, including for export purposes.</w:t>
            </w:r>
          </w:p>
          <w:p w14:paraId="16E78BD1" w14:textId="77777777" w:rsidR="0020401F" w:rsidRPr="0020401F" w:rsidRDefault="0020401F" w:rsidP="0020401F">
            <w:pPr>
              <w:pStyle w:val="tbl-norm"/>
              <w:spacing w:before="60" w:beforeAutospacing="0" w:after="60" w:afterAutospacing="0"/>
              <w:jc w:val="both"/>
              <w:rPr>
                <w:rFonts w:ascii="Arial" w:hAnsi="Arial" w:cs="Arial"/>
                <w:color w:val="333333"/>
                <w:sz w:val="21"/>
                <w:szCs w:val="21"/>
                <w:lang w:val="en-US"/>
              </w:rPr>
            </w:pPr>
            <w:r w:rsidRPr="0020401F">
              <w:rPr>
                <w:rFonts w:ascii="Arial" w:hAnsi="Arial" w:cs="Arial"/>
                <w:color w:val="333333"/>
                <w:sz w:val="21"/>
                <w:szCs w:val="21"/>
                <w:lang w:val="en-US"/>
              </w:rPr>
              <w:t xml:space="preserve">The company currently manages 3 vessels listed by the Union: the BREEZE (IMO: 9305568), the SIERRA (IMO: 9522324) and the PHOTON (IMO: 9333424). Two of these vessels, the BREEZE and the PHOTON, are transporting crude oil or petroleum products, originating in Russia or </w:t>
            </w:r>
            <w:r w:rsidRPr="0020401F">
              <w:rPr>
                <w:rFonts w:ascii="Arial" w:hAnsi="Arial" w:cs="Arial"/>
                <w:color w:val="333333"/>
                <w:sz w:val="21"/>
                <w:szCs w:val="21"/>
                <w:lang w:val="en-US"/>
              </w:rPr>
              <w:lastRenderedPageBreak/>
              <w:t>exported from Russia, while practicing irregular and high-risk shipping practices.</w:t>
            </w:r>
          </w:p>
          <w:p w14:paraId="5F679EB7" w14:textId="4BEB8F44" w:rsidR="0020401F" w:rsidRPr="0020401F" w:rsidRDefault="0020401F" w:rsidP="0020401F">
            <w:pPr>
              <w:spacing w:before="60" w:after="60" w:line="240" w:lineRule="auto"/>
              <w:jc w:val="both"/>
              <w:rPr>
                <w:rFonts w:ascii="Arial" w:hAnsi="Arial" w:cs="Arial"/>
                <w:color w:val="333333"/>
                <w:sz w:val="21"/>
                <w:szCs w:val="21"/>
                <w:lang w:val="en-US"/>
              </w:rPr>
            </w:pPr>
            <w:r w:rsidRPr="0020401F">
              <w:rPr>
                <w:rFonts w:ascii="Arial" w:hAnsi="Arial" w:cs="Arial"/>
                <w:color w:val="333333"/>
                <w:sz w:val="21"/>
                <w:szCs w:val="21"/>
                <w:lang w:val="en-US"/>
              </w:rPr>
              <w:t>Therefore, Lark Shipmanagement LLC-FFZ manages vessels that transport crude oil or petroleum products, originating in Russia or exported from Russia, while practicing irregular and high-risk shipping practices as set out in the International Maritime Organisation General Assembly resolution A.1192(33).</w:t>
            </w:r>
          </w:p>
        </w:tc>
      </w:tr>
    </w:tbl>
    <w:p w14:paraId="0A16907C" w14:textId="7728BFB3" w:rsidR="006137D4" w:rsidRPr="0020401F" w:rsidRDefault="006137D4" w:rsidP="0020401F">
      <w:pPr>
        <w:tabs>
          <w:tab w:val="left" w:pos="1880"/>
        </w:tabs>
        <w:spacing w:line="240" w:lineRule="auto"/>
        <w:rPr>
          <w:rFonts w:ascii="Arial" w:hAnsi="Arial" w:cs="Arial"/>
          <w:sz w:val="20"/>
          <w:szCs w:val="20"/>
          <w:lang w:val="en-US"/>
        </w:rPr>
      </w:pPr>
    </w:p>
    <w:sectPr w:rsidR="006137D4" w:rsidRPr="0020401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B7FCF" w14:textId="77777777" w:rsidR="00D222F8" w:rsidRDefault="00D222F8" w:rsidP="00DD2F84">
      <w:pPr>
        <w:spacing w:after="0" w:line="240" w:lineRule="auto"/>
      </w:pPr>
      <w:r>
        <w:separator/>
      </w:r>
    </w:p>
  </w:endnote>
  <w:endnote w:type="continuationSeparator" w:id="0">
    <w:p w14:paraId="2DE5C8FA" w14:textId="77777777" w:rsidR="00D222F8" w:rsidRDefault="00D222F8" w:rsidP="00DD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5130D" w14:textId="77777777" w:rsidR="00D222F8" w:rsidRDefault="00D222F8" w:rsidP="00DD2F84">
      <w:pPr>
        <w:spacing w:after="0" w:line="240" w:lineRule="auto"/>
      </w:pPr>
      <w:r>
        <w:separator/>
      </w:r>
    </w:p>
  </w:footnote>
  <w:footnote w:type="continuationSeparator" w:id="0">
    <w:p w14:paraId="1D49BFDE" w14:textId="77777777" w:rsidR="00D222F8" w:rsidRDefault="00D222F8" w:rsidP="00DD2F84">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Ковалева Диана Вадимовна">
    <w15:presenceInfo w15:providerId="None" w15:userId="Ковалева Диана Вадимовна"/>
  </w15:person>
  <w15:person w15:author="SIBUR">
    <w15:presenceInfo w15:providerId="None" w15:userId="SIB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6DD"/>
    <w:rsid w:val="000A39B3"/>
    <w:rsid w:val="000F5B6F"/>
    <w:rsid w:val="00122918"/>
    <w:rsid w:val="00140827"/>
    <w:rsid w:val="001D58E6"/>
    <w:rsid w:val="001F1AB0"/>
    <w:rsid w:val="001F2D10"/>
    <w:rsid w:val="0020401F"/>
    <w:rsid w:val="00242376"/>
    <w:rsid w:val="002621DC"/>
    <w:rsid w:val="00327D09"/>
    <w:rsid w:val="00505007"/>
    <w:rsid w:val="00526253"/>
    <w:rsid w:val="005B26DD"/>
    <w:rsid w:val="005F3756"/>
    <w:rsid w:val="006137D4"/>
    <w:rsid w:val="00623BF3"/>
    <w:rsid w:val="00624188"/>
    <w:rsid w:val="00631F8B"/>
    <w:rsid w:val="00654015"/>
    <w:rsid w:val="00682EBA"/>
    <w:rsid w:val="007040D8"/>
    <w:rsid w:val="0070682B"/>
    <w:rsid w:val="0072045B"/>
    <w:rsid w:val="007237C1"/>
    <w:rsid w:val="0078400F"/>
    <w:rsid w:val="009F7D40"/>
    <w:rsid w:val="00A2614E"/>
    <w:rsid w:val="00AA08AF"/>
    <w:rsid w:val="00AF77CE"/>
    <w:rsid w:val="00BC20F8"/>
    <w:rsid w:val="00C42769"/>
    <w:rsid w:val="00CC0232"/>
    <w:rsid w:val="00CF6D1D"/>
    <w:rsid w:val="00D222F8"/>
    <w:rsid w:val="00D575A6"/>
    <w:rsid w:val="00DD2F84"/>
    <w:rsid w:val="00E91CF4"/>
    <w:rsid w:val="00F67BF3"/>
    <w:rsid w:val="00FD5B3D"/>
    <w:rsid w:val="00FE2B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4321"/>
  <w15:chartTrackingRefBased/>
  <w15:docId w15:val="{CD09C1D3-6E62-43B8-91FE-5793B1CD5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разец ЮП Заголовок"/>
    <w:basedOn w:val="a4"/>
    <w:link w:val="a5"/>
    <w:qFormat/>
    <w:rsid w:val="00F67BF3"/>
    <w:pPr>
      <w:widowControl w:val="0"/>
      <w:spacing w:before="240" w:after="240"/>
      <w:contextualSpacing w:val="0"/>
    </w:pPr>
    <w:rPr>
      <w:rFonts w:ascii="Times New Roman" w:eastAsia="Times New Roman" w:hAnsi="Times New Roman" w:cs="Arial"/>
      <w:b/>
      <w:bCs/>
      <w:spacing w:val="0"/>
      <w:kern w:val="0"/>
      <w:sz w:val="20"/>
      <w:szCs w:val="20"/>
      <w:lang w:eastAsia="ru-RU"/>
    </w:rPr>
  </w:style>
  <w:style w:type="character" w:customStyle="1" w:styleId="a5">
    <w:name w:val="Образец ЮП Заголовок Знак"/>
    <w:basedOn w:val="a6"/>
    <w:link w:val="a3"/>
    <w:rsid w:val="00F67BF3"/>
    <w:rPr>
      <w:rFonts w:ascii="Times New Roman" w:eastAsia="Times New Roman" w:hAnsi="Times New Roman" w:cs="Arial"/>
      <w:b/>
      <w:bCs/>
      <w:spacing w:val="-10"/>
      <w:kern w:val="28"/>
      <w:sz w:val="20"/>
      <w:szCs w:val="20"/>
      <w:lang w:eastAsia="ru-RU"/>
    </w:rPr>
  </w:style>
  <w:style w:type="paragraph" w:styleId="a4">
    <w:name w:val="Title"/>
    <w:basedOn w:val="a"/>
    <w:next w:val="a"/>
    <w:link w:val="a6"/>
    <w:uiPriority w:val="10"/>
    <w:qFormat/>
    <w:rsid w:val="00F67B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F67BF3"/>
    <w:rPr>
      <w:rFonts w:asciiTheme="majorHAnsi" w:eastAsiaTheme="majorEastAsia" w:hAnsiTheme="majorHAnsi" w:cstheme="majorBidi"/>
      <w:spacing w:val="-10"/>
      <w:kern w:val="28"/>
      <w:sz w:val="56"/>
      <w:szCs w:val="56"/>
    </w:rPr>
  </w:style>
  <w:style w:type="paragraph" w:customStyle="1" w:styleId="msonormal0">
    <w:name w:val="msonormal"/>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tle-annex-1">
    <w:name w:val="title-annex-1"/>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tle-annex-2">
    <w:name w:val="title-annex-2"/>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Normal (Web)"/>
    <w:basedOn w:val="a"/>
    <w:uiPriority w:val="99"/>
    <w:semiHidden/>
    <w:unhideWhenUsed/>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Обычный1"/>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bl-norm">
    <w:name w:val="tbl-norm"/>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bl-left">
    <w:name w:val="tbl-left"/>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oj-tbl-txt">
    <w:name w:val="oj-tbl-txt"/>
    <w:basedOn w:val="a"/>
    <w:rsid w:val="001D58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j-italic">
    <w:name w:val="oj-italic"/>
    <w:basedOn w:val="a0"/>
    <w:rsid w:val="000A39B3"/>
  </w:style>
  <w:style w:type="paragraph" w:styleId="a8">
    <w:name w:val="Balloon Text"/>
    <w:basedOn w:val="a"/>
    <w:link w:val="a9"/>
    <w:uiPriority w:val="99"/>
    <w:semiHidden/>
    <w:unhideWhenUsed/>
    <w:rsid w:val="00327D09"/>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327D09"/>
    <w:rPr>
      <w:rFonts w:ascii="Segoe UI" w:hAnsi="Segoe UI" w:cs="Segoe UI"/>
      <w:sz w:val="18"/>
      <w:szCs w:val="18"/>
    </w:rPr>
  </w:style>
  <w:style w:type="character" w:styleId="aa">
    <w:name w:val="annotation reference"/>
    <w:basedOn w:val="a0"/>
    <w:uiPriority w:val="99"/>
    <w:semiHidden/>
    <w:unhideWhenUsed/>
    <w:rsid w:val="00AA08AF"/>
    <w:rPr>
      <w:sz w:val="16"/>
      <w:szCs w:val="16"/>
    </w:rPr>
  </w:style>
  <w:style w:type="paragraph" w:styleId="ab">
    <w:name w:val="annotation text"/>
    <w:basedOn w:val="a"/>
    <w:link w:val="ac"/>
    <w:uiPriority w:val="99"/>
    <w:semiHidden/>
    <w:unhideWhenUsed/>
    <w:rsid w:val="00AA08AF"/>
    <w:pPr>
      <w:spacing w:line="240" w:lineRule="auto"/>
    </w:pPr>
    <w:rPr>
      <w:sz w:val="20"/>
      <w:szCs w:val="20"/>
    </w:rPr>
  </w:style>
  <w:style w:type="character" w:customStyle="1" w:styleId="ac">
    <w:name w:val="Текст примечания Знак"/>
    <w:basedOn w:val="a0"/>
    <w:link w:val="ab"/>
    <w:uiPriority w:val="99"/>
    <w:semiHidden/>
    <w:rsid w:val="00AA08AF"/>
    <w:rPr>
      <w:sz w:val="20"/>
      <w:szCs w:val="20"/>
    </w:rPr>
  </w:style>
  <w:style w:type="paragraph" w:styleId="ad">
    <w:name w:val="annotation subject"/>
    <w:basedOn w:val="ab"/>
    <w:next w:val="ab"/>
    <w:link w:val="ae"/>
    <w:uiPriority w:val="99"/>
    <w:semiHidden/>
    <w:unhideWhenUsed/>
    <w:rsid w:val="00AA08AF"/>
    <w:rPr>
      <w:b/>
      <w:bCs/>
    </w:rPr>
  </w:style>
  <w:style w:type="character" w:customStyle="1" w:styleId="ae">
    <w:name w:val="Тема примечания Знак"/>
    <w:basedOn w:val="ac"/>
    <w:link w:val="ad"/>
    <w:uiPriority w:val="99"/>
    <w:semiHidden/>
    <w:rsid w:val="00AA08AF"/>
    <w:rPr>
      <w:b/>
      <w:bCs/>
      <w:sz w:val="20"/>
      <w:szCs w:val="20"/>
    </w:rPr>
  </w:style>
  <w:style w:type="paragraph" w:styleId="af">
    <w:name w:val="Revision"/>
    <w:hidden/>
    <w:uiPriority w:val="99"/>
    <w:semiHidden/>
    <w:rsid w:val="00242376"/>
    <w:pPr>
      <w:spacing w:after="0" w:line="240" w:lineRule="auto"/>
    </w:pPr>
  </w:style>
  <w:style w:type="paragraph" w:styleId="af0">
    <w:name w:val="header"/>
    <w:basedOn w:val="a"/>
    <w:link w:val="af1"/>
    <w:uiPriority w:val="99"/>
    <w:unhideWhenUsed/>
    <w:rsid w:val="00DD2F84"/>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DD2F84"/>
  </w:style>
  <w:style w:type="paragraph" w:styleId="af2">
    <w:name w:val="footer"/>
    <w:basedOn w:val="a"/>
    <w:link w:val="af3"/>
    <w:uiPriority w:val="99"/>
    <w:unhideWhenUsed/>
    <w:rsid w:val="00DD2F84"/>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DD2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400584">
      <w:bodyDiv w:val="1"/>
      <w:marLeft w:val="0"/>
      <w:marRight w:val="0"/>
      <w:marTop w:val="0"/>
      <w:marBottom w:val="0"/>
      <w:divBdr>
        <w:top w:val="none" w:sz="0" w:space="0" w:color="auto"/>
        <w:left w:val="none" w:sz="0" w:space="0" w:color="auto"/>
        <w:bottom w:val="none" w:sz="0" w:space="0" w:color="auto"/>
        <w:right w:val="none" w:sz="0" w:space="0" w:color="auto"/>
      </w:divBdr>
    </w:div>
    <w:div w:id="592250931">
      <w:bodyDiv w:val="1"/>
      <w:marLeft w:val="0"/>
      <w:marRight w:val="0"/>
      <w:marTop w:val="0"/>
      <w:marBottom w:val="0"/>
      <w:divBdr>
        <w:top w:val="none" w:sz="0" w:space="0" w:color="auto"/>
        <w:left w:val="none" w:sz="0" w:space="0" w:color="auto"/>
        <w:bottom w:val="none" w:sz="0" w:space="0" w:color="auto"/>
        <w:right w:val="none" w:sz="0" w:space="0" w:color="auto"/>
      </w:divBdr>
    </w:div>
    <w:div w:id="622736993">
      <w:bodyDiv w:val="1"/>
      <w:marLeft w:val="0"/>
      <w:marRight w:val="0"/>
      <w:marTop w:val="0"/>
      <w:marBottom w:val="0"/>
      <w:divBdr>
        <w:top w:val="none" w:sz="0" w:space="0" w:color="auto"/>
        <w:left w:val="none" w:sz="0" w:space="0" w:color="auto"/>
        <w:bottom w:val="none" w:sz="0" w:space="0" w:color="auto"/>
        <w:right w:val="none" w:sz="0" w:space="0" w:color="auto"/>
      </w:divBdr>
    </w:div>
    <w:div w:id="624389808">
      <w:bodyDiv w:val="1"/>
      <w:marLeft w:val="0"/>
      <w:marRight w:val="0"/>
      <w:marTop w:val="0"/>
      <w:marBottom w:val="0"/>
      <w:divBdr>
        <w:top w:val="none" w:sz="0" w:space="0" w:color="auto"/>
        <w:left w:val="none" w:sz="0" w:space="0" w:color="auto"/>
        <w:bottom w:val="none" w:sz="0" w:space="0" w:color="auto"/>
        <w:right w:val="none" w:sz="0" w:space="0" w:color="auto"/>
      </w:divBdr>
    </w:div>
    <w:div w:id="687097101">
      <w:bodyDiv w:val="1"/>
      <w:marLeft w:val="0"/>
      <w:marRight w:val="0"/>
      <w:marTop w:val="0"/>
      <w:marBottom w:val="0"/>
      <w:divBdr>
        <w:top w:val="none" w:sz="0" w:space="0" w:color="auto"/>
        <w:left w:val="none" w:sz="0" w:space="0" w:color="auto"/>
        <w:bottom w:val="none" w:sz="0" w:space="0" w:color="auto"/>
        <w:right w:val="none" w:sz="0" w:space="0" w:color="auto"/>
      </w:divBdr>
    </w:div>
    <w:div w:id="693268104">
      <w:bodyDiv w:val="1"/>
      <w:marLeft w:val="0"/>
      <w:marRight w:val="0"/>
      <w:marTop w:val="0"/>
      <w:marBottom w:val="0"/>
      <w:divBdr>
        <w:top w:val="none" w:sz="0" w:space="0" w:color="auto"/>
        <w:left w:val="none" w:sz="0" w:space="0" w:color="auto"/>
        <w:bottom w:val="none" w:sz="0" w:space="0" w:color="auto"/>
        <w:right w:val="none" w:sz="0" w:space="0" w:color="auto"/>
      </w:divBdr>
    </w:div>
    <w:div w:id="817113132">
      <w:bodyDiv w:val="1"/>
      <w:marLeft w:val="0"/>
      <w:marRight w:val="0"/>
      <w:marTop w:val="0"/>
      <w:marBottom w:val="0"/>
      <w:divBdr>
        <w:top w:val="none" w:sz="0" w:space="0" w:color="auto"/>
        <w:left w:val="none" w:sz="0" w:space="0" w:color="auto"/>
        <w:bottom w:val="none" w:sz="0" w:space="0" w:color="auto"/>
        <w:right w:val="none" w:sz="0" w:space="0" w:color="auto"/>
      </w:divBdr>
    </w:div>
    <w:div w:id="1456681999">
      <w:bodyDiv w:val="1"/>
      <w:marLeft w:val="0"/>
      <w:marRight w:val="0"/>
      <w:marTop w:val="0"/>
      <w:marBottom w:val="0"/>
      <w:divBdr>
        <w:top w:val="none" w:sz="0" w:space="0" w:color="auto"/>
        <w:left w:val="none" w:sz="0" w:space="0" w:color="auto"/>
        <w:bottom w:val="none" w:sz="0" w:space="0" w:color="auto"/>
        <w:right w:val="none" w:sz="0" w:space="0" w:color="auto"/>
      </w:divBdr>
    </w:div>
    <w:div w:id="1576355154">
      <w:bodyDiv w:val="1"/>
      <w:marLeft w:val="0"/>
      <w:marRight w:val="0"/>
      <w:marTop w:val="0"/>
      <w:marBottom w:val="0"/>
      <w:divBdr>
        <w:top w:val="none" w:sz="0" w:space="0" w:color="auto"/>
        <w:left w:val="none" w:sz="0" w:space="0" w:color="auto"/>
        <w:bottom w:val="none" w:sz="0" w:space="0" w:color="auto"/>
        <w:right w:val="none" w:sz="0" w:space="0" w:color="auto"/>
      </w:divBdr>
    </w:div>
    <w:div w:id="1624311247">
      <w:bodyDiv w:val="1"/>
      <w:marLeft w:val="0"/>
      <w:marRight w:val="0"/>
      <w:marTop w:val="0"/>
      <w:marBottom w:val="0"/>
      <w:divBdr>
        <w:top w:val="none" w:sz="0" w:space="0" w:color="auto"/>
        <w:left w:val="none" w:sz="0" w:space="0" w:color="auto"/>
        <w:bottom w:val="none" w:sz="0" w:space="0" w:color="auto"/>
        <w:right w:val="none" w:sz="0" w:space="0" w:color="auto"/>
      </w:divBdr>
    </w:div>
    <w:div w:id="186366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people" Target="people.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F643B3A295650E4FBCFA12EBBEA81198" ma:contentTypeVersion="3" ma:contentTypeDescription="Создание документа." ma:contentTypeScope="" ma:versionID="66eb05eef7dea414ff29d87aec9da8b2">
  <xsd:schema xmlns:xsd="http://www.w3.org/2001/XMLSchema" xmlns:xs="http://www.w3.org/2001/XMLSchema" xmlns:p="http://schemas.microsoft.com/office/2006/metadata/properties" xmlns:ns2="f089171f-9a62-46ba-b25a-510fcfdc944d" xmlns:ns3="e1070701-6ceb-4b7e-af88-d82c4f766386" targetNamespace="http://schemas.microsoft.com/office/2006/metadata/properties" ma:root="true" ma:fieldsID="fb2a269bf31637dbcb9842093487b15e" ns2:_="" ns3:_="">
    <xsd:import namespace="f089171f-9a62-46ba-b25a-510fcfdc944d"/>
    <xsd:import namespace="e1070701-6ceb-4b7e-af88-d82c4f766386"/>
    <xsd:element name="properties">
      <xsd:complexType>
        <xsd:sequence>
          <xsd:element name="documentManagement">
            <xsd:complexType>
              <xsd:all>
                <xsd:element ref="ns2:_dlc_DocId" minOccurs="0"/>
                <xsd:element ref="ns2:_dlc_DocIdUrl" minOccurs="0"/>
                <xsd:element ref="ns2:_dlc_DocIdPersistId" minOccurs="0"/>
                <xsd:element ref="ns3:_x041a__x043e__x043c__x043c__x0435__x043d__x0442__x0430__x0440__x0438__x0438_"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9171f-9a62-46ba-b25a-510fcfdc944d"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element name="SharedWithUsers" ma:index="12"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Совместно с подробностями"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070701-6ceb-4b7e-af88-d82c4f766386" elementFormDefault="qualified">
    <xsd:import namespace="http://schemas.microsoft.com/office/2006/documentManagement/types"/>
    <xsd:import namespace="http://schemas.microsoft.com/office/infopath/2007/PartnerControls"/>
    <xsd:element name="_x041a__x043e__x043c__x043c__x0435__x043d__x0442__x0430__x0440__x0438__x0438_" ma:index="11" nillable="true" ma:displayName="Комментарии" ma:internalName="_x041a__x043e__x043c__x043c__x0435__x043d__x0442__x0430__x0440__x0438__x0438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e1070701-6ceb-4b7e-af88-d82c4f766386" xsi:nil="true"/>
    <_dlc_DocId xmlns="f089171f-9a62-46ba-b25a-510fcfdc944d">LEGDHKNZFHQE-20-53931</_dlc_DocId>
    <_dlc_DocIdUrl xmlns="f089171f-9a62-46ba-b25a-510fcfdc944d">
      <Url>https://sp.sibur.local/Legal/_layouts/15/DocIdRedir.aspx?ID=LEGDHKNZFHQE-20-53931</Url>
      <Description>LEGDHKNZFHQE-20-53931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8F2EA0F-9FCE-4021-B9F5-EF826DE46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9171f-9a62-46ba-b25a-510fcfdc944d"/>
    <ds:schemaRef ds:uri="e1070701-6ceb-4b7e-af88-d82c4f766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BF9FC-566D-4177-9F91-46200C7B96C5}">
  <ds:schemaRefs>
    <ds:schemaRef ds:uri="http://schemas.microsoft.com/office/2006/metadata/properties"/>
    <ds:schemaRef ds:uri="http://schemas.microsoft.com/office/infopath/2007/PartnerControls"/>
    <ds:schemaRef ds:uri="e1070701-6ceb-4b7e-af88-d82c4f766386"/>
    <ds:schemaRef ds:uri="f089171f-9a62-46ba-b25a-510fcfdc944d"/>
  </ds:schemaRefs>
</ds:datastoreItem>
</file>

<file path=customXml/itemProps3.xml><?xml version="1.0" encoding="utf-8"?>
<ds:datastoreItem xmlns:ds="http://schemas.openxmlformats.org/officeDocument/2006/customXml" ds:itemID="{BD1A080E-9DFA-426B-9516-EAAEA61569E4}">
  <ds:schemaRefs>
    <ds:schemaRef ds:uri="http://schemas.microsoft.com/sharepoint/v3/contenttype/forms"/>
  </ds:schemaRefs>
</ds:datastoreItem>
</file>

<file path=customXml/itemProps4.xml><?xml version="1.0" encoding="utf-8"?>
<ds:datastoreItem xmlns:ds="http://schemas.openxmlformats.org/officeDocument/2006/customXml" ds:itemID="{201B0A85-AAEC-40CE-A0B2-F7B9AE82758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101</Pages>
  <Words>38055</Words>
  <Characters>216916</Characters>
  <Application>Microsoft Office Word</Application>
  <DocSecurity>0</DocSecurity>
  <Lines>1807</Lines>
  <Paragraphs>508</Paragraphs>
  <ScaleCrop>false</ScaleCrop>
  <HeadingPairs>
    <vt:vector size="2" baseType="variant">
      <vt:variant>
        <vt:lpstr>Название</vt:lpstr>
      </vt:variant>
      <vt:variant>
        <vt:i4>1</vt:i4>
      </vt:variant>
    </vt:vector>
  </HeadingPairs>
  <TitlesOfParts>
    <vt:vector size="1" baseType="lpstr">
      <vt:lpstr/>
    </vt:vector>
  </TitlesOfParts>
  <Company>SIBUR</Company>
  <LinksUpToDate>false</LinksUpToDate>
  <CharactersWithSpaces>254463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Семенова Вероника Владимировна</dc:creator>
  <cp:keywords/>
  <dc:description/>
  <cp:lastModifiedBy>SIBUR</cp:lastModifiedBy>
  <cp:revision>19</cp:revision>
  <dcterms:created xsi:type="dcterms:W3CDTF">2025-06-17T12:34:00Z</dcterms:created>
  <dcterms:modified xsi:type="dcterms:W3CDTF">2026-05-05T08:31:00Z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0x010100F643B3A295650E4FBCFA12EBBEA81198</vt:lpwstr>
  </property>
  <property fmtid="{D5CDD505-2E9C-101B-9397-08002B2CF9AE}" pid="3" name="_dlc_DocIdItemGuid">
    <vt:lpwstr>763c27b9-ec38-4eac-bb92-14fb7636b8e2</vt:lpwstr>
  </property>
</Properties>
</file>